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sz w:val="40"/>
          <w:szCs w:val="40"/>
          <w:rtl w:val="0"/>
        </w:rPr>
        <w:t xml:space="preserve">Trường Đại học Bách Khoa Hà Nội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-25399</wp:posOffset>
                </wp:positionH>
                <wp:positionV relativeFrom="paragraph">
                  <wp:posOffset>-38099</wp:posOffset>
                </wp:positionV>
                <wp:extent cx="5720080" cy="9267825"/>
                <wp:effectExtent b="0" l="0" r="0" t="0"/>
                <wp:wrapSquare wrapText="bothSides" distB="0" distT="0" distL="0" distR="0"/>
                <wp:docPr id="2" name=""/>
                <a:graphic>
                  <a:graphicData uri="http://schemas.microsoft.com/office/word/2010/wordprocessingShape">
                    <wps:wsp>
                      <wps:cNvSpPr/>
                      <wps:cNvPr id="3" name="Shape 3"/>
                      <wps:spPr>
                        <a:xfrm>
                          <a:off x="2490723" y="0"/>
                          <a:ext cx="5710555"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-25399</wp:posOffset>
                </wp:positionH>
                <wp:positionV relativeFrom="paragraph">
                  <wp:posOffset>-38099</wp:posOffset>
                </wp:positionV>
                <wp:extent cx="5720080" cy="926782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720080" cy="9267825"/>
                        </a:xfrm>
                        <a:prstGeom prst="rect"/>
                        <a:ln/>
                      </pic:spPr>
                    </pic:pic>
                  </a:graphicData>
                </a:graphic>
              </wp:anchor>
            </w:drawing>
          </mc:Fallback>
        </mc:AlternateContent>
      </w:r>
    </w:p>
    <w:p w:rsidR="00000000" w:rsidDel="00000000" w:rsidP="00000000" w:rsidRDefault="00000000" w:rsidRPr="00000000" w14:paraId="00000002">
      <w:pPr>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Viện Công nghệ Thông Tin và Truyền Thông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Fonts w:ascii="Arial" w:cs="Arial" w:eastAsia="Arial" w:hAnsi="Arial"/>
          <w:sz w:val="40"/>
          <w:szCs w:val="40"/>
          <w:rtl w:val="0"/>
        </w:rPr>
        <w:t xml:space="preserve">Đồ án Tốt nghiệp Đại học</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sz w:val="72"/>
          <w:szCs w:val="72"/>
        </w:rPr>
      </w:pPr>
      <w:r w:rsidDel="00000000" w:rsidR="00000000" w:rsidRPr="00000000">
        <w:rPr>
          <w:rFonts w:ascii="Arial" w:cs="Arial" w:eastAsia="Arial" w:hAnsi="Arial"/>
          <w:sz w:val="72"/>
          <w:szCs w:val="72"/>
          <w:rtl w:val="0"/>
        </w:rPr>
        <w:t xml:space="preserve">Hệ thống Quản lý sinh viên</w:t>
      </w:r>
    </w:p>
    <w:p w:rsidR="00000000" w:rsidDel="00000000" w:rsidP="00000000" w:rsidRDefault="00000000" w:rsidRPr="00000000" w14:paraId="00000009">
      <w:pPr>
        <w:spacing w:line="240" w:lineRule="auto"/>
        <w:jc w:val="center"/>
        <w:rPr>
          <w:rFonts w:ascii="Arial" w:cs="Arial" w:eastAsia="Arial" w:hAnsi="Arial"/>
          <w:sz w:val="72"/>
          <w:szCs w:val="72"/>
        </w:rPr>
      </w:pPr>
      <w:r w:rsidDel="00000000" w:rsidR="00000000" w:rsidRPr="00000000">
        <w:rPr>
          <w:rFonts w:ascii="Arial" w:cs="Arial" w:eastAsia="Arial" w:hAnsi="Arial"/>
          <w:sz w:val="72"/>
          <w:szCs w:val="72"/>
          <w:rtl w:val="0"/>
        </w:rPr>
        <w:t xml:space="preserve">ứng dụng Microsoft .NET WEB API</w:t>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Tạ Tô Minh Chí</w:t>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Hà Nội, 06/2018</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40"/>
          <w:szCs w:val="40"/>
        </w:rPr>
        <w:sectPr>
          <w:footerReference r:id="rId7" w:type="even"/>
          <w:pgSz w:h="16840" w:w="11900"/>
          <w:pgMar w:bottom="1134" w:top="1134" w:left="1985" w:right="1134" w:header="851" w:footer="1247"/>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Trường Đại học Bách Khoa Hà Nội</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-25399</wp:posOffset>
                </wp:positionH>
                <wp:positionV relativeFrom="paragraph">
                  <wp:posOffset>-38099</wp:posOffset>
                </wp:positionV>
                <wp:extent cx="5720080" cy="9267825"/>
                <wp:effectExtent b="0" l="0" r="0" t="0"/>
                <wp:wrapSquare wrapText="bothSides" distB="0" distT="0" distL="0" distR="0"/>
                <wp:docPr id="1" name=""/>
                <a:graphic>
                  <a:graphicData uri="http://schemas.microsoft.com/office/word/2010/wordprocessingShape">
                    <wps:wsp>
                      <wps:cNvSpPr/>
                      <wps:cNvPr id="2" name="Shape 2"/>
                      <wps:spPr>
                        <a:xfrm>
                          <a:off x="2490723" y="0"/>
                          <a:ext cx="5710555"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-25399</wp:posOffset>
                </wp:positionH>
                <wp:positionV relativeFrom="paragraph">
                  <wp:posOffset>-38099</wp:posOffset>
                </wp:positionV>
                <wp:extent cx="5720080" cy="926782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720080" cy="9267825"/>
                        </a:xfrm>
                        <a:prstGeom prst="rect"/>
                        <a:ln/>
                      </pic:spPr>
                    </pic:pic>
                  </a:graphicData>
                </a:graphic>
              </wp:anchor>
            </w:drawing>
          </mc:Fallback>
        </mc:AlternateContent>
      </w:r>
    </w:p>
    <w:p w:rsidR="00000000" w:rsidDel="00000000" w:rsidP="00000000" w:rsidRDefault="00000000" w:rsidRPr="00000000" w14:paraId="00000014">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Viện Công nghệ Thông Tin và Truyền Thông</w:t>
      </w:r>
    </w:p>
    <w:p w:rsidR="00000000" w:rsidDel="00000000" w:rsidP="00000000" w:rsidRDefault="00000000" w:rsidRPr="00000000" w14:paraId="00000015">
      <w:pPr>
        <w:rPr>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rPr>
          <w:rtl w:val="0"/>
        </w:rPr>
      </w:r>
    </w:p>
    <w:p w:rsidR="00000000" w:rsidDel="00000000" w:rsidP="00000000" w:rsidRDefault="00000000" w:rsidRPr="00000000" w14:paraId="00000017">
      <w:pPr>
        <w:jc w:val="center"/>
        <w:rPr>
          <w:sz w:val="36"/>
          <w:szCs w:val="36"/>
        </w:rPr>
      </w:pPr>
      <w:r w:rsidDel="00000000" w:rsidR="00000000" w:rsidRPr="00000000">
        <w:rPr>
          <w:rFonts w:ascii="Arial" w:cs="Arial" w:eastAsia="Arial" w:hAnsi="Arial"/>
          <w:sz w:val="36"/>
          <w:szCs w:val="36"/>
          <w:rtl w:val="0"/>
        </w:rPr>
        <w:t xml:space="preserve">Đồ án Tốt nghiệp Đại học</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spacing w:line="240" w:lineRule="auto"/>
        <w:jc w:val="center"/>
        <w:rPr>
          <w:rFonts w:ascii="Arial" w:cs="Arial" w:eastAsia="Arial" w:hAnsi="Arial"/>
          <w:sz w:val="72"/>
          <w:szCs w:val="72"/>
        </w:rPr>
      </w:pPr>
      <w:r w:rsidDel="00000000" w:rsidR="00000000" w:rsidRPr="00000000">
        <w:rPr>
          <w:rFonts w:ascii="Arial" w:cs="Arial" w:eastAsia="Arial" w:hAnsi="Arial"/>
          <w:sz w:val="72"/>
          <w:szCs w:val="72"/>
          <w:rtl w:val="0"/>
        </w:rPr>
        <w:t xml:space="preserve">Hệ thống Quản lý sinh viên</w:t>
      </w:r>
    </w:p>
    <w:p w:rsidR="00000000" w:rsidDel="00000000" w:rsidP="00000000" w:rsidRDefault="00000000" w:rsidRPr="00000000" w14:paraId="0000001B">
      <w:pPr>
        <w:spacing w:line="240" w:lineRule="auto"/>
        <w:jc w:val="center"/>
        <w:rPr>
          <w:rFonts w:ascii="Arial" w:cs="Arial" w:eastAsia="Arial" w:hAnsi="Arial"/>
          <w:sz w:val="72"/>
          <w:szCs w:val="72"/>
        </w:rPr>
      </w:pPr>
      <w:r w:rsidDel="00000000" w:rsidR="00000000" w:rsidRPr="00000000">
        <w:rPr>
          <w:rFonts w:ascii="Arial" w:cs="Arial" w:eastAsia="Arial" w:hAnsi="Arial"/>
          <w:sz w:val="72"/>
          <w:szCs w:val="72"/>
          <w:rtl w:val="0"/>
        </w:rPr>
        <w:t xml:space="preserve">ứng dụng Microsoft .NET WEB API</w:t>
      </w:r>
    </w:p>
    <w:p w:rsidR="00000000" w:rsidDel="00000000" w:rsidP="00000000" w:rsidRDefault="00000000" w:rsidRPr="00000000" w14:paraId="0000001C">
      <w:pPr>
        <w:jc w:val="center"/>
        <w:rPr>
          <w:rFonts w:ascii="Arial" w:cs="Arial" w:eastAsia="Arial" w:hAnsi="Arial"/>
        </w:rPr>
      </w:pPr>
      <w:r w:rsidDel="00000000" w:rsidR="00000000" w:rsidRPr="00000000">
        <w:rPr>
          <w:rtl w:val="0"/>
        </w:rPr>
      </w:r>
    </w:p>
    <w:tbl>
      <w:tblPr>
        <w:tblStyle w:val="Table1"/>
        <w:tblW w:w="8359.0" w:type="dxa"/>
        <w:jc w:val="left"/>
        <w:tblInd w:w="567.0" w:type="dxa"/>
        <w:tblLayout w:type="fixed"/>
        <w:tblLook w:val="0400"/>
      </w:tblPr>
      <w:tblGrid>
        <w:gridCol w:w="2552"/>
        <w:gridCol w:w="5807"/>
        <w:tblGridChange w:id="0">
          <w:tblGrid>
            <w:gridCol w:w="2552"/>
            <w:gridCol w:w="5807"/>
          </w:tblGrid>
        </w:tblGridChange>
      </w:tblGrid>
      <w:tr>
        <w:tc>
          <w:tcPr>
            <w:shd w:fill="auto" w:val="clear"/>
            <w:vAlign w:val="center"/>
          </w:tcPr>
          <w:p w:rsidR="00000000" w:rsidDel="00000000" w:rsidP="00000000" w:rsidRDefault="00000000" w:rsidRPr="00000000" w14:paraId="0000001D">
            <w:pPr>
              <w:jc w:val="left"/>
              <w:rPr>
                <w:rFonts w:ascii="Arial" w:cs="Arial" w:eastAsia="Arial" w:hAnsi="Arial"/>
              </w:rPr>
            </w:pPr>
            <w:r w:rsidDel="00000000" w:rsidR="00000000" w:rsidRPr="00000000">
              <w:rPr>
                <w:rFonts w:ascii="Arial" w:cs="Arial" w:eastAsia="Arial" w:hAnsi="Arial"/>
                <w:rtl w:val="0"/>
              </w:rPr>
              <w:t xml:space="preserve">Sinh viên thực hiện</w:t>
            </w:r>
          </w:p>
        </w:tc>
        <w:tc>
          <w:tcPr>
            <w:shd w:fill="auto" w:val="clear"/>
            <w:vAlign w:val="center"/>
          </w:tcPr>
          <w:p w:rsidR="00000000" w:rsidDel="00000000" w:rsidP="00000000" w:rsidRDefault="00000000" w:rsidRPr="00000000" w14:paraId="0000001E">
            <w:pPr>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Tạ Tô Minh Chí</w:t>
            </w:r>
          </w:p>
        </w:tc>
      </w:tr>
      <w:tr>
        <w:tc>
          <w:tcPr>
            <w:shd w:fill="auto" w:val="clear"/>
            <w:vAlign w:val="center"/>
          </w:tcPr>
          <w:p w:rsidR="00000000" w:rsidDel="00000000" w:rsidP="00000000" w:rsidRDefault="00000000" w:rsidRPr="00000000" w14:paraId="0000001F">
            <w:pPr>
              <w:jc w:val="left"/>
              <w:rPr>
                <w:rFonts w:ascii="Arial" w:cs="Arial" w:eastAsia="Arial" w:hAnsi="Arial"/>
              </w:rPr>
            </w:pPr>
            <w:r w:rsidDel="00000000" w:rsidR="00000000" w:rsidRPr="00000000">
              <w:rPr>
                <w:rFonts w:ascii="Arial" w:cs="Arial" w:eastAsia="Arial" w:hAnsi="Arial"/>
                <w:rtl w:val="0"/>
              </w:rPr>
              <w:t xml:space="preserve">Người hướng dẫn</w:t>
            </w:r>
          </w:p>
        </w:tc>
        <w:tc>
          <w:tcPr>
            <w:shd w:fill="auto" w:val="clear"/>
            <w:vAlign w:val="center"/>
          </w:tcPr>
          <w:p w:rsidR="00000000" w:rsidDel="00000000" w:rsidP="00000000" w:rsidRDefault="00000000" w:rsidRPr="00000000" w14:paraId="00000020">
            <w:pPr>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TS. Bùi Thị Mai Anh</w:t>
            </w:r>
          </w:p>
        </w:tc>
      </w:tr>
    </w:tbl>
    <w:p w:rsidR="00000000" w:rsidDel="00000000" w:rsidP="00000000" w:rsidRDefault="00000000" w:rsidRPr="00000000" w14:paraId="00000021">
      <w:pPr>
        <w:jc w:val="center"/>
        <w:rPr>
          <w:rFonts w:ascii="Arial" w:cs="Arial" w:eastAsia="Arial" w:hAnsi="Arial"/>
        </w:rPr>
      </w:pPr>
      <w:r w:rsidDel="00000000" w:rsidR="00000000" w:rsidRPr="00000000">
        <w:rPr>
          <w:rtl w:val="0"/>
        </w:rPr>
      </w:r>
    </w:p>
    <w:p w:rsidR="00000000" w:rsidDel="00000000" w:rsidP="00000000" w:rsidRDefault="00000000" w:rsidRPr="00000000" w14:paraId="00000022">
      <w:pPr>
        <w:jc w:val="center"/>
        <w:rPr>
          <w:rFonts w:ascii="Arial" w:cs="Arial" w:eastAsia="Arial" w:hAnsi="Arial"/>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Hà Nội, 06/2018</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36"/>
          <w:szCs w:val="36"/>
        </w:rPr>
        <w:sectPr>
          <w:type w:val="continuous"/>
          <w:pgSz w:h="16840" w:w="11900"/>
          <w:pgMar w:bottom="1134" w:top="1134" w:left="1985" w:right="1134" w:header="851" w:footer="1247"/>
        </w:sect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both"/>
        <w:rPr/>
      </w:pPr>
      <w:bookmarkStart w:colFirst="0" w:colLast="0" w:name="_gjdgxs" w:id="0"/>
      <w:bookmarkEnd w:id="0"/>
      <w:r w:rsidDel="00000000" w:rsidR="00000000" w:rsidRPr="00000000">
        <w:br w:type="page"/>
      </w:r>
      <w:r w:rsidDel="00000000" w:rsidR="00000000" w:rsidRPr="00000000">
        <w:rPr>
          <w:rtl w:val="0"/>
        </w:rPr>
        <w:t xml:space="preserve">Lời cam kết</w:t>
      </w:r>
    </w:p>
    <w:p w:rsidR="00000000" w:rsidDel="00000000" w:rsidP="00000000" w:rsidRDefault="00000000" w:rsidRPr="00000000" w14:paraId="00000027">
      <w:pPr>
        <w:spacing w:line="240" w:lineRule="auto"/>
        <w:rPr/>
      </w:pPr>
      <w:r w:rsidDel="00000000" w:rsidR="00000000" w:rsidRPr="00000000">
        <w:rPr>
          <w:rtl w:val="0"/>
        </w:rPr>
        <w:t xml:space="preserve">Họ và tên sinh viên: Tạ Tô Minh Chí          </w:t>
      </w:r>
    </w:p>
    <w:p w:rsidR="00000000" w:rsidDel="00000000" w:rsidP="00000000" w:rsidRDefault="00000000" w:rsidRPr="00000000" w14:paraId="00000028">
      <w:pPr>
        <w:spacing w:line="240" w:lineRule="auto"/>
        <w:rPr/>
      </w:pPr>
      <w:r w:rsidDel="00000000" w:rsidR="00000000" w:rsidRPr="00000000">
        <w:rPr>
          <w:rtl w:val="0"/>
        </w:rPr>
        <w:t xml:space="preserve">Điện thoại liên lạc: 01696510249                            Email: taminhchi96@gmail.com </w:t>
      </w:r>
    </w:p>
    <w:p w:rsidR="00000000" w:rsidDel="00000000" w:rsidP="00000000" w:rsidRDefault="00000000" w:rsidRPr="00000000" w14:paraId="00000029">
      <w:pPr>
        <w:spacing w:line="240" w:lineRule="auto"/>
        <w:rPr/>
      </w:pPr>
      <w:r w:rsidDel="00000000" w:rsidR="00000000" w:rsidRPr="00000000">
        <w:rPr>
          <w:rtl w:val="0"/>
        </w:rPr>
        <w:t xml:space="preserve">Lớp: CN-CNTT 02 K59                                                           Hệ đào tạo: Chính quy </w:t>
      </w:r>
    </w:p>
    <w:p w:rsidR="00000000" w:rsidDel="00000000" w:rsidP="00000000" w:rsidRDefault="00000000" w:rsidRPr="00000000" w14:paraId="0000002A">
      <w:pPr>
        <w:spacing w:line="240" w:lineRule="auto"/>
        <w:rPr/>
      </w:pPr>
      <w:r w:rsidDel="00000000" w:rsidR="00000000" w:rsidRPr="00000000">
        <w:rPr>
          <w:rtl w:val="0"/>
        </w:rPr>
        <w:t xml:space="preserve"> </w:t>
      </w:r>
    </w:p>
    <w:p w:rsidR="00000000" w:rsidDel="00000000" w:rsidP="00000000" w:rsidRDefault="00000000" w:rsidRPr="00000000" w14:paraId="0000002B">
      <w:pPr>
        <w:rPr/>
      </w:pPr>
      <w:del w:author="BUI Mai Anh" w:id="0" w:date="2018-05-28T02:05:12Z">
        <w:r w:rsidDel="00000000" w:rsidR="00000000" w:rsidRPr="00000000">
          <w:rPr>
            <w:rtl w:val="0"/>
          </w:rPr>
          <w:delText xml:space="preserve">Tôi</w:delText>
        </w:r>
      </w:del>
      <w:ins w:author="BUI Mai Anh" w:id="0" w:date="2018-05-28T02:05:12Z">
        <w:r w:rsidDel="00000000" w:rsidR="00000000" w:rsidRPr="00000000">
          <w:rPr>
            <w:rtl w:val="0"/>
          </w:rPr>
          <w:t xml:space="preserve">Em</w:t>
        </w:r>
      </w:ins>
      <w:r w:rsidDel="00000000" w:rsidR="00000000" w:rsidRPr="00000000">
        <w:rPr>
          <w:rtl w:val="0"/>
        </w:rPr>
        <w:t xml:space="preserve"> – Tạ Tô Minh Chí – cam kết Đồ án Tốt nghiệp (ĐATN) là công trình nghiên cứu của bản thân </w:t>
      </w:r>
      <w:del w:author="BUI Mai Anh" w:id="1" w:date="2018-05-28T02:05:12Z">
        <w:r w:rsidDel="00000000" w:rsidR="00000000" w:rsidRPr="00000000">
          <w:rPr>
            <w:rtl w:val="0"/>
          </w:rPr>
          <w:delText xml:space="preserve">tôi</w:delText>
        </w:r>
      </w:del>
      <w:ins w:author="BUI Mai Anh" w:id="1" w:date="2018-05-28T02:05:12Z">
        <w:r w:rsidDel="00000000" w:rsidR="00000000" w:rsidRPr="00000000">
          <w:rPr>
            <w:rtl w:val="0"/>
          </w:rPr>
          <w:t xml:space="preserve">em</w:t>
        </w:r>
      </w:ins>
      <w:r w:rsidDel="00000000" w:rsidR="00000000" w:rsidRPr="00000000">
        <w:rPr>
          <w:rtl w:val="0"/>
        </w:rPr>
        <w:t xml:space="preserve"> dưới sự hướng dẫn của TS. Bùi Thị Mai Anh. Các kết quả nêu trong ĐATN là trung thực, là thành quả của riêng </w:t>
      </w:r>
      <w:del w:author="BUI Mai Anh" w:id="2" w:date="2018-05-28T02:05:12Z">
        <w:r w:rsidDel="00000000" w:rsidR="00000000" w:rsidRPr="00000000">
          <w:rPr>
            <w:rtl w:val="0"/>
          </w:rPr>
          <w:delText xml:space="preserve">tôi</w:delText>
        </w:r>
      </w:del>
      <w:ins w:author="BUI Mai Anh" w:id="2" w:date="2018-05-28T02:05:12Z">
        <w:r w:rsidDel="00000000" w:rsidR="00000000" w:rsidRPr="00000000">
          <w:rPr>
            <w:rtl w:val="0"/>
          </w:rPr>
          <w:t xml:space="preserve">em</w:t>
        </w:r>
      </w:ins>
      <w:r w:rsidDel="00000000" w:rsidR="00000000" w:rsidRPr="00000000">
        <w:rPr>
          <w:rtl w:val="0"/>
        </w:rPr>
        <w:t xml:space="preserve">,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w:t>
      </w:r>
      <w:del w:author="BUI Mai Anh" w:id="3" w:date="2018-05-28T02:05:12Z">
        <w:r w:rsidDel="00000000" w:rsidR="00000000" w:rsidRPr="00000000">
          <w:rPr>
            <w:rtl w:val="0"/>
          </w:rPr>
          <w:delText xml:space="preserve">Tôi</w:delText>
        </w:r>
      </w:del>
      <w:ins w:author="BUI Mai Anh" w:id="3" w:date="2018-05-28T02:05:12Z">
        <w:r w:rsidDel="00000000" w:rsidR="00000000" w:rsidRPr="00000000">
          <w:rPr>
            <w:rtl w:val="0"/>
          </w:rPr>
          <w:t xml:space="preserve">Em</w:t>
        </w:r>
      </w:ins>
      <w:r w:rsidDel="00000000" w:rsidR="00000000" w:rsidRPr="00000000">
        <w:rPr>
          <w:rtl w:val="0"/>
        </w:rPr>
        <w:t xml:space="preserve"> xin hoàn toàn chịu trách nhiệm với dù chỉ một sao chép vi phạm quy chế của nhà trường.</w:t>
      </w:r>
    </w:p>
    <w:tbl>
      <w:tblPr>
        <w:tblStyle w:val="Table2"/>
        <w:tblW w:w="8910.0" w:type="dxa"/>
        <w:jc w:val="left"/>
        <w:tblInd w:w="0.0" w:type="dxa"/>
        <w:tblLayout w:type="fixed"/>
        <w:tblLook w:val="0000"/>
      </w:tblPr>
      <w:tblGrid>
        <w:gridCol w:w="270"/>
        <w:gridCol w:w="8640"/>
        <w:tblGridChange w:id="0">
          <w:tblGrid>
            <w:gridCol w:w="270"/>
            <w:gridCol w:w="8640"/>
          </w:tblGrid>
        </w:tblGridChange>
      </w:tblGrid>
      <w:tr>
        <w:tc>
          <w:tcPr/>
          <w:p w:rsidR="00000000" w:rsidDel="00000000" w:rsidP="00000000" w:rsidRDefault="00000000" w:rsidRPr="00000000" w14:paraId="0000002C">
            <w:pPr>
              <w:rPr>
                <w:i w:val="1"/>
              </w:rPr>
            </w:pPr>
            <w:r w:rsidDel="00000000" w:rsidR="00000000" w:rsidRPr="00000000">
              <w:rPr>
                <w:rtl w:val="0"/>
              </w:rPr>
              <w:tab/>
              <w:tab/>
              <w:tab/>
              <w:tab/>
              <w:tab/>
            </w:r>
            <w:r w:rsidDel="00000000" w:rsidR="00000000" w:rsidRPr="00000000">
              <w:rPr>
                <w:rtl w:val="0"/>
              </w:rPr>
            </w:r>
          </w:p>
        </w:tc>
        <w:tc>
          <w:tcPr/>
          <w:p w:rsidR="00000000" w:rsidDel="00000000" w:rsidP="00000000" w:rsidRDefault="00000000" w:rsidRPr="00000000" w14:paraId="0000002D">
            <w:pPr>
              <w:ind w:left="212"/>
              <w:jc w:val="center"/>
              <w:rPr>
                <w:i w:val="1"/>
              </w:rPr>
            </w:pPr>
            <w:r w:rsidDel="00000000" w:rsidR="00000000" w:rsidRPr="00000000">
              <w:rPr>
                <w:i w:val="1"/>
                <w:rtl w:val="0"/>
              </w:rPr>
              <w:t xml:space="preserve">Hà Nội, ngày 28 tháng 5 năm 2018</w:t>
            </w:r>
          </w:p>
          <w:p w:rsidR="00000000" w:rsidDel="00000000" w:rsidP="00000000" w:rsidRDefault="00000000" w:rsidRPr="00000000" w14:paraId="0000002E">
            <w:pPr>
              <w:ind w:left="212"/>
              <w:jc w:val="center"/>
              <w:rPr/>
            </w:pPr>
            <w:r w:rsidDel="00000000" w:rsidR="00000000" w:rsidRPr="00000000">
              <w:rPr>
                <w:rtl w:val="0"/>
              </w:rPr>
              <w:t xml:space="preserve">Tác giả ĐATN</w:t>
            </w:r>
          </w:p>
          <w:p w:rsidR="00000000" w:rsidDel="00000000" w:rsidP="00000000" w:rsidRDefault="00000000" w:rsidRPr="00000000" w14:paraId="0000002F">
            <w:pPr>
              <w:ind w:left="212"/>
              <w:jc w:val="center"/>
              <w:rPr/>
            </w:pPr>
            <w:r w:rsidDel="00000000" w:rsidR="00000000" w:rsidRPr="00000000">
              <w:rPr>
                <w:rtl w:val="0"/>
              </w:rPr>
            </w:r>
          </w:p>
          <w:p w:rsidR="00000000" w:rsidDel="00000000" w:rsidP="00000000" w:rsidRDefault="00000000" w:rsidRPr="00000000" w14:paraId="00000030">
            <w:pPr>
              <w:ind w:left="212"/>
              <w:jc w:val="center"/>
              <w:rPr/>
            </w:pPr>
            <w:r w:rsidDel="00000000" w:rsidR="00000000" w:rsidRPr="00000000">
              <w:rPr>
                <w:rtl w:val="0"/>
              </w:rPr>
            </w:r>
          </w:p>
          <w:p w:rsidR="00000000" w:rsidDel="00000000" w:rsidP="00000000" w:rsidRDefault="00000000" w:rsidRPr="00000000" w14:paraId="00000031">
            <w:pPr>
              <w:ind w:left="212"/>
              <w:jc w:val="center"/>
              <w:rPr>
                <w:i w:val="1"/>
              </w:rPr>
            </w:pPr>
            <w:r w:rsidDel="00000000" w:rsidR="00000000" w:rsidRPr="00000000">
              <w:rPr>
                <w:i w:val="1"/>
                <w:rtl w:val="0"/>
              </w:rPr>
              <w:t xml:space="preserve">Tạ Tô Minh Chí</w:t>
            </w:r>
          </w:p>
          <w:p w:rsidR="00000000" w:rsidDel="00000000" w:rsidP="00000000" w:rsidRDefault="00000000" w:rsidRPr="00000000" w14:paraId="00000032">
            <w:pPr>
              <w:ind w:left="212"/>
              <w:jc w:val="center"/>
              <w:rPr>
                <w:i w:val="1"/>
              </w:rPr>
            </w:pPr>
            <w:r w:rsidDel="00000000" w:rsidR="00000000" w:rsidRPr="00000000">
              <w:rPr>
                <w:rtl w:val="0"/>
              </w:rPr>
            </w:r>
          </w:p>
          <w:p w:rsidR="00000000" w:rsidDel="00000000" w:rsidP="00000000" w:rsidRDefault="00000000" w:rsidRPr="00000000" w14:paraId="00000033">
            <w:pPr>
              <w:ind w:left="212"/>
              <w:jc w:val="center"/>
              <w:rPr>
                <w:i w:val="1"/>
              </w:rPr>
            </w:pPr>
            <w:r w:rsidDel="00000000" w:rsidR="00000000" w:rsidRPr="00000000">
              <w:rPr>
                <w:rtl w:val="0"/>
              </w:rPr>
            </w:r>
          </w:p>
          <w:p w:rsidR="00000000" w:rsidDel="00000000" w:rsidP="00000000" w:rsidRDefault="00000000" w:rsidRPr="00000000" w14:paraId="00000034">
            <w:pPr>
              <w:pStyle w:val="Heading1"/>
              <w:ind w:left="212"/>
              <w:rPr/>
            </w:pPr>
            <w:bookmarkStart w:colFirst="0" w:colLast="0" w:name="_30j0zll" w:id="1"/>
            <w:bookmarkEnd w:id="1"/>
            <w:r w:rsidDel="00000000" w:rsidR="00000000" w:rsidRPr="00000000">
              <w:rPr>
                <w:rtl w:val="0"/>
              </w:rPr>
              <w:t xml:space="preserve">Nhận xét của giáo viên hướng dẫn </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212"/>
              <w:jc w:val="center"/>
              <w:rPr>
                <w:i w:val="1"/>
              </w:rPr>
            </w:pPr>
            <w:r w:rsidDel="00000000" w:rsidR="00000000" w:rsidRPr="00000000">
              <w:rPr>
                <w:rtl w:val="0"/>
              </w:rPr>
            </w:r>
          </w:p>
        </w:tc>
      </w:tr>
    </w:tbl>
    <w:p w:rsidR="00000000" w:rsidDel="00000000" w:rsidP="00000000" w:rsidRDefault="00000000" w:rsidRPr="00000000" w14:paraId="00000038">
      <w:pPr>
        <w:pStyle w:val="Heading1"/>
        <w:rPr/>
      </w:pPr>
      <w:bookmarkStart w:colFirst="0" w:colLast="0" w:name="_1fob9te" w:id="2"/>
      <w:bookmarkEnd w:id="2"/>
      <w:r w:rsidDel="00000000" w:rsidR="00000000" w:rsidRPr="00000000">
        <w:br w:type="page"/>
      </w:r>
      <w:r w:rsidDel="00000000" w:rsidR="00000000" w:rsidRPr="00000000">
        <w:rPr>
          <w:rtl w:val="0"/>
        </w:rPr>
        <w:t xml:space="preserve">Lời cảm ơn</w:t>
      </w:r>
    </w:p>
    <w:p w:rsidR="00000000" w:rsidDel="00000000" w:rsidP="00000000" w:rsidRDefault="00000000" w:rsidRPr="00000000" w14:paraId="00000039">
      <w:pPr>
        <w:rPr/>
      </w:pPr>
      <w:r w:rsidDel="00000000" w:rsidR="00000000" w:rsidRPr="00000000">
        <w:rPr>
          <w:highlight w:val="white"/>
          <w:rtl w:val="0"/>
        </w:rPr>
        <w:t xml:space="preserve">Trong thời gian làm đồ án tốt nghiệp, </w:t>
      </w:r>
      <w:del w:author="BUI Mai Anh" w:id="4" w:date="2018-05-28T02:05:12Z">
        <w:r w:rsidDel="00000000" w:rsidR="00000000" w:rsidRPr="00000000">
          <w:rPr>
            <w:highlight w:val="white"/>
            <w:rtl w:val="0"/>
          </w:rPr>
          <w:delText xml:space="preserve">tôi</w:delText>
        </w:r>
      </w:del>
      <w:ins w:author="BUI Mai Anh" w:id="4" w:date="2018-05-28T02:05:12Z">
        <w:r w:rsidDel="00000000" w:rsidR="00000000" w:rsidRPr="00000000">
          <w:rPr>
            <w:highlight w:val="white"/>
            <w:rtl w:val="0"/>
          </w:rPr>
          <w:t xml:space="preserve">em</w:t>
        </w:r>
      </w:ins>
      <w:r w:rsidDel="00000000" w:rsidR="00000000" w:rsidRPr="00000000">
        <w:rPr>
          <w:highlight w:val="white"/>
          <w:rtl w:val="0"/>
        </w:rPr>
        <w:t xml:space="preserve"> đã nhận được nhiều sự giúp đỡ, đóng góp ý kiến và chỉ bảo nhiệt tình của thầy cô, gia đình và bạn bè.  Với tình cảm sâu sắc, chân thành, cho phép </w:t>
      </w:r>
      <w:del w:author="BUI Mai Anh" w:id="5" w:date="2018-05-28T02:05:12Z">
        <w:r w:rsidDel="00000000" w:rsidR="00000000" w:rsidRPr="00000000">
          <w:rPr>
            <w:highlight w:val="white"/>
            <w:rtl w:val="0"/>
          </w:rPr>
          <w:delText xml:space="preserve">tôi</w:delText>
        </w:r>
      </w:del>
      <w:ins w:author="BUI Mai Anh" w:id="5" w:date="2018-05-28T02:05:12Z">
        <w:r w:rsidDel="00000000" w:rsidR="00000000" w:rsidRPr="00000000">
          <w:rPr>
            <w:highlight w:val="white"/>
            <w:rtl w:val="0"/>
          </w:rPr>
          <w:t xml:space="preserve">em</w:t>
        </w:r>
      </w:ins>
      <w:r w:rsidDel="00000000" w:rsidR="00000000" w:rsidRPr="00000000">
        <w:rPr>
          <w:highlight w:val="white"/>
          <w:rtl w:val="0"/>
        </w:rPr>
        <w:t xml:space="preserve"> được bày tỏ lòng biết ơn sâu sắc đến tất cả các cá nhân và cơ quan đã tạo điều kiện giúp đỡ trong quá trình học tập và hoàn thành đồ án.</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Em xin cảm ơn TS. Bùi Thị Mai Anh – GV Bộ môn Công nghệ phần mềm đã tận tình hướng dẫn em trong suốt quá trình làm Đồ án Tốt Nghiệp này. </w:t>
      </w:r>
    </w:p>
    <w:p w:rsidR="00000000" w:rsidDel="00000000" w:rsidP="00000000" w:rsidRDefault="00000000" w:rsidRPr="00000000" w14:paraId="0000003B">
      <w:pPr>
        <w:rPr/>
      </w:pPr>
      <w:r w:rsidDel="00000000" w:rsidR="00000000" w:rsidRPr="00000000">
        <w:rPr>
          <w:rtl w:val="0"/>
        </w:rPr>
        <w:t xml:space="preserve">Em xin cảm ơn TS. Nguyễn Thị Thanh Tú – GV Bộ môn Công nghệ phần mềm đã hỗ trợ, giúp đỡ em trong suốt quá trình làm đồ án</w:t>
      </w:r>
    </w:p>
    <w:p w:rsidR="00000000" w:rsidDel="00000000" w:rsidP="00000000" w:rsidRDefault="00000000" w:rsidRPr="00000000" w14:paraId="0000003C">
      <w:pPr>
        <w:rPr/>
      </w:pPr>
      <w:r w:rsidDel="00000000" w:rsidR="00000000" w:rsidRPr="00000000">
        <w:rPr>
          <w:rtl w:val="0"/>
        </w:rPr>
        <w:t xml:space="preserve">Em xin cảm ơn anh Nguyễn Văn Mạnh – chuyên viên Ban Nghiên cứu và Phát triển – Trung tâm Phát triển phần mềm - Cty Cổ phần MISA đã hướng dẫn em về công nghệ trong suốt quá trình làm đồ án</w:t>
      </w:r>
    </w:p>
    <w:p w:rsidR="00000000" w:rsidDel="00000000" w:rsidP="00000000" w:rsidRDefault="00000000" w:rsidRPr="00000000" w14:paraId="0000003D">
      <w:pPr>
        <w:rPr/>
      </w:pPr>
      <w:r w:rsidDel="00000000" w:rsidR="00000000" w:rsidRPr="00000000">
        <w:rPr>
          <w:rtl w:val="0"/>
        </w:rPr>
        <w:t xml:space="preserve">Xin cảm ơn Ban Nghiên cứu và Phát triển – Trung tâm Phát triển phần mềm - Cty Cổ phần MISA đã tạo điều kiện cho em được thực tập và học hỏi về các công nghệ trong suốt quá trình làm đồ án. </w:t>
      </w:r>
    </w:p>
    <w:p w:rsidR="00000000" w:rsidDel="00000000" w:rsidP="00000000" w:rsidRDefault="00000000" w:rsidRPr="00000000" w14:paraId="0000003E">
      <w:pPr>
        <w:rPr/>
      </w:pPr>
      <w:r w:rsidDel="00000000" w:rsidR="00000000" w:rsidRPr="00000000">
        <w:rPr>
          <w:rtl w:val="0"/>
        </w:rPr>
        <w:t xml:space="preserve">Xin cảm ơn gia đình, bạn bè đã động viên, quan tâm và là nguồn động lực lớn lao giúp em trong quá trình làm đồ án. </w:t>
      </w:r>
    </w:p>
    <w:p w:rsidR="00000000" w:rsidDel="00000000" w:rsidP="00000000" w:rsidRDefault="00000000" w:rsidRPr="00000000" w14:paraId="0000003F">
      <w:pPr>
        <w:pStyle w:val="Heading1"/>
        <w:rPr/>
      </w:pPr>
      <w:bookmarkStart w:colFirst="0" w:colLast="0" w:name="_3znysh7" w:id="3"/>
      <w:bookmarkEnd w:id="3"/>
      <w:r w:rsidDel="00000000" w:rsidR="00000000" w:rsidRPr="00000000">
        <w:br w:type="page"/>
      </w:r>
      <w:r w:rsidDel="00000000" w:rsidR="00000000" w:rsidRPr="00000000">
        <w:rPr>
          <w:rtl w:val="0"/>
        </w:rPr>
        <w:t xml:space="preserve">Tóm tắt</w:t>
      </w:r>
    </w:p>
    <w:p w:rsidR="00000000" w:rsidDel="00000000" w:rsidP="00000000" w:rsidRDefault="00000000" w:rsidRPr="00000000" w14:paraId="00000040">
      <w:pPr>
        <w:ind w:firstLine="720"/>
        <w:rPr/>
      </w:pPr>
      <w:r w:rsidDel="00000000" w:rsidR="00000000" w:rsidRPr="00000000">
        <w:rPr>
          <w:rtl w:val="0"/>
        </w:rPr>
        <w:t xml:space="preserve">DATN của </w:t>
      </w:r>
      <w:del w:author="BUI Mai Anh" w:id="6" w:date="2018-05-28T02:05:12Z">
        <w:r w:rsidDel="00000000" w:rsidR="00000000" w:rsidRPr="00000000">
          <w:rPr>
            <w:rtl w:val="0"/>
          </w:rPr>
          <w:delText xml:space="preserve">tôi</w:delText>
        </w:r>
      </w:del>
      <w:ins w:author="BUI Mai Anh" w:id="6" w:date="2018-05-28T02:05:12Z">
        <w:r w:rsidDel="00000000" w:rsidR="00000000" w:rsidRPr="00000000">
          <w:rPr>
            <w:rtl w:val="0"/>
          </w:rPr>
          <w:t xml:space="preserve">em</w:t>
        </w:r>
      </w:ins>
      <w:r w:rsidDel="00000000" w:rsidR="00000000" w:rsidRPr="00000000">
        <w:rPr>
          <w:rtl w:val="0"/>
        </w:rPr>
        <w:t xml:space="preserve"> có nội dung về công nghệ Microsoft .NET API và ứng dụng nó trong hệ thống quản lý sinh viên. Thực trạng hiện tại, hệ thống quản lý sinh viên của nhiều trường Đại học còn sử dụng các công nghệ cũ như MVC, khiến cho việc phục vụ các bạn sinh viên truy cập không đạt hiệu quả cao, tình trạng tắc nghẽn, sập server diễn ra thường xuyên. Công nghệ .NET API là một công nghệ mới của Microsoft, giải quyết tốt vấn đề cân tải ở hệ thống cũng như hệ thống đa nền tảng. Trên thực tế nó đã được áp dụng trong hệ thống quản lý trường học của Cty MISA và đạt hiệu quả cao. Với mong muốn giải quyết thực trạng của các hệ thống quản lý sinh viên hiện nay, </w:t>
      </w:r>
      <w:del w:author="BUI Mai Anh" w:id="7" w:date="2018-05-28T02:05:12Z">
        <w:r w:rsidDel="00000000" w:rsidR="00000000" w:rsidRPr="00000000">
          <w:rPr>
            <w:rtl w:val="0"/>
          </w:rPr>
          <w:delText xml:space="preserve">tôi</w:delText>
        </w:r>
      </w:del>
      <w:ins w:author="BUI Mai Anh" w:id="7" w:date="2018-05-28T02:05:12Z">
        <w:r w:rsidDel="00000000" w:rsidR="00000000" w:rsidRPr="00000000">
          <w:rPr>
            <w:rtl w:val="0"/>
          </w:rPr>
          <w:t xml:space="preserve">em</w:t>
        </w:r>
      </w:ins>
      <w:r w:rsidDel="00000000" w:rsidR="00000000" w:rsidRPr="00000000">
        <w:rPr>
          <w:rtl w:val="0"/>
        </w:rPr>
        <w:t xml:space="preserve"> quyết định sử dụng công nghệ này trong đồ án của mình nhằm xây dựng một hệ thống quản lý sinh viên tốt hơn cũng như mở rộng ra để giải quyết các bài toán khác như tra cứu điểm thi đại học, thương mại điện tử, các ứng dụng đa nền tảng. Giúp cho công việc quản lý của các các bộ và thầy cô được thuận lợi và đơn giản hơn, giúp các bạn sinh viên có một hệ thống phục vụ nhanh hơn, thuận tiện hơn để đạt hiệu quả cao trong học tập. Cùng với đó là ứng dụng rộng rãi trong các lĩnh vực khác trong đời sống, như là hệ thống tra cứu điểm thi đại học quá tải mỗi mùa tuyển sinh, các ứng dụng đa nền tảng chạy được cả trên web, desktop và mobile, …</w:t>
      </w:r>
    </w:p>
    <w:p w:rsidR="00000000" w:rsidDel="00000000" w:rsidP="00000000" w:rsidRDefault="00000000" w:rsidRPr="00000000" w14:paraId="00000041">
      <w:pPr>
        <w:ind w:firstLine="720"/>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pStyle w:val="Heading1"/>
        <w:rPr/>
      </w:pPr>
      <w:bookmarkStart w:colFirst="0" w:colLast="0" w:name="_2et92p0" w:id="4"/>
      <w:bookmarkEnd w:id="4"/>
      <w:r w:rsidDel="00000000" w:rsidR="00000000" w:rsidRPr="00000000">
        <w:br w:type="page"/>
      </w:r>
      <w:r w:rsidDel="00000000" w:rsidR="00000000" w:rsidRPr="00000000">
        <w:rPr>
          <w:rtl w:val="0"/>
        </w:rPr>
        <w:t xml:space="preserve">Abstract</w:t>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The main content of my thesis is about Microsoft .NET API technology and its application in the student management system. at the moment, student management system of many universities still using </w:t>
        <w:tab/>
        <w:t xml:space="preserve">old technology such as MVC, which makes the connection of the student to the system not so stability, congestion, and the server crashed usually occurs when there is too many student access at the same time. Therefore, the needed of the new technology for the management system is the important thing we have to consider .NET API is a new technology from Microsoft that solves both two problem is system load balancing but the cross-platform issues. In fact, it has been applied in the student management of MISA JSC and has achieved high efficiency. With a goal is to solve the issues in all student management system, I decided to bring this technology to my thesis to build a better management system as well as expand it to solve the other problems like college entrance exam scores, e-commerce, cross-platform applications. This will help the management of the ministries and teachers become easier and simple, and also help students have a faster service system, more convenient to achieve high academic performance.</w:t>
      </w:r>
    </w:p>
    <w:p w:rsidR="00000000" w:rsidDel="00000000" w:rsidP="00000000" w:rsidRDefault="00000000" w:rsidRPr="00000000" w14:paraId="00000048">
      <w:pPr>
        <w:ind w:firstLine="720"/>
        <w:rPr/>
      </w:pPr>
      <w:r w:rsidDel="00000000" w:rsidR="00000000" w:rsidRPr="00000000">
        <w:rPr>
          <w:rtl w:val="0"/>
        </w:rPr>
      </w:r>
    </w:p>
    <w:p w:rsidR="00000000" w:rsidDel="00000000" w:rsidP="00000000" w:rsidRDefault="00000000" w:rsidRPr="00000000" w14:paraId="00000049">
      <w:pPr>
        <w:pStyle w:val="Heading1"/>
        <w:jc w:val="both"/>
        <w:rPr/>
      </w:pPr>
      <w:bookmarkStart w:colFirst="0" w:colLast="0" w:name="_tyjcwt" w:id="5"/>
      <w:bookmarkEnd w:id="5"/>
      <w:r w:rsidDel="00000000" w:rsidR="00000000" w:rsidRPr="00000000">
        <w:br w:type="page"/>
      </w:r>
      <w:r w:rsidDel="00000000" w:rsidR="00000000" w:rsidRPr="00000000">
        <w:rPr>
          <w:rtl w:val="0"/>
        </w:rPr>
        <w:t xml:space="preserve">Mục lục</w:t>
      </w:r>
    </w:p>
    <w:p w:rsidR="00000000" w:rsidDel="00000000" w:rsidP="00000000" w:rsidRDefault="00000000" w:rsidRPr="00000000" w14:paraId="0000004A">
      <w:pPr>
        <w:keepNext w:val="1"/>
        <w:keepLines w:val="1"/>
        <w:widowControl w:val="1"/>
        <w:numPr>
          <w:ilvl w:val="0"/>
          <w:numId w:val="10"/>
        </w:numPr>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Lời cam kết</w:t>
              <w:tab/>
              <w:t xml:space="preserve">iii</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Nhận xét của giáo viên hướng dẫn</w:t>
              <w:tab/>
              <w:t xml:space="preserve">iv</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Lời cảm ơn</w:t>
              <w:tab/>
              <w:t xml:space="preserve">v</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Tóm tắt</w:t>
              <w:tab/>
              <w:t xml:space="preserve">vi</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Abstract</w:t>
              <w:tab/>
              <w:t xml:space="preserve">vii</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Mục lục</w:t>
              <w:tab/>
              <w:t xml:space="preserve">viii</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Danh mục hình vẽ</w:t>
              <w:tab/>
              <w:t xml:space="preserve">ix</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Danh mục bảng</w:t>
              <w:tab/>
              <w:t xml:space="preserve">x</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Danh mục các từ viết tắt</w:t>
              <w:tab/>
              <w:t xml:space="preserve">xii</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Danh mục thuật ngữ</w:t>
              <w:tab/>
              <w:t xml:space="preserve">xiii</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1 Giới thiệu đề tài</w:t>
              <w:tab/>
              <w:t xml:space="preserve">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 Đặt vấn đề</w:t>
              <w:tab/>
              <w:t xml:space="preserve">1</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 Mục tiêu và phạm vi đề tài</w:t>
              <w:tab/>
              <w:t xml:space="preserve">2</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1.3 Định hướng giải pháp</w:t>
              <w:tab/>
              <w:t xml:space="preserve">3</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1.4 Bố cục đồ án</w:t>
              <w:tab/>
              <w:t xml:space="preserve">4</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2 Khảo sát và phân tích yêu cầu</w:t>
              <w:tab/>
              <w:t xml:space="preserve">6</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 Khảo sát hiện trạng</w:t>
              <w:tab/>
              <w:t xml:space="preserve">6</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2.2 Tổng quan chức năng</w:t>
              <w:tab/>
              <w:t xml:space="preserve">8</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Biểu đồ use case tổng quan</w:t>
              <w:tab/>
              <w:t xml:space="preserve">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Biểu đồ use case phân rã</w:t>
              <w:tab/>
              <w:t xml:space="preserve">10</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Quy trình nghiệp vụ</w:t>
              <w:tab/>
              <w:t xml:space="preserve">13</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2.3 Đặc tả chức năng</w:t>
              <w:tab/>
              <w:t xml:space="preserve">16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Đặc tả use case Thêm sinh viên</w:t>
              <w:tab/>
              <w:t xml:space="preserve">16</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Đặc tả use case Tìm kiếm sinh viên</w:t>
              <w:tab/>
              <w:t xml:space="preserve">19</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 Đặc tả use case Sửa thông tin sinh viên</w:t>
              <w:tab/>
              <w:t xml:space="preserve">23</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2.3.4 Đặc tả use case Tìm học phần</w:t>
              <w:tab/>
              <w:t xml:space="preserve">26</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2.3.5 Đặc tả use case đăng ký học phần</w:t>
              <w:tab/>
              <w:t xml:space="preserve">30</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2.3.6 Đặc tả use case đăng ký lớp học</w:t>
              <w:tab/>
              <w:t xml:space="preserve">33</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2.4 Yêu cầu phi chức năng</w:t>
              <w:tab/>
              <w:t xml:space="preserve">37</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3 Công nghệ sử dụng</w:t>
              <w:tab/>
              <w:t xml:space="preserve">39</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3.1 Danh sách các công nghệ sử dụng</w:t>
              <w:tab/>
              <w:t xml:space="preserve">39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3.2 HTML, CSS, Javascript</w:t>
              <w:tab/>
              <w:t xml:space="preserve">40</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3.3 JQuery và jQueryUI</w:t>
              <w:tab/>
              <w:t xml:space="preserve">40</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3.4 C# và .NET Framework</w:t>
              <w:tab/>
              <w:t xml:space="preserve">41</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3.5 RESTful Web Service</w:t>
              <w:tab/>
              <w:t xml:space="preserve">42</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3.6 Microsoft .NET Web API</w:t>
              <w:tab/>
              <w:t xml:space="preserve">45</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3.7 Repository Pattern</w:t>
              <w:tab/>
              <w:t xml:space="preserve">46</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3.8 Unit of work</w:t>
              <w:tab/>
              <w:t xml:space="preserve">47</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3.9 Unity Dependency Injection</w:t>
              <w:tab/>
              <w:t xml:space="preserve">48</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4 Phát triển và triển khai ứng dụng</w:t>
              <w:tab/>
              <w:t xml:space="preserve">52</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4.1 Thiết kế kiến trúc</w:t>
              <w:tab/>
              <w:t xml:space="preserve">52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 Lựa chọn kiến trúc</w:t>
              <w:tab/>
              <w:t xml:space="preserve">52</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 Thiết kế tổng quan</w:t>
              <w:tab/>
              <w:t xml:space="preserve">54</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 Thiết kế chi tiết gói</w:t>
              <w:tab/>
              <w:t xml:space="preserve">55</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4.2 Thiết kế chi tiết</w:t>
              <w:tab/>
              <w:t xml:space="preserve">57</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 Thiết kế giao diện</w:t>
              <w:tab/>
              <w:t xml:space="preserve">57</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 Thiết kế lớp</w:t>
              <w:tab/>
              <w:t xml:space="preserve">58</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 Thiết kế cơ sở dữ liệu</w:t>
              <w:tab/>
              <w:t xml:space="preserve">61</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4.3 Xây dựng ứng dụng</w:t>
              <w:tab/>
              <w:t xml:space="preserve">63</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 Thư viện và công cụ sử dụng</w:t>
              <w:tab/>
              <w:t xml:space="preserve">63</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 Kết quả đạt được</w:t>
              <w:tab/>
              <w:t xml:space="preserve">63</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4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4.3.3 Minh hoạ các chức năng chính</w:t>
              <w:tab/>
              <w:t xml:space="preserve">64</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4.4 Triển khai</w:t>
              <w:tab/>
              <w:t xml:space="preserve">66</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5 Các giải pháp và đóng góp nổi bật</w:t>
              <w:tab/>
              <w:t xml:space="preserve">67</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5.1 .NET WEB API được ứng dụng như thế nào trong Project</w:t>
              <w:tab/>
              <w:t xml:space="preserve">67</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5.2 Tại sao phải áp dụng kiến trúc REST?</w:t>
              <w:tab/>
              <w:t xml:space="preserve">70</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5.3 Unit of Work có gì thần thánh?</w:t>
              <w:tab/>
              <w:t xml:space="preserve">71</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5.4 Unity Dependency Injection giúp ích gì cho chúng ta?</w:t>
              <w:tab/>
              <w:t xml:space="preserve">72</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5.5 Tại sao CSDL lại không có liên kết?</w:t>
              <w:tab/>
              <w:t xml:space="preserve">73</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5.6 Tìm kiếm dữ liệu mẫu</w:t>
              <w:tab/>
              <w:t xml:space="preserve">73</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6 Kết luận và hướng phát triển</w:t>
              <w:tab/>
              <w:t xml:space="preserve">76</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6.1 Kết luận</w:t>
              <w:tab/>
              <w:t xml:space="preserve">76</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200" w:before="200" w:line="360" w:lineRule="auto"/>
            <w:ind w:left="567" w:right="0" w:hanging="567"/>
            <w:jc w:val="both"/>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6.2 Hướng phát triển</w:t>
              <w:tab/>
              <w:t xml:space="preserve">76</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360" w:before="36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Tài liệu tham khảo</w:t>
              <w:tab/>
              <w:t xml:space="preserve">77</w:t>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3dy6vkm" w:id="6"/>
      <w:bookmarkEnd w:id="6"/>
      <w:r w:rsidDel="00000000" w:rsidR="00000000" w:rsidRPr="00000000">
        <w:br w:type="page"/>
      </w:r>
      <w:r w:rsidDel="00000000" w:rsidR="00000000" w:rsidRPr="00000000">
        <w:rPr>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z337y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 Biểu đồ khảo sát thực trạng thái độ của sinh viên Bách Khoa với hệ thống thông tin sinh viên hiện tại (số người khảo sát: 44 người)</w:t>
              <w:tab/>
              <w:t xml:space="preserve">5</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 Biểu đồ khảo sát mức độ hài long của sinh viên về trang đăng ký tín chỉ (số người khảo sát: 44 người)</w:t>
              <w:tab/>
              <w:t xml:space="preserve">6</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 Biểu đồ khảo sát ý kiến sinh viên về nâng cấp hệ thống (số người khảo sát: 44 người)</w:t>
              <w:tab/>
              <w:t xml:space="preserve">6</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4 Biểu đồ use case tổng quan</w:t>
              <w:tab/>
              <w:t xml:space="preserve">7</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5 Biểu đồ use case phân rã quản lý thông tin</w:t>
              <w:tab/>
              <w:t xml:space="preserve">9</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6 Biểu đồ use case phân rã cho quản lý học phần</w:t>
              <w:tab/>
              <w:t xml:space="preserve">10</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7 Biểu đồ use case phân rã cho quản lý lớp học</w:t>
              <w:tab/>
              <w:t xml:space="preserve">11</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8 Biểu đồ quy trình nghiệp vụ thêm/sửa thông tin sinh viên</w:t>
              <w:tab/>
              <w:t xml:space="preserve">12</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9 Biểu đồ quy trình nghiệp vụ đăng ký học phần</w:t>
              <w:tab/>
              <w:t xml:space="preserve">13</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10 Biểu đồ quy trình nghiệp vụ đăng ký lớp học</w:t>
              <w:tab/>
              <w:t xml:space="preserve">14</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11 Biểu đồ hoạt động thêm sinh viên</w:t>
              <w:tab/>
              <w:t xml:space="preserve">18</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12 Biểu đồ hoạt động tìm sinh viên</w:t>
              <w:tab/>
              <w:t xml:space="preserve">21</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13 Biểu đồ hoạt động sửa sinh viên</w:t>
              <w:tab/>
              <w:t xml:space="preserve">24</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14 Biểu đồ hoạt động tìm học phần</w:t>
              <w:tab/>
              <w:t xml:space="preserve">27</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15 Biểu đồ hoạt động đăng ký học phần</w:t>
              <w:tab/>
              <w:t xml:space="preserve">31</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16 Biểu đồ hoạt động đăng ký lớp học</w:t>
              <w:tab/>
              <w:t xml:space="preserve">34</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17 Web server</w:t>
              <w:tab/>
              <w:t xml:space="preserve">40</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18 Web service</w:t>
              <w:tab/>
              <w:t xml:space="preserve">40</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19 Statesless</w:t>
              <w:tab/>
              <w:t xml:space="preserve">42</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20 Web API</w:t>
              <w:tab/>
              <w:t xml:space="preserve">43</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21 Repository Pattern</w:t>
              <w:tab/>
              <w:t xml:space="preserve">44</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22 Unit of work</w:t>
              <w:tab/>
              <w:t xml:space="preserve">45</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23 Chức năng của Unit of Work</w:t>
              <w:tab/>
              <w:t xml:space="preserve">46</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24 Mô hình Dependency Injection</w:t>
              <w:tab/>
              <w:t xml:space="preserve">47</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25 Unity ASPNet Web API và Unity Container</w:t>
              <w:tab/>
              <w:t xml:space="preserve">48</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1302m9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26 Package diagram</w:t>
              <w:tab/>
              <w:t xml:space="preserve">51</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27 Biểu đồ chi tiết package Controller, Model và Common</w:t>
              <w:tab/>
              <w:t xml:space="preserve">52</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28 Biểu đồ chi tiết package Service và Repository</w:t>
              <w:tab/>
              <w:t xml:space="preserve">53</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40ew0v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29 Form đăng nhập</w:t>
              <w:tab/>
              <w:t xml:space="preserve">54</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30 Form thêm thông tin sinh viên</w:t>
              <w:tab/>
              <w:t xml:space="preserve">55</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31 Biểu đồ lớp của lớp Student</w:t>
              <w:tab/>
              <w:t xml:space="preserve">55</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1tuee7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32 Biểu đồ lớp Student Controller</w:t>
              <w:tab/>
              <w:t xml:space="preserve">56</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33 Biểu đồ lớp StudentService</w:t>
              <w:tab/>
              <w:t xml:space="preserve">56</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34 Biểu đồ lớp Student Repository</w:t>
              <w:tab/>
              <w:t xml:space="preserve">56</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35 Biểu đồ tuần tự tìm sinh viên</w:t>
              <w:tab/>
              <w:t xml:space="preserve">56</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36 Biểu đồ tuần tự thêm học sinh</w:t>
              <w:tab/>
              <w:t xml:space="preserve">57</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37 Biểu đồ tuần tự Xóa học sinh</w:t>
              <w:tab/>
              <w:t xml:space="preserve">57</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6ei31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38 Biểu đồ Cơ sở dữ liệu</w:t>
              <w:tab/>
              <w:t xml:space="preserve">58</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0" w:before="0" w:line="360" w:lineRule="auto"/>
            <w:ind w:left="520" w:right="0" w:hanging="520"/>
            <w:jc w:val="left"/>
            <w:rPr>
              <w:rFonts w:ascii="Calibri" w:cs="Calibri" w:eastAsia="Calibri" w:hAnsi="Calibri"/>
              <w:b w:val="0"/>
              <w:i w:val="0"/>
              <w:smallCaps w:val="1"/>
              <w:strike w:val="0"/>
              <w:color w:val="000000"/>
              <w:sz w:val="22"/>
              <w:szCs w:val="22"/>
              <w:u w:val="none"/>
              <w:shd w:fill="auto" w:val="clear"/>
              <w:vertAlign w:val="baseline"/>
            </w:rPr>
          </w:pPr>
          <w:hyperlink w:anchor="_3bj1y3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Hình 39 Kiến trúc cơ bản của Web API</w:t>
              <w:tab/>
              <w:t xml:space="preserve">66</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pStyle w:val="Heading1"/>
        <w:rPr/>
      </w:pPr>
      <w:bookmarkStart w:colFirst="0" w:colLast="0" w:name="_1t3h5sf" w:id="7"/>
      <w:bookmarkEnd w:id="7"/>
      <w:r w:rsidDel="00000000" w:rsidR="00000000" w:rsidRPr="00000000">
        <w:br w:type="page"/>
      </w:r>
      <w:r w:rsidDel="00000000" w:rsidR="00000000" w:rsidRPr="00000000">
        <w:rPr>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 Bảng mô tả quyền hạn của Quản lý trong các use-case</w:t>
              <w:tab/>
              <w:t xml:space="preserve">8</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2 Bảng mô tả quyền hạn của Giảng viên trong các use-case</w:t>
              <w:tab/>
              <w:t xml:space="preserve">8</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3 Bảng mô tả quyền hạn của Sinh viên trong các use-case</w:t>
              <w:tab/>
              <w:t xml:space="preserve">8</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4 Đặc tả use case thêm sinh viên</w:t>
              <w:tab/>
              <w:t xml:space="preserve">15</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5 Mô tả dữ liệu đầu vào Thêm sinh viên</w:t>
              <w:tab/>
              <w:t xml:space="preserve">16</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6 Đặc tả use case Tìm sinh viên</w:t>
              <w:tab/>
              <w:t xml:space="preserve">19</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7 Mô tả dữ liệu đầu vào Tìm sinh viên</w:t>
              <w:tab/>
              <w:t xml:space="preserve">20</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8 Đặc tả use case Sửa thông tin sinh viên</w:t>
              <w:tab/>
              <w:t xml:space="preserve">22</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9 Mô tả dữ liệu đầu vào Sửa thông tin sinh viên</w:t>
              <w:tab/>
              <w:t xml:space="preserve">23</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10 Đặc tả use case Tim học phần</w:t>
              <w:tab/>
              <w:t xml:space="preserve">25</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11 Mô tả dữ liệu Tim học phần</w:t>
              <w:tab/>
              <w:t xml:space="preserve">26</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12 Đặc tả use case đăng ký học phần</w:t>
              <w:tab/>
              <w:t xml:space="preserve">28</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13 Mô tả dữ liệu Đăng ký học phần</w:t>
              <w:tab/>
              <w:t xml:space="preserve">29</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14 Đặc tả use case đăng ký lớp học</w:t>
              <w:tab/>
              <w:t xml:space="preserve">32</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15 Mô tả dữ liệu Tìm lớp học</w:t>
              <w:tab/>
              <w:t xml:space="preserve">33</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16 Danh sách yêu cầu phi chức năng</w:t>
              <w:tab/>
              <w:t xml:space="preserve">35</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17 Mô tả Kiến trúc chương trình</w:t>
              <w:tab/>
              <w:t xml:space="preserve">49</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18 Mô tả CSDL bảng Student</w:t>
              <w:tab/>
              <w:t xml:space="preserve">58</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19 Mô tả CSDL bảng TheClass</w:t>
              <w:tab/>
              <w:t xml:space="preserve">59</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20 Mô tả CSDL bảng Account</w:t>
              <w:tab/>
              <w:t xml:space="preserve">59</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21 Thư viện và công cụ sử dụng</w:t>
              <w:tab/>
              <w:t xml:space="preserve">60</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10"/>
            </w:tabs>
            <w:spacing w:after="0" w:before="0" w:line="360" w:lineRule="auto"/>
            <w:ind w:left="520" w:right="0" w:hanging="520"/>
            <w:jc w:val="center"/>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Bảng 22 Thống kê kết quả đạt được</w:t>
              <w:tab/>
              <w:t xml:space="preserve">61</w:t>
            </w:r>
          </w:hyperlink>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E">
      <w:pPr>
        <w:pStyle w:val="Heading1"/>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rPr/>
      </w:pPr>
      <w:bookmarkStart w:colFirst="0" w:colLast="0" w:name="_4d34og8" w:id="8"/>
      <w:bookmarkEnd w:id="8"/>
      <w:r w:rsidDel="00000000" w:rsidR="00000000" w:rsidRPr="00000000">
        <w:br w:type="page"/>
      </w:r>
      <w:r w:rsidDel="00000000" w:rsidR="00000000" w:rsidRPr="00000000">
        <w:rPr>
          <w:rtl w:val="0"/>
        </w:rPr>
        <w:t xml:space="preserve">Danh mục các từ viết tắt</w:t>
      </w:r>
    </w:p>
    <w:tbl>
      <w:tblPr>
        <w:tblStyle w:val="Table3"/>
        <w:tblW w:w="83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20"/>
      </w:tblPr>
      <w:tblGrid>
        <w:gridCol w:w="2410"/>
        <w:gridCol w:w="5954"/>
        <w:tblGridChange w:id="0">
          <w:tblGrid>
            <w:gridCol w:w="2410"/>
            <w:gridCol w:w="5954"/>
          </w:tblGrid>
        </w:tblGridChange>
      </w:tblGrid>
      <w:tr>
        <w:tc>
          <w:tcPr>
            <w:vAlign w:val="center"/>
          </w:tcPr>
          <w:p w:rsidR="00000000" w:rsidDel="00000000" w:rsidP="00000000" w:rsidRDefault="00000000" w:rsidRPr="00000000" w14:paraId="000000D1">
            <w:pPr>
              <w:spacing w:line="240" w:lineRule="auto"/>
              <w:rPr/>
            </w:pPr>
            <w:r w:rsidDel="00000000" w:rsidR="00000000" w:rsidRPr="00000000">
              <w:rPr>
                <w:rtl w:val="0"/>
              </w:rPr>
              <w:t xml:space="preserve">API </w:t>
            </w:r>
          </w:p>
        </w:tc>
        <w:tc>
          <w:tcPr/>
          <w:p w:rsidR="00000000" w:rsidDel="00000000" w:rsidP="00000000" w:rsidRDefault="00000000" w:rsidRPr="00000000" w14:paraId="000000D2">
            <w:pPr>
              <w:spacing w:line="240" w:lineRule="auto"/>
              <w:rPr>
                <w:b w:val="0"/>
              </w:rPr>
            </w:pPr>
            <w:r w:rsidDel="00000000" w:rsidR="00000000" w:rsidRPr="00000000">
              <w:rPr>
                <w:b w:val="0"/>
                <w:rtl w:val="0"/>
              </w:rPr>
              <w:t xml:space="preserve">Application Programming Interface</w:t>
            </w:r>
          </w:p>
          <w:p w:rsidR="00000000" w:rsidDel="00000000" w:rsidP="00000000" w:rsidRDefault="00000000" w:rsidRPr="00000000" w14:paraId="000000D3">
            <w:pPr>
              <w:spacing w:line="240" w:lineRule="auto"/>
              <w:rPr>
                <w:b w:val="0"/>
              </w:rPr>
            </w:pPr>
            <w:r w:rsidDel="00000000" w:rsidR="00000000" w:rsidRPr="00000000">
              <w:rPr>
                <w:b w:val="0"/>
                <w:rtl w:val="0"/>
              </w:rPr>
              <w:t xml:space="preserve">Giao diện lập trình ứng dụng</w:t>
            </w:r>
          </w:p>
        </w:tc>
      </w:tr>
      <w:tr>
        <w:tc>
          <w:tcPr>
            <w:vAlign w:val="center"/>
          </w:tcPr>
          <w:p w:rsidR="00000000" w:rsidDel="00000000" w:rsidP="00000000" w:rsidRDefault="00000000" w:rsidRPr="00000000" w14:paraId="000000D4">
            <w:pPr>
              <w:spacing w:line="240" w:lineRule="auto"/>
              <w:rPr>
                <w:b w:val="1"/>
              </w:rPr>
            </w:pPr>
            <w:r w:rsidDel="00000000" w:rsidR="00000000" w:rsidRPr="00000000">
              <w:rPr>
                <w:b w:val="1"/>
                <w:rtl w:val="0"/>
              </w:rPr>
              <w:t xml:space="preserve">EUD </w:t>
            </w:r>
          </w:p>
        </w:tc>
        <w:tc>
          <w:tcPr/>
          <w:p w:rsidR="00000000" w:rsidDel="00000000" w:rsidP="00000000" w:rsidRDefault="00000000" w:rsidRPr="00000000" w14:paraId="000000D5">
            <w:pPr>
              <w:spacing w:line="240" w:lineRule="auto"/>
              <w:rPr/>
            </w:pPr>
            <w:r w:rsidDel="00000000" w:rsidR="00000000" w:rsidRPr="00000000">
              <w:rPr>
                <w:rtl w:val="0"/>
              </w:rPr>
              <w:t xml:space="preserve">End-User Development</w:t>
            </w:r>
          </w:p>
          <w:p w:rsidR="00000000" w:rsidDel="00000000" w:rsidP="00000000" w:rsidRDefault="00000000" w:rsidRPr="00000000" w14:paraId="000000D6">
            <w:pPr>
              <w:spacing w:line="240" w:lineRule="auto"/>
              <w:rPr/>
            </w:pPr>
            <w:r w:rsidDel="00000000" w:rsidR="00000000" w:rsidRPr="00000000">
              <w:rPr>
                <w:rtl w:val="0"/>
              </w:rPr>
              <w:t xml:space="preserve">Phát triển ứng dụng người dùng cuối</w:t>
            </w:r>
          </w:p>
        </w:tc>
      </w:tr>
      <w:tr>
        <w:tc>
          <w:tcPr>
            <w:vAlign w:val="center"/>
          </w:tcPr>
          <w:p w:rsidR="00000000" w:rsidDel="00000000" w:rsidP="00000000" w:rsidRDefault="00000000" w:rsidRPr="00000000" w14:paraId="000000D7">
            <w:pPr>
              <w:spacing w:line="240" w:lineRule="auto"/>
              <w:rPr>
                <w:b w:val="1"/>
              </w:rPr>
            </w:pPr>
            <w:r w:rsidDel="00000000" w:rsidR="00000000" w:rsidRPr="00000000">
              <w:rPr>
                <w:b w:val="1"/>
                <w:rtl w:val="0"/>
              </w:rPr>
              <w:t xml:space="preserve">GWT </w:t>
            </w:r>
          </w:p>
        </w:tc>
        <w:tc>
          <w:tcPr/>
          <w:p w:rsidR="00000000" w:rsidDel="00000000" w:rsidP="00000000" w:rsidRDefault="00000000" w:rsidRPr="00000000" w14:paraId="000000D8">
            <w:pPr>
              <w:spacing w:line="240" w:lineRule="auto"/>
              <w:rPr/>
            </w:pPr>
            <w:r w:rsidDel="00000000" w:rsidR="00000000" w:rsidRPr="00000000">
              <w:rPr>
                <w:rtl w:val="0"/>
              </w:rPr>
              <w:t xml:space="preserve">Google Web Toolkit</w:t>
            </w:r>
          </w:p>
          <w:p w:rsidR="00000000" w:rsidDel="00000000" w:rsidP="00000000" w:rsidRDefault="00000000" w:rsidRPr="00000000" w14:paraId="000000D9">
            <w:pPr>
              <w:spacing w:line="240" w:lineRule="auto"/>
              <w:rPr/>
            </w:pPr>
            <w:r w:rsidDel="00000000" w:rsidR="00000000" w:rsidRPr="00000000">
              <w:rPr>
                <w:rtl w:val="0"/>
              </w:rPr>
              <w:t xml:space="preserve">Công cụ lập trình Javascript bằng Java của Google</w:t>
            </w:r>
          </w:p>
        </w:tc>
      </w:tr>
      <w:tr>
        <w:tc>
          <w:tcPr>
            <w:vAlign w:val="center"/>
          </w:tcPr>
          <w:p w:rsidR="00000000" w:rsidDel="00000000" w:rsidP="00000000" w:rsidRDefault="00000000" w:rsidRPr="00000000" w14:paraId="000000DA">
            <w:pPr>
              <w:spacing w:line="240" w:lineRule="auto"/>
              <w:rPr>
                <w:b w:val="1"/>
              </w:rPr>
            </w:pPr>
            <w:r w:rsidDel="00000000" w:rsidR="00000000" w:rsidRPr="00000000">
              <w:rPr>
                <w:b w:val="1"/>
                <w:rtl w:val="0"/>
              </w:rPr>
              <w:t xml:space="preserve">HTML </w:t>
            </w:r>
          </w:p>
        </w:tc>
        <w:tc>
          <w:tcPr/>
          <w:p w:rsidR="00000000" w:rsidDel="00000000" w:rsidP="00000000" w:rsidRDefault="00000000" w:rsidRPr="00000000" w14:paraId="000000DB">
            <w:pPr>
              <w:spacing w:line="240" w:lineRule="auto"/>
              <w:rPr/>
            </w:pPr>
            <w:r w:rsidDel="00000000" w:rsidR="00000000" w:rsidRPr="00000000">
              <w:rPr>
                <w:rtl w:val="0"/>
              </w:rPr>
              <w:t xml:space="preserve">HyperText Markup Language</w:t>
            </w:r>
          </w:p>
          <w:p w:rsidR="00000000" w:rsidDel="00000000" w:rsidP="00000000" w:rsidRDefault="00000000" w:rsidRPr="00000000" w14:paraId="000000DC">
            <w:pPr>
              <w:spacing w:line="240" w:lineRule="auto"/>
              <w:rPr/>
            </w:pPr>
            <w:r w:rsidDel="00000000" w:rsidR="00000000" w:rsidRPr="00000000">
              <w:rPr>
                <w:rtl w:val="0"/>
              </w:rPr>
              <w:t xml:space="preserve">Ngôn ngữ đánh dấu siêu văn bản</w:t>
            </w:r>
          </w:p>
        </w:tc>
      </w:tr>
      <w:tr>
        <w:tc>
          <w:tcPr>
            <w:vAlign w:val="center"/>
          </w:tcPr>
          <w:p w:rsidR="00000000" w:rsidDel="00000000" w:rsidP="00000000" w:rsidRDefault="00000000" w:rsidRPr="00000000" w14:paraId="000000DD">
            <w:pPr>
              <w:spacing w:line="240" w:lineRule="auto"/>
              <w:rPr>
                <w:b w:val="1"/>
              </w:rPr>
            </w:pPr>
            <w:r w:rsidDel="00000000" w:rsidR="00000000" w:rsidRPr="00000000">
              <w:rPr>
                <w:b w:val="1"/>
                <w:rtl w:val="0"/>
              </w:rPr>
              <w:t xml:space="preserve">CNTT </w:t>
            </w:r>
          </w:p>
        </w:tc>
        <w:tc>
          <w:tcPr/>
          <w:p w:rsidR="00000000" w:rsidDel="00000000" w:rsidP="00000000" w:rsidRDefault="00000000" w:rsidRPr="00000000" w14:paraId="000000DE">
            <w:pPr>
              <w:spacing w:line="240" w:lineRule="auto"/>
              <w:rPr/>
            </w:pPr>
            <w:r w:rsidDel="00000000" w:rsidR="00000000" w:rsidRPr="00000000">
              <w:rPr>
                <w:rtl w:val="0"/>
              </w:rPr>
              <w:t xml:space="preserve">Công nghệ thông tin</w:t>
            </w:r>
          </w:p>
        </w:tc>
      </w:tr>
      <w:tr>
        <w:tc>
          <w:tcPr>
            <w:vAlign w:val="center"/>
          </w:tcPr>
          <w:p w:rsidR="00000000" w:rsidDel="00000000" w:rsidP="00000000" w:rsidRDefault="00000000" w:rsidRPr="00000000" w14:paraId="000000DF">
            <w:pPr>
              <w:spacing w:line="240" w:lineRule="auto"/>
              <w:rPr>
                <w:b w:val="1"/>
              </w:rPr>
            </w:pPr>
            <w:r w:rsidDel="00000000" w:rsidR="00000000" w:rsidRPr="00000000">
              <w:rPr>
                <w:b w:val="1"/>
                <w:rtl w:val="0"/>
              </w:rPr>
              <w:t xml:space="preserve">ĐATN</w:t>
            </w:r>
          </w:p>
        </w:tc>
        <w:tc>
          <w:tcPr/>
          <w:p w:rsidR="00000000" w:rsidDel="00000000" w:rsidP="00000000" w:rsidRDefault="00000000" w:rsidRPr="00000000" w14:paraId="000000E0">
            <w:pPr>
              <w:spacing w:line="240" w:lineRule="auto"/>
              <w:rPr/>
            </w:pPr>
            <w:r w:rsidDel="00000000" w:rsidR="00000000" w:rsidRPr="00000000">
              <w:rPr>
                <w:rtl w:val="0"/>
              </w:rPr>
              <w:t xml:space="preserve">Đồ án tốt nghiệp</w:t>
            </w:r>
          </w:p>
        </w:tc>
      </w:tr>
      <w:tr>
        <w:tc>
          <w:tcPr>
            <w:vAlign w:val="center"/>
          </w:tcPr>
          <w:p w:rsidR="00000000" w:rsidDel="00000000" w:rsidP="00000000" w:rsidRDefault="00000000" w:rsidRPr="00000000" w14:paraId="000000E1">
            <w:pPr>
              <w:spacing w:line="240" w:lineRule="auto"/>
              <w:rPr>
                <w:b w:val="1"/>
              </w:rPr>
            </w:pPr>
            <w:r w:rsidDel="00000000" w:rsidR="00000000" w:rsidRPr="00000000">
              <w:rPr>
                <w:b w:val="1"/>
                <w:rtl w:val="0"/>
              </w:rPr>
              <w:t xml:space="preserve">SV</w:t>
            </w:r>
          </w:p>
        </w:tc>
        <w:tc>
          <w:tcPr/>
          <w:p w:rsidR="00000000" w:rsidDel="00000000" w:rsidP="00000000" w:rsidRDefault="00000000" w:rsidRPr="00000000" w14:paraId="000000E2">
            <w:pPr>
              <w:spacing w:line="240" w:lineRule="auto"/>
              <w:rPr/>
            </w:pPr>
            <w:r w:rsidDel="00000000" w:rsidR="00000000" w:rsidRPr="00000000">
              <w:rPr>
                <w:rtl w:val="0"/>
              </w:rPr>
              <w:t xml:space="preserve">Sinh viên</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rPr/>
      </w:pPr>
      <w:bookmarkStart w:colFirst="0" w:colLast="0" w:name="_2s8eyo1" w:id="9"/>
      <w:bookmarkEnd w:id="9"/>
      <w:r w:rsidDel="00000000" w:rsidR="00000000" w:rsidRPr="00000000">
        <w:br w:type="page"/>
      </w:r>
      <w:r w:rsidDel="00000000" w:rsidR="00000000" w:rsidRPr="00000000">
        <w:rPr>
          <w:rtl w:val="0"/>
        </w:rPr>
        <w:t xml:space="preserve">Danh mục thuật ngữ</w:t>
      </w:r>
    </w:p>
    <w:tbl>
      <w:tblPr>
        <w:tblStyle w:val="Table4"/>
        <w:tblW w:w="836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20"/>
      </w:tblPr>
      <w:tblGrid>
        <w:gridCol w:w="2410"/>
        <w:gridCol w:w="5954"/>
        <w:tblGridChange w:id="0">
          <w:tblGrid>
            <w:gridCol w:w="2410"/>
            <w:gridCol w:w="5954"/>
          </w:tblGrid>
        </w:tblGridChange>
      </w:tblGrid>
      <w:tr>
        <w:tc>
          <w:tcPr>
            <w:vAlign w:val="center"/>
          </w:tcPr>
          <w:p w:rsidR="00000000" w:rsidDel="00000000" w:rsidP="00000000" w:rsidRDefault="00000000" w:rsidRPr="00000000" w14:paraId="000000E5">
            <w:pPr>
              <w:spacing w:line="240" w:lineRule="auto"/>
              <w:rPr/>
            </w:pPr>
            <w:r w:rsidDel="00000000" w:rsidR="00000000" w:rsidRPr="00000000">
              <w:rPr>
                <w:rtl w:val="0"/>
              </w:rPr>
              <w:t xml:space="preserve">Browser</w:t>
            </w:r>
          </w:p>
        </w:tc>
        <w:tc>
          <w:tcPr/>
          <w:p w:rsidR="00000000" w:rsidDel="00000000" w:rsidP="00000000" w:rsidRDefault="00000000" w:rsidRPr="00000000" w14:paraId="000000E6">
            <w:pPr>
              <w:spacing w:line="240" w:lineRule="auto"/>
              <w:rPr>
                <w:b w:val="0"/>
              </w:rPr>
            </w:pPr>
            <w:r w:rsidDel="00000000" w:rsidR="00000000" w:rsidRPr="00000000">
              <w:rPr>
                <w:b w:val="0"/>
                <w:rtl w:val="0"/>
              </w:rPr>
              <w:t xml:space="preserve">Trình duyệt</w:t>
            </w:r>
          </w:p>
        </w:tc>
      </w:tr>
      <w:tr>
        <w:tc>
          <w:tcPr>
            <w:vAlign w:val="center"/>
          </w:tcPr>
          <w:p w:rsidR="00000000" w:rsidDel="00000000" w:rsidP="00000000" w:rsidRDefault="00000000" w:rsidRPr="00000000" w14:paraId="000000E7">
            <w:pPr>
              <w:spacing w:line="240" w:lineRule="auto"/>
              <w:rPr>
                <w:b w:val="1"/>
              </w:rPr>
            </w:pPr>
            <w:r w:rsidDel="00000000" w:rsidR="00000000" w:rsidRPr="00000000">
              <w:rPr>
                <w:b w:val="1"/>
                <w:rtl w:val="0"/>
              </w:rPr>
              <w:t xml:space="preserve">Cache memory</w:t>
            </w:r>
          </w:p>
        </w:tc>
        <w:tc>
          <w:tcPr/>
          <w:p w:rsidR="00000000" w:rsidDel="00000000" w:rsidP="00000000" w:rsidRDefault="00000000" w:rsidRPr="00000000" w14:paraId="000000E8">
            <w:pPr>
              <w:spacing w:line="240" w:lineRule="auto"/>
              <w:rPr/>
            </w:pPr>
            <w:r w:rsidDel="00000000" w:rsidR="00000000" w:rsidRPr="00000000">
              <w:rPr>
                <w:rtl w:val="0"/>
              </w:rPr>
              <w:t xml:space="preserve">Bộ nhớ đệm</w:t>
            </w:r>
          </w:p>
        </w:tc>
      </w:tr>
      <w:tr>
        <w:tc>
          <w:tcPr>
            <w:vAlign w:val="center"/>
          </w:tcPr>
          <w:p w:rsidR="00000000" w:rsidDel="00000000" w:rsidP="00000000" w:rsidRDefault="00000000" w:rsidRPr="00000000" w14:paraId="000000E9">
            <w:pPr>
              <w:spacing w:line="240" w:lineRule="auto"/>
              <w:rPr>
                <w:b w:val="1"/>
              </w:rPr>
            </w:pPr>
            <w:r w:rsidDel="00000000" w:rsidR="00000000" w:rsidRPr="00000000">
              <w:rPr>
                <w:b w:val="1"/>
                <w:rtl w:val="0"/>
              </w:rPr>
              <w:t xml:space="preserve">E-commerce </w:t>
            </w:r>
          </w:p>
        </w:tc>
        <w:tc>
          <w:tcPr/>
          <w:p w:rsidR="00000000" w:rsidDel="00000000" w:rsidP="00000000" w:rsidRDefault="00000000" w:rsidRPr="00000000" w14:paraId="000000EA">
            <w:pPr>
              <w:spacing w:line="240" w:lineRule="auto"/>
              <w:rPr/>
            </w:pPr>
            <w:r w:rsidDel="00000000" w:rsidR="00000000" w:rsidRPr="00000000">
              <w:rPr>
                <w:rtl w:val="0"/>
              </w:rPr>
              <w:t xml:space="preserve">Thương mại điện tử</w:t>
            </w:r>
          </w:p>
        </w:tc>
      </w:tr>
      <w:tr>
        <w:tc>
          <w:tcPr>
            <w:vAlign w:val="center"/>
          </w:tcPr>
          <w:p w:rsidR="00000000" w:rsidDel="00000000" w:rsidP="00000000" w:rsidRDefault="00000000" w:rsidRPr="00000000" w14:paraId="000000EB">
            <w:pPr>
              <w:spacing w:line="240" w:lineRule="auto"/>
              <w:rPr>
                <w:b w:val="1"/>
              </w:rPr>
            </w:pPr>
            <w:r w:rsidDel="00000000" w:rsidR="00000000" w:rsidRPr="00000000">
              <w:rPr>
                <w:b w:val="1"/>
                <w:rtl w:val="0"/>
              </w:rPr>
              <w:t xml:space="preserve">Bloatware</w:t>
            </w:r>
          </w:p>
        </w:tc>
        <w:tc>
          <w:tcPr/>
          <w:p w:rsidR="00000000" w:rsidDel="00000000" w:rsidP="00000000" w:rsidRDefault="00000000" w:rsidRPr="00000000" w14:paraId="000000EC">
            <w:pPr>
              <w:spacing w:line="240" w:lineRule="auto"/>
              <w:rPr/>
            </w:pPr>
            <w:r w:rsidDel="00000000" w:rsidR="00000000" w:rsidRPr="00000000">
              <w:rPr>
                <w:rtl w:val="0"/>
              </w:rPr>
              <w:t xml:space="preserve">Ứng dụng nhà sản xuất tích hợp vào thiết bị </w:t>
            </w:r>
          </w:p>
        </w:tc>
      </w:tr>
      <w:tr>
        <w:tc>
          <w:tcPr>
            <w:vAlign w:val="center"/>
          </w:tcPr>
          <w:p w:rsidR="00000000" w:rsidDel="00000000" w:rsidP="00000000" w:rsidRDefault="00000000" w:rsidRPr="00000000" w14:paraId="000000ED">
            <w:pPr>
              <w:spacing w:line="240" w:lineRule="auto"/>
              <w:rPr>
                <w:b w:val="1"/>
              </w:rPr>
            </w:pPr>
            <w:r w:rsidDel="00000000" w:rsidR="00000000" w:rsidRPr="00000000">
              <w:rPr>
                <w:b w:val="1"/>
                <w:rtl w:val="0"/>
              </w:rPr>
              <w:t xml:space="preserve">Interpreter</w:t>
            </w:r>
          </w:p>
        </w:tc>
        <w:tc>
          <w:tcPr/>
          <w:p w:rsidR="00000000" w:rsidDel="00000000" w:rsidP="00000000" w:rsidRDefault="00000000" w:rsidRPr="00000000" w14:paraId="000000EE">
            <w:pPr>
              <w:spacing w:line="240" w:lineRule="auto"/>
              <w:rPr/>
            </w:pPr>
            <w:r w:rsidDel="00000000" w:rsidR="00000000" w:rsidRPr="00000000">
              <w:rPr>
                <w:rtl w:val="0"/>
              </w:rPr>
              <w:t xml:space="preserve">Trình thông dịch</w:t>
            </w:r>
          </w:p>
        </w:tc>
      </w:tr>
      <w:tr>
        <w:tc>
          <w:tcPr>
            <w:vAlign w:val="center"/>
          </w:tcPr>
          <w:p w:rsidR="00000000" w:rsidDel="00000000" w:rsidP="00000000" w:rsidRDefault="00000000" w:rsidRPr="00000000" w14:paraId="000000EF">
            <w:pPr>
              <w:spacing w:line="240" w:lineRule="auto"/>
              <w:rPr>
                <w:b w:val="1"/>
              </w:rPr>
            </w:pPr>
            <w:r w:rsidDel="00000000" w:rsidR="00000000" w:rsidRPr="00000000">
              <w:rPr>
                <w:b w:val="1"/>
                <w:rtl w:val="0"/>
              </w:rPr>
              <w:t xml:space="preserve">Compiler</w:t>
            </w:r>
          </w:p>
        </w:tc>
        <w:tc>
          <w:tcPr/>
          <w:p w:rsidR="00000000" w:rsidDel="00000000" w:rsidP="00000000" w:rsidRDefault="00000000" w:rsidRPr="00000000" w14:paraId="000000F0">
            <w:pPr>
              <w:spacing w:line="240" w:lineRule="auto"/>
              <w:rPr/>
            </w:pPr>
            <w:r w:rsidDel="00000000" w:rsidR="00000000" w:rsidRPr="00000000">
              <w:rPr>
                <w:rtl w:val="0"/>
              </w:rPr>
              <w:t xml:space="preserve">Trình biên dịch</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bookmarkStart w:colFirst="0" w:colLast="0" w:name="_17dp8vu" w:id="10"/>
      <w:bookmarkEnd w:id="10"/>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40" w:w="11900"/>
          <w:pgMar w:bottom="1134" w:top="1134" w:left="1985" w:right="1134" w:header="851" w:footer="1247"/>
        </w:sect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numPr>
          <w:ilvl w:val="0"/>
          <w:numId w:val="10"/>
        </w:numPr>
        <w:ind w:left="0" w:firstLine="0"/>
        <w:rPr/>
      </w:pPr>
      <w:bookmarkStart w:colFirst="0" w:colLast="0" w:name="_3rdcrjn" w:id="11"/>
      <w:bookmarkEnd w:id="11"/>
      <w:r w:rsidDel="00000000" w:rsidR="00000000" w:rsidRPr="00000000">
        <w:br w:type="page"/>
      </w:r>
      <w:r w:rsidDel="00000000" w:rsidR="00000000" w:rsidRPr="00000000">
        <w:rPr>
          <w:rtl w:val="0"/>
        </w:rPr>
        <w:t xml:space="preserve">Giới thiệu đề tài</w:t>
      </w:r>
    </w:p>
    <w:p w:rsidR="00000000" w:rsidDel="00000000" w:rsidP="00000000" w:rsidRDefault="00000000" w:rsidRPr="00000000" w14:paraId="000000F5">
      <w:pPr>
        <w:pStyle w:val="Heading2"/>
        <w:numPr>
          <w:ilvl w:val="1"/>
          <w:numId w:val="10"/>
        </w:numPr>
        <w:ind w:left="0" w:firstLine="0"/>
        <w:rPr/>
      </w:pPr>
      <w:bookmarkStart w:colFirst="0" w:colLast="0" w:name="_26in1rg" w:id="12"/>
      <w:bookmarkEnd w:id="12"/>
      <w:r w:rsidDel="00000000" w:rsidR="00000000" w:rsidRPr="00000000">
        <w:rPr>
          <w:rtl w:val="0"/>
        </w:rPr>
        <w:t xml:space="preserve">Đặt vấn đề</w:t>
      </w:r>
    </w:p>
    <w:p w:rsidR="00000000" w:rsidDel="00000000" w:rsidP="00000000" w:rsidRDefault="00000000" w:rsidRPr="00000000" w14:paraId="000000F6">
      <w:pPr>
        <w:rPr/>
      </w:pPr>
      <w:r w:rsidDel="00000000" w:rsidR="00000000" w:rsidRPr="00000000">
        <w:rPr>
          <w:rtl w:val="0"/>
        </w:rPr>
        <w:t xml:space="preserve">Thưa thầy cô và các bạn sinh viên Bách Khoa thân mến, là một sinh viên năm cuối, </w:t>
      </w:r>
      <w:del w:author="BUI Mai Anh" w:id="8" w:date="2018-05-28T02:05:12Z">
        <w:r w:rsidDel="00000000" w:rsidR="00000000" w:rsidRPr="00000000">
          <w:rPr>
            <w:rtl w:val="0"/>
          </w:rPr>
          <w:delText xml:space="preserve">tôi</w:delText>
        </w:r>
      </w:del>
      <w:ins w:author="BUI Mai Anh" w:id="8" w:date="2018-05-28T02:05:12Z">
        <w:r w:rsidDel="00000000" w:rsidR="00000000" w:rsidRPr="00000000">
          <w:rPr>
            <w:rtl w:val="0"/>
          </w:rPr>
          <w:t xml:space="preserve">em</w:t>
        </w:r>
      </w:ins>
      <w:r w:rsidDel="00000000" w:rsidR="00000000" w:rsidRPr="00000000">
        <w:rPr>
          <w:rtl w:val="0"/>
        </w:rPr>
        <w:t xml:space="preserve"> đã trải qua rất nhiều lần đăng ký tín chỉ với những đêm thức trắng để canh cổng thông tin. Sinh viên chúng ta thì đông mà hệ thống nhà trường thì có hạn, dẫn đến quá tải và tắc nghẽn không thể truy cập. Chắc hẳn trong đời sinh viên của mình, bạn nào cũng gặp phải hoàn cảnh đó. Các thầy cô và cán bộ nhà trường cũng trăn trở rất nhiều vấn đề này. Làm thế nào để thiết kế một hệ thống thông tin cho sinh viên thật mượt mà, suôn sẻ. Đã có các giải pháp đưa ra như tách riêng module đăng ký tín chỉ thành một trang riêng, cũng đã giải quyết được phần nào nhưng vẫn bị quá tải. Điều này cũng diễn ra tương tự với hầu hết các trường Đại học tại Việt Nam. Nguyên nhân xuất phát từ việc hệ thống server còn có cấu hình hạn chế, các công nghệ phần mềm sử dụng cũng đã lạc hậu, nhiều hệ thống còn sử dụng các công nghệ đã cũ như mô hình 3 tầng, MVC, webform, … cùng với đó là ý thức chưa tốt của các bạn sinh viên, khi hệ thống bị chậm, lag thì lại mở thêm nhiều tab mới, refresh trang liên tục khiến số lượng request gửi lên server tăng càng nhiều hơn dẫn đến hệ thống càng trở nên quá tải và treo.</w:t>
      </w:r>
    </w:p>
    <w:p w:rsidR="00000000" w:rsidDel="00000000" w:rsidP="00000000" w:rsidRDefault="00000000" w:rsidRPr="00000000" w14:paraId="000000F7">
      <w:pPr>
        <w:rPr/>
      </w:pPr>
      <w:r w:rsidDel="00000000" w:rsidR="00000000" w:rsidRPr="00000000">
        <w:rPr>
          <w:rtl w:val="0"/>
        </w:rPr>
        <w:t xml:space="preserve">Thêm vào đó, sự bùng nổ của các thiết bị di động cũng như sự phát triển mạnh mẽ của ứng dụng desktop (như Appstore của Microsoft từ Windows 8) cũng đặt ra một vấn đề là phát triển các ứng dụng đa nền tảng, chạy trên nhiều thiết bị khác nhau để mang đến trải nghiệm và chất lượng phục vụ tốt nhất cho người dùng. </w:t>
      </w:r>
    </w:p>
    <w:p w:rsidR="00000000" w:rsidDel="00000000" w:rsidP="00000000" w:rsidRDefault="00000000" w:rsidRPr="00000000" w14:paraId="000000F8">
      <w:pPr>
        <w:rPr/>
      </w:pPr>
      <w:r w:rsidDel="00000000" w:rsidR="00000000" w:rsidRPr="00000000">
        <w:rPr>
          <w:rtl w:val="0"/>
        </w:rPr>
        <w:t xml:space="preserve">Trong quá trình thực tập tại MISA, </w:t>
      </w:r>
      <w:del w:author="BUI Mai Anh" w:id="9" w:date="2018-05-28T02:05:12Z">
        <w:r w:rsidDel="00000000" w:rsidR="00000000" w:rsidRPr="00000000">
          <w:rPr>
            <w:rtl w:val="0"/>
          </w:rPr>
          <w:delText xml:space="preserve">tôi</w:delText>
        </w:r>
      </w:del>
      <w:ins w:author="BUI Mai Anh" w:id="9" w:date="2018-05-28T02:05:12Z">
        <w:r w:rsidDel="00000000" w:rsidR="00000000" w:rsidRPr="00000000">
          <w:rPr>
            <w:rtl w:val="0"/>
          </w:rPr>
          <w:t xml:space="preserve">em</w:t>
        </w:r>
      </w:ins>
      <w:r w:rsidDel="00000000" w:rsidR="00000000" w:rsidRPr="00000000">
        <w:rPr>
          <w:rtl w:val="0"/>
        </w:rPr>
        <w:t xml:space="preserve"> được biết đến hệ thống QLTH – hệ thống quản lý giáo dục cho hàng ngàn trường học tại Việt Nam, phục vụ cho hàng trăm ngàn học sinh, phụ huynh, giáo viên, cán bộ quản lý mà vẫn hoạt động hoàn toàn mượt mà, trơn tru. Từ đó, </w:t>
      </w:r>
      <w:del w:author="BUI Mai Anh" w:id="10" w:date="2018-05-28T02:05:12Z">
        <w:r w:rsidDel="00000000" w:rsidR="00000000" w:rsidRPr="00000000">
          <w:rPr>
            <w:rtl w:val="0"/>
          </w:rPr>
          <w:delText xml:space="preserve">tôi</w:delText>
        </w:r>
      </w:del>
      <w:ins w:author="BUI Mai Anh" w:id="10" w:date="2018-05-28T02:05:12Z">
        <w:r w:rsidDel="00000000" w:rsidR="00000000" w:rsidRPr="00000000">
          <w:rPr>
            <w:rtl w:val="0"/>
          </w:rPr>
          <w:t xml:space="preserve">em</w:t>
        </w:r>
      </w:ins>
      <w:r w:rsidDel="00000000" w:rsidR="00000000" w:rsidRPr="00000000">
        <w:rPr>
          <w:rtl w:val="0"/>
        </w:rPr>
        <w:t xml:space="preserve"> quyết định học hỏi về công nghệ và ứng dụng vào hệ thống quản lý sinh viên, với mong muốn giải quyết phần nào vấn đề mà chính mình đã trải qua.</w:t>
      </w:r>
    </w:p>
    <w:p w:rsidR="00000000" w:rsidDel="00000000" w:rsidP="00000000" w:rsidRDefault="00000000" w:rsidRPr="00000000" w14:paraId="000000F9">
      <w:pPr>
        <w:rPr/>
      </w:pPr>
      <w:r w:rsidDel="00000000" w:rsidR="00000000" w:rsidRPr="00000000">
        <w:rPr>
          <w:rtl w:val="0"/>
        </w:rPr>
        <w:t xml:space="preserve">Việc sử dụng công nghệ Microsoft .NET WEB API sẽ giúp cho hệ thống có hiệu năng cao hơn, hệ thống có thể chia thành nhiều module nhỏ, linh hoạt và giảm tải tốt hơn. Ngoài ra công nghệ này còn khiến cho việc truy cập từ điện thoại và desktop cũng tương tự như việc truy cập bằng website, giúp tạo nên các hệ thống đa nền tảng một cách dễ dàng hơn, chúng ta chỉ cần tạo 1 back-end cho tất cả các thiết bị và thiết kế front-end cho mỗi kiểu thiết bị khác nhau. Ứng dụng vào hệ thống quản lý sinh viên, nó sẽ khiến cho việc xử lý truy cập của hàng chục nghìn sinh viên 1 lúc dễ dàng hơn cũng như thiết kế một hệ thống quản lý sinh viên đa nền tảng, linh hoạt hơn. </w:t>
      </w:r>
    </w:p>
    <w:p w:rsidR="00000000" w:rsidDel="00000000" w:rsidP="00000000" w:rsidRDefault="00000000" w:rsidRPr="00000000" w14:paraId="000000FA">
      <w:pPr>
        <w:pStyle w:val="Heading2"/>
        <w:numPr>
          <w:ilvl w:val="1"/>
          <w:numId w:val="10"/>
        </w:numPr>
        <w:ind w:left="0" w:firstLine="0"/>
        <w:rPr/>
      </w:pPr>
      <w:bookmarkStart w:colFirst="0" w:colLast="0" w:name="_lnxbz9" w:id="13"/>
      <w:bookmarkEnd w:id="13"/>
      <w:r w:rsidDel="00000000" w:rsidR="00000000" w:rsidRPr="00000000">
        <w:rPr>
          <w:rtl w:val="0"/>
        </w:rPr>
        <w:t xml:space="preserve">Mục tiêu và phạm vi đề tài</w:t>
      </w:r>
    </w:p>
    <w:p w:rsidR="00000000" w:rsidDel="00000000" w:rsidP="00000000" w:rsidRDefault="00000000" w:rsidRPr="00000000" w14:paraId="000000FB">
      <w:pPr>
        <w:rPr/>
      </w:pPr>
      <w:r w:rsidDel="00000000" w:rsidR="00000000" w:rsidRPr="00000000">
        <w:rPr>
          <w:rtl w:val="0"/>
        </w:rPr>
        <w:t xml:space="preserve">Hiện nay tất cả các trường đều có hệ thống quản lý và thông tin sinh viên trên internet, tuy nhiên, như </w:t>
      </w:r>
      <w:del w:author="BUI Mai Anh" w:id="11" w:date="2018-05-28T02:05:12Z">
        <w:r w:rsidDel="00000000" w:rsidR="00000000" w:rsidRPr="00000000">
          <w:rPr>
            <w:rtl w:val="0"/>
          </w:rPr>
          <w:delText xml:space="preserve">tôi</w:delText>
        </w:r>
      </w:del>
      <w:ins w:author="BUI Mai Anh" w:id="11" w:date="2018-05-28T02:05:12Z">
        <w:r w:rsidDel="00000000" w:rsidR="00000000" w:rsidRPr="00000000">
          <w:rPr>
            <w:rtl w:val="0"/>
          </w:rPr>
          <w:t xml:space="preserve">em</w:t>
        </w:r>
      </w:ins>
      <w:r w:rsidDel="00000000" w:rsidR="00000000" w:rsidRPr="00000000">
        <w:rPr>
          <w:rtl w:val="0"/>
        </w:rPr>
        <w:t xml:space="preserve"> đã trình bày ở trên, hầu hết các hệ thống đều đã cũ và thường xuyên bị quá tải khi đến đợt đăng ký tín chỉ, xem điểm. Một trong số đó là trang sis.hust.edu.vn của sinh viên Bách Khoa chúng ta. Các bạn sinh viên than phiền rất nhiều về hệ thống. Cứ mỗi mùa đăng ký tín chỉ đến là chuyện về SIS lại ngập tràn trên mạng. Nhiều bạn đành “sống chung với lũ”, lạc quan biến những khó khan đó thành chuyện cười như “sinh viên dãn dây chằng ngón tay vì bấm F5 nhiều quá, sinh viên bị người yêu bỏ vì 1 tuần liền ôm máy tính không ôm người yêu, sinh viên cơ khí thất học về quê dựng chuồng nuôi bò vì không đăng ký được tín chỉ”. Các thầy cô và cán bộ quản lý hết sức trăn trở, có nhiều giải pháp đề ra để giải quyết vấn đề này, nhằm phục vụ tốt hơn quá trình học tập của các bạn sinh viên.</w:t>
      </w:r>
    </w:p>
    <w:p w:rsidR="00000000" w:rsidDel="00000000" w:rsidP="00000000" w:rsidRDefault="00000000" w:rsidRPr="00000000" w14:paraId="000000FC">
      <w:pPr>
        <w:rPr/>
      </w:pPr>
      <w:r w:rsidDel="00000000" w:rsidR="00000000" w:rsidRPr="00000000">
        <w:rPr>
          <w:rtl w:val="0"/>
        </w:rPr>
        <w:t xml:space="preserve">Khi phát triển Hệ thống Quản lý trường học (QLTH), Công ty MISA cũng gặp phải vấn đề tương tự, khi phải xây dựng một hệ thống phục vụ cho hang chục ngàn trường học, hang tram ngàn học sinh, giáo viên, phụ huynh và cán bộ quản lý đồng thời sử dụng. Để giải quyết vấn đề này, công ty đã áp dụng nhiều công nghệ, giải pháp để đảm bảo chất lượng cũng như hiệu năng trong hệ thống của mình hoạt động trơn tru, mượt mà, an toàn. </w:t>
      </w:r>
    </w:p>
    <w:p w:rsidR="00000000" w:rsidDel="00000000" w:rsidP="00000000" w:rsidRDefault="00000000" w:rsidRPr="00000000" w14:paraId="000000FD">
      <w:pPr>
        <w:rPr/>
      </w:pPr>
      <w:r w:rsidDel="00000000" w:rsidR="00000000" w:rsidRPr="00000000">
        <w:rPr>
          <w:rtl w:val="0"/>
        </w:rPr>
        <w:t xml:space="preserve">Trong quá trình thực tập tại MISA, rất may mắn cho </w:t>
      </w:r>
      <w:del w:author="BUI Mai Anh" w:id="12" w:date="2018-05-28T02:05:12Z">
        <w:r w:rsidDel="00000000" w:rsidR="00000000" w:rsidRPr="00000000">
          <w:rPr>
            <w:rtl w:val="0"/>
          </w:rPr>
          <w:delText xml:space="preserve">tôi</w:delText>
        </w:r>
      </w:del>
      <w:ins w:author="BUI Mai Anh" w:id="12" w:date="2018-05-28T02:05:12Z">
        <w:r w:rsidDel="00000000" w:rsidR="00000000" w:rsidRPr="00000000">
          <w:rPr>
            <w:rtl w:val="0"/>
          </w:rPr>
          <w:t xml:space="preserve">em</w:t>
        </w:r>
      </w:ins>
      <w:r w:rsidDel="00000000" w:rsidR="00000000" w:rsidRPr="00000000">
        <w:rPr>
          <w:rtl w:val="0"/>
        </w:rPr>
        <w:t xml:space="preserve"> được tiếp cận với các công nghệ của công ty. Một trong số đó là Microsoft .NET Web API – công nghệ mới nhất của Microsoft cho việc thiết kế hệ thống HTTP Service. Từ đó, </w:t>
      </w:r>
      <w:del w:author="BUI Mai Anh" w:id="13" w:date="2018-05-28T02:05:12Z">
        <w:r w:rsidDel="00000000" w:rsidR="00000000" w:rsidRPr="00000000">
          <w:rPr>
            <w:rtl w:val="0"/>
          </w:rPr>
          <w:delText xml:space="preserve">tôi</w:delText>
        </w:r>
      </w:del>
      <w:ins w:author="BUI Mai Anh" w:id="13" w:date="2018-05-28T02:05:12Z">
        <w:r w:rsidDel="00000000" w:rsidR="00000000" w:rsidRPr="00000000">
          <w:rPr>
            <w:rtl w:val="0"/>
          </w:rPr>
          <w:t xml:space="preserve">em</w:t>
        </w:r>
      </w:ins>
      <w:r w:rsidDel="00000000" w:rsidR="00000000" w:rsidRPr="00000000">
        <w:rPr>
          <w:rtl w:val="0"/>
        </w:rPr>
        <w:t xml:space="preserve"> nảy ra ý tưởng “Tại sao không mang công nghệ này thử giải quyết vấn đề mà chính những sinh viên như mình gặp phải xem sao”.</w:t>
      </w:r>
    </w:p>
    <w:p w:rsidR="00000000" w:rsidDel="00000000" w:rsidP="00000000" w:rsidRDefault="00000000" w:rsidRPr="00000000" w14:paraId="000000FE">
      <w:pPr>
        <w:rPr/>
      </w:pPr>
      <w:r w:rsidDel="00000000" w:rsidR="00000000" w:rsidRPr="00000000">
        <w:rPr>
          <w:rtl w:val="0"/>
        </w:rPr>
        <w:t xml:space="preserve">Việc sử dụng kiến trúc và công nghệ mà MISA đã áp dụng, tận dụng kinh nghiệm từ những người đi trước sẽ giúp tạo nên một hệ thống có hiệu năng tốt hơn, linh hoạt hơn. </w:t>
      </w:r>
    </w:p>
    <w:p w:rsidR="00000000" w:rsidDel="00000000" w:rsidP="00000000" w:rsidRDefault="00000000" w:rsidRPr="00000000" w14:paraId="000000FF">
      <w:pPr>
        <w:rPr/>
      </w:pPr>
      <w:r w:rsidDel="00000000" w:rsidR="00000000" w:rsidRPr="00000000">
        <w:rPr>
          <w:rtl w:val="0"/>
        </w:rPr>
        <w:t xml:space="preserve">Tuy nhiên, với khả năng và thời gian của mình, </w:t>
      </w:r>
      <w:del w:author="BUI Mai Anh" w:id="14" w:date="2018-05-28T02:05:12Z">
        <w:r w:rsidDel="00000000" w:rsidR="00000000" w:rsidRPr="00000000">
          <w:rPr>
            <w:rtl w:val="0"/>
          </w:rPr>
          <w:delText xml:space="preserve">tôi</w:delText>
        </w:r>
      </w:del>
      <w:ins w:author="BUI Mai Anh" w:id="14" w:date="2018-05-28T02:05:12Z">
        <w:r w:rsidDel="00000000" w:rsidR="00000000" w:rsidRPr="00000000">
          <w:rPr>
            <w:rtl w:val="0"/>
          </w:rPr>
          <w:t xml:space="preserve">em</w:t>
        </w:r>
      </w:ins>
      <w:r w:rsidDel="00000000" w:rsidR="00000000" w:rsidRPr="00000000">
        <w:rPr>
          <w:rtl w:val="0"/>
        </w:rPr>
        <w:t xml:space="preserve"> không thể thực hiện được một hệ thống hoàn chỉnh, vậy nên </w:t>
      </w:r>
      <w:del w:author="BUI Mai Anh" w:id="15" w:date="2018-05-28T02:05:12Z">
        <w:r w:rsidDel="00000000" w:rsidR="00000000" w:rsidRPr="00000000">
          <w:rPr>
            <w:rtl w:val="0"/>
          </w:rPr>
          <w:delText xml:space="preserve">tôi</w:delText>
        </w:r>
      </w:del>
      <w:ins w:author="BUI Mai Anh" w:id="15" w:date="2018-05-28T02:05:12Z">
        <w:r w:rsidDel="00000000" w:rsidR="00000000" w:rsidRPr="00000000">
          <w:rPr>
            <w:rtl w:val="0"/>
          </w:rPr>
          <w:t xml:space="preserve">em</w:t>
        </w:r>
      </w:ins>
      <w:r w:rsidDel="00000000" w:rsidR="00000000" w:rsidRPr="00000000">
        <w:rPr>
          <w:rtl w:val="0"/>
        </w:rPr>
        <w:t xml:space="preserve"> thực hiện một phần của hệ thống, chủ yếu là kiểm tra xem công nghệ nêu trên có đáp ứng được yêu cầu của bài toán quản lý sinh viên hay không</w:t>
      </w:r>
    </w:p>
    <w:p w:rsidR="00000000" w:rsidDel="00000000" w:rsidP="00000000" w:rsidRDefault="00000000" w:rsidRPr="00000000" w14:paraId="00000100">
      <w:pPr>
        <w:pStyle w:val="Heading2"/>
        <w:numPr>
          <w:ilvl w:val="1"/>
          <w:numId w:val="10"/>
        </w:numPr>
        <w:ind w:left="0" w:firstLine="0"/>
        <w:rPr/>
      </w:pPr>
      <w:bookmarkStart w:colFirst="0" w:colLast="0" w:name="_35nkun2" w:id="14"/>
      <w:bookmarkEnd w:id="14"/>
      <w:r w:rsidDel="00000000" w:rsidR="00000000" w:rsidRPr="00000000">
        <w:rPr>
          <w:rtl w:val="0"/>
        </w:rPr>
        <w:t xml:space="preserve">Định hướng giải pháp</w:t>
      </w:r>
    </w:p>
    <w:p w:rsidR="00000000" w:rsidDel="00000000" w:rsidP="00000000" w:rsidRDefault="00000000" w:rsidRPr="00000000" w14:paraId="00000101">
      <w:pPr>
        <w:rPr/>
      </w:pPr>
      <w:r w:rsidDel="00000000" w:rsidR="00000000" w:rsidRPr="00000000">
        <w:rPr>
          <w:rtl w:val="0"/>
        </w:rPr>
        <w:t xml:space="preserve">Bằng những tìm hiểu đã kể trên, </w:t>
      </w:r>
      <w:del w:author="BUI Mai Anh" w:id="16" w:date="2018-05-28T02:05:12Z">
        <w:r w:rsidDel="00000000" w:rsidR="00000000" w:rsidRPr="00000000">
          <w:rPr>
            <w:rtl w:val="0"/>
          </w:rPr>
          <w:delText xml:space="preserve">tôi</w:delText>
        </w:r>
      </w:del>
      <w:ins w:author="BUI Mai Anh" w:id="16" w:date="2018-05-28T02:05:12Z">
        <w:r w:rsidDel="00000000" w:rsidR="00000000" w:rsidRPr="00000000">
          <w:rPr>
            <w:rtl w:val="0"/>
          </w:rPr>
          <w:t xml:space="preserve">em</w:t>
        </w:r>
      </w:ins>
      <w:r w:rsidDel="00000000" w:rsidR="00000000" w:rsidRPr="00000000">
        <w:rPr>
          <w:rtl w:val="0"/>
        </w:rPr>
        <w:t xml:space="preserve"> quyết định xây dựng hệ thống quản lý sinh viên, về mặt nghiệp vụ vẫn tham khảo theo nghiệp vụ của Hệ thống Quản lý sinh viên trường Đại học Bách Khoa Hà Nội mà cụ thể là trang sis.hust.edu.vn, hệ thống vẫn chạy trên nền tảng web như hiện tại vì đây là nền tảng thân thuộc và dễ sử dụng cũng như đảm bảo thực hiện đầy đủ các chức năng nghiệp vụ. </w:t>
      </w:r>
    </w:p>
    <w:p w:rsidR="00000000" w:rsidDel="00000000" w:rsidP="00000000" w:rsidRDefault="00000000" w:rsidRPr="00000000" w14:paraId="00000102">
      <w:pPr>
        <w:rPr/>
      </w:pPr>
      <w:r w:rsidDel="00000000" w:rsidR="00000000" w:rsidRPr="00000000">
        <w:rPr>
          <w:rtl w:val="0"/>
        </w:rPr>
        <w:t xml:space="preserve">Về front-end, hệ thống vẫn sử dụng các công nghệ thông dụng và phổ biến hiện nay như html, css, javascript, ngoài ra sử dụng them các thư viện hỗ trợ khác như Jquery, Jquery UI để giúp việc hoàn thiện giao diện dễ dàng hơn và đơn giản hơn cho việc viết code.</w:t>
      </w:r>
    </w:p>
    <w:p w:rsidR="00000000" w:rsidDel="00000000" w:rsidP="00000000" w:rsidRDefault="00000000" w:rsidRPr="00000000" w14:paraId="00000103">
      <w:pPr>
        <w:rPr/>
      </w:pPr>
      <w:r w:rsidDel="00000000" w:rsidR="00000000" w:rsidRPr="00000000">
        <w:rPr>
          <w:rtl w:val="0"/>
        </w:rPr>
        <w:t xml:space="preserve">Hệ thống back-end được xây dựng trên nền tảng chính là framework .NET API của Microsoft, sử dụng kiến trúc REST (RESTful API) trong xây dựng API, Enity Framework cho việc đóng gói thực thể đối tượng, viết trên ngôn ngữ C#. </w:t>
      </w:r>
    </w:p>
    <w:p w:rsidR="00000000" w:rsidDel="00000000" w:rsidP="00000000" w:rsidRDefault="00000000" w:rsidRPr="00000000" w14:paraId="00000104">
      <w:pPr>
        <w:rPr/>
      </w:pPr>
      <w:r w:rsidDel="00000000" w:rsidR="00000000" w:rsidRPr="00000000">
        <w:rPr>
          <w:rtl w:val="0"/>
        </w:rPr>
        <w:t xml:space="preserve">Kết quả đạt được là 1 hệ thống quản lý học tập đơn giản gồm 3 module chính: quản lý thông tin sinh viên, quản lý môn học và quản lý lớp học. Bao gồm các chức năng xem, thêm, sửa, xóa, tìm kiếm cho mỗi module.</w:t>
      </w:r>
    </w:p>
    <w:p w:rsidR="00000000" w:rsidDel="00000000" w:rsidP="00000000" w:rsidRDefault="00000000" w:rsidRPr="00000000" w14:paraId="00000105">
      <w:pPr>
        <w:pStyle w:val="Heading2"/>
        <w:numPr>
          <w:ilvl w:val="1"/>
          <w:numId w:val="10"/>
        </w:numPr>
        <w:ind w:left="0" w:firstLine="0"/>
        <w:rPr/>
      </w:pPr>
      <w:bookmarkStart w:colFirst="0" w:colLast="0" w:name="_1ksv4uv" w:id="15"/>
      <w:bookmarkEnd w:id="15"/>
      <w:r w:rsidDel="00000000" w:rsidR="00000000" w:rsidRPr="00000000">
        <w:rPr>
          <w:rtl w:val="0"/>
        </w:rPr>
        <w:t xml:space="preserve">Bố cục đồ án</w:t>
      </w:r>
    </w:p>
    <w:p w:rsidR="00000000" w:rsidDel="00000000" w:rsidP="00000000" w:rsidRDefault="00000000" w:rsidRPr="00000000" w14:paraId="00000106">
      <w:pPr>
        <w:rPr/>
      </w:pPr>
      <w:r w:rsidDel="00000000" w:rsidR="00000000" w:rsidRPr="00000000">
        <w:rPr>
          <w:rtl w:val="0"/>
        </w:rPr>
        <w:t xml:space="preserve">Chương 1 của đồ án giới thiệu về đề tài. Tại sao </w:t>
      </w:r>
      <w:del w:author="BUI Mai Anh" w:id="17" w:date="2018-05-28T02:05:12Z">
        <w:r w:rsidDel="00000000" w:rsidR="00000000" w:rsidRPr="00000000">
          <w:rPr>
            <w:rtl w:val="0"/>
          </w:rPr>
          <w:delText xml:space="preserve">tôi</w:delText>
        </w:r>
      </w:del>
      <w:ins w:author="BUI Mai Anh" w:id="17" w:date="2018-05-28T02:05:12Z">
        <w:r w:rsidDel="00000000" w:rsidR="00000000" w:rsidRPr="00000000">
          <w:rPr>
            <w:rtl w:val="0"/>
          </w:rPr>
          <w:t xml:space="preserve">em</w:t>
        </w:r>
      </w:ins>
      <w:r w:rsidDel="00000000" w:rsidR="00000000" w:rsidRPr="00000000">
        <w:rPr>
          <w:rtl w:val="0"/>
        </w:rPr>
        <w:t xml:space="preserve"> lại chọn đề tài này, nguyên nhân, thực trạng ra sao và hướng giải pháp nào </w:t>
      </w:r>
      <w:del w:author="BUI Mai Anh" w:id="18" w:date="2018-05-28T02:05:12Z">
        <w:r w:rsidDel="00000000" w:rsidR="00000000" w:rsidRPr="00000000">
          <w:rPr>
            <w:rtl w:val="0"/>
          </w:rPr>
          <w:delText xml:space="preserve">tôi</w:delText>
        </w:r>
      </w:del>
      <w:ins w:author="BUI Mai Anh" w:id="18" w:date="2018-05-28T02:05:12Z">
        <w:r w:rsidDel="00000000" w:rsidR="00000000" w:rsidRPr="00000000">
          <w:rPr>
            <w:rtl w:val="0"/>
          </w:rPr>
          <w:t xml:space="preserve">em</w:t>
        </w:r>
      </w:ins>
      <w:r w:rsidDel="00000000" w:rsidR="00000000" w:rsidRPr="00000000">
        <w:rPr>
          <w:rtl w:val="0"/>
        </w:rPr>
        <w:t xml:space="preserve"> đưa ra để giải quyết các vấn đề đấy.</w:t>
      </w:r>
    </w:p>
    <w:p w:rsidR="00000000" w:rsidDel="00000000" w:rsidP="00000000" w:rsidRDefault="00000000" w:rsidRPr="00000000" w14:paraId="00000107">
      <w:pPr>
        <w:rPr/>
      </w:pPr>
      <w:r w:rsidDel="00000000" w:rsidR="00000000" w:rsidRPr="00000000">
        <w:rPr>
          <w:rtl w:val="0"/>
        </w:rPr>
        <w:t xml:space="preserve">Chương 2 là các khảo sát của </w:t>
      </w:r>
      <w:del w:author="BUI Mai Anh" w:id="19" w:date="2018-05-28T02:05:12Z">
        <w:r w:rsidDel="00000000" w:rsidR="00000000" w:rsidRPr="00000000">
          <w:rPr>
            <w:rtl w:val="0"/>
          </w:rPr>
          <w:delText xml:space="preserve">tôi</w:delText>
        </w:r>
      </w:del>
      <w:ins w:author="BUI Mai Anh" w:id="19" w:date="2018-05-28T02:05:12Z">
        <w:r w:rsidDel="00000000" w:rsidR="00000000" w:rsidRPr="00000000">
          <w:rPr>
            <w:rtl w:val="0"/>
          </w:rPr>
          <w:t xml:space="preserve">em</w:t>
        </w:r>
      </w:ins>
      <w:r w:rsidDel="00000000" w:rsidR="00000000" w:rsidRPr="00000000">
        <w:rPr>
          <w:rtl w:val="0"/>
        </w:rPr>
        <w:t xml:space="preserve"> về đề tài này, cùng với đó là phân tích các yêu cầu mà đề tài đặt ra như các use-case, quy trình nghiệp vụ, các luồng chính của sự kiện, các yêu cầu chức năng và phi chức năng.</w:t>
      </w:r>
    </w:p>
    <w:p w:rsidR="00000000" w:rsidDel="00000000" w:rsidP="00000000" w:rsidRDefault="00000000" w:rsidRPr="00000000" w14:paraId="00000108">
      <w:pPr>
        <w:rPr/>
      </w:pPr>
      <w:r w:rsidDel="00000000" w:rsidR="00000000" w:rsidRPr="00000000">
        <w:rPr>
          <w:rtl w:val="0"/>
        </w:rPr>
        <w:t xml:space="preserve">Chương 3 là các công nghệ </w:t>
      </w:r>
      <w:del w:author="BUI Mai Anh" w:id="20" w:date="2018-05-28T02:05:12Z">
        <w:r w:rsidDel="00000000" w:rsidR="00000000" w:rsidRPr="00000000">
          <w:rPr>
            <w:rtl w:val="0"/>
          </w:rPr>
          <w:delText xml:space="preserve">tôi</w:delText>
        </w:r>
      </w:del>
      <w:ins w:author="BUI Mai Anh" w:id="20" w:date="2018-05-28T02:05:12Z">
        <w:r w:rsidDel="00000000" w:rsidR="00000000" w:rsidRPr="00000000">
          <w:rPr>
            <w:rtl w:val="0"/>
          </w:rPr>
          <w:t xml:space="preserve">em</w:t>
        </w:r>
      </w:ins>
      <w:r w:rsidDel="00000000" w:rsidR="00000000" w:rsidRPr="00000000">
        <w:rPr>
          <w:rtl w:val="0"/>
        </w:rPr>
        <w:t xml:space="preserve"> sử dụng trong chương trình, bao gồm các công nghệ về front-end (tương tác với người dùng) và back-end (tương tác trong hệ thống).</w:t>
      </w:r>
    </w:p>
    <w:p w:rsidR="00000000" w:rsidDel="00000000" w:rsidP="00000000" w:rsidRDefault="00000000" w:rsidRPr="00000000" w14:paraId="00000109">
      <w:pPr>
        <w:rPr/>
      </w:pPr>
      <w:r w:rsidDel="00000000" w:rsidR="00000000" w:rsidRPr="00000000">
        <w:rPr>
          <w:rtl w:val="0"/>
        </w:rPr>
        <w:t xml:space="preserve">Chương 4 nói về thiết kế và triển khai chương trình. Trong chương này </w:t>
      </w:r>
      <w:del w:author="BUI Mai Anh" w:id="21" w:date="2018-05-28T02:05:12Z">
        <w:r w:rsidDel="00000000" w:rsidR="00000000" w:rsidRPr="00000000">
          <w:rPr>
            <w:rtl w:val="0"/>
          </w:rPr>
          <w:delText xml:space="preserve">tôi</w:delText>
        </w:r>
      </w:del>
      <w:ins w:author="BUI Mai Anh" w:id="21" w:date="2018-05-28T02:05:12Z">
        <w:r w:rsidDel="00000000" w:rsidR="00000000" w:rsidRPr="00000000">
          <w:rPr>
            <w:rtl w:val="0"/>
          </w:rPr>
          <w:t xml:space="preserve">em</w:t>
        </w:r>
      </w:ins>
      <w:r w:rsidDel="00000000" w:rsidR="00000000" w:rsidRPr="00000000">
        <w:rPr>
          <w:rtl w:val="0"/>
        </w:rPr>
        <w:t xml:space="preserve"> sẽ nói về kiến trúc của chương trình, trình bày cụ thể về các tầng của kiến trúc, cùng với đó là các thiết kế giao diện, CSDL, và việc triển khai chương trình.</w:t>
      </w:r>
    </w:p>
    <w:p w:rsidR="00000000" w:rsidDel="00000000" w:rsidP="00000000" w:rsidRDefault="00000000" w:rsidRPr="00000000" w14:paraId="0000010A">
      <w:pPr>
        <w:rPr/>
      </w:pPr>
      <w:r w:rsidDel="00000000" w:rsidR="00000000" w:rsidRPr="00000000">
        <w:rPr>
          <w:rtl w:val="0"/>
        </w:rPr>
        <w:t xml:space="preserve">Chương 5 là đóng góp và giải pháp, </w:t>
      </w:r>
      <w:del w:author="BUI Mai Anh" w:id="22" w:date="2018-05-28T02:05:12Z">
        <w:r w:rsidDel="00000000" w:rsidR="00000000" w:rsidRPr="00000000">
          <w:rPr>
            <w:rtl w:val="0"/>
          </w:rPr>
          <w:delText xml:space="preserve">tôi</w:delText>
        </w:r>
      </w:del>
      <w:ins w:author="BUI Mai Anh" w:id="22" w:date="2018-05-28T02:05:12Z">
        <w:r w:rsidDel="00000000" w:rsidR="00000000" w:rsidRPr="00000000">
          <w:rPr>
            <w:rtl w:val="0"/>
          </w:rPr>
          <w:t xml:space="preserve">em</w:t>
        </w:r>
      </w:ins>
      <w:r w:rsidDel="00000000" w:rsidR="00000000" w:rsidRPr="00000000">
        <w:rPr>
          <w:rtl w:val="0"/>
        </w:rPr>
        <w:t xml:space="preserve"> sẽ nêu cụ thể tác dụng của các công nghệ mà </w:t>
      </w:r>
      <w:del w:author="BUI Mai Anh" w:id="23" w:date="2018-05-28T02:05:12Z">
        <w:r w:rsidDel="00000000" w:rsidR="00000000" w:rsidRPr="00000000">
          <w:rPr>
            <w:rtl w:val="0"/>
          </w:rPr>
          <w:delText xml:space="preserve">tôi</w:delText>
        </w:r>
      </w:del>
      <w:ins w:author="BUI Mai Anh" w:id="23" w:date="2018-05-28T02:05:12Z">
        <w:r w:rsidDel="00000000" w:rsidR="00000000" w:rsidRPr="00000000">
          <w:rPr>
            <w:rtl w:val="0"/>
          </w:rPr>
          <w:t xml:space="preserve">em</w:t>
        </w:r>
      </w:ins>
      <w:r w:rsidDel="00000000" w:rsidR="00000000" w:rsidRPr="00000000">
        <w:rPr>
          <w:rtl w:val="0"/>
        </w:rPr>
        <w:t xml:space="preserve"> sử dụng được áp dụng cho vấn đề nào, giải quyết được những gì, những khó khăn </w:t>
      </w:r>
      <w:del w:author="BUI Mai Anh" w:id="24" w:date="2018-05-28T02:05:12Z">
        <w:r w:rsidDel="00000000" w:rsidR="00000000" w:rsidRPr="00000000">
          <w:rPr>
            <w:rtl w:val="0"/>
          </w:rPr>
          <w:delText xml:space="preserve">tôi</w:delText>
        </w:r>
      </w:del>
      <w:ins w:author="BUI Mai Anh" w:id="24" w:date="2018-05-28T02:05:12Z">
        <w:r w:rsidDel="00000000" w:rsidR="00000000" w:rsidRPr="00000000">
          <w:rPr>
            <w:rtl w:val="0"/>
          </w:rPr>
          <w:t xml:space="preserve">em</w:t>
        </w:r>
      </w:ins>
      <w:r w:rsidDel="00000000" w:rsidR="00000000" w:rsidRPr="00000000">
        <w:rPr>
          <w:rtl w:val="0"/>
        </w:rPr>
        <w:t xml:space="preserve"> gặp phải trong quá trính làm đồ án và cách khắc phục. </w:t>
      </w:r>
    </w:p>
    <w:p w:rsidR="00000000" w:rsidDel="00000000" w:rsidP="00000000" w:rsidRDefault="00000000" w:rsidRPr="00000000" w14:paraId="0000010B">
      <w:pPr>
        <w:rPr/>
      </w:pPr>
      <w:r w:rsidDel="00000000" w:rsidR="00000000" w:rsidRPr="00000000">
        <w:rPr>
          <w:rtl w:val="0"/>
        </w:rPr>
        <w:t xml:space="preserve">Chương 6 là đánh giá của </w:t>
      </w:r>
      <w:del w:author="BUI Mai Anh" w:id="25" w:date="2018-05-28T02:05:12Z">
        <w:r w:rsidDel="00000000" w:rsidR="00000000" w:rsidRPr="00000000">
          <w:rPr>
            <w:rtl w:val="0"/>
          </w:rPr>
          <w:delText xml:space="preserve">tôi</w:delText>
        </w:r>
      </w:del>
      <w:ins w:author="BUI Mai Anh" w:id="25" w:date="2018-05-28T02:05:12Z">
        <w:r w:rsidDel="00000000" w:rsidR="00000000" w:rsidRPr="00000000">
          <w:rPr>
            <w:rtl w:val="0"/>
          </w:rPr>
          <w:t xml:space="preserve">em</w:t>
        </w:r>
      </w:ins>
      <w:r w:rsidDel="00000000" w:rsidR="00000000" w:rsidRPr="00000000">
        <w:rPr>
          <w:rtl w:val="0"/>
        </w:rPr>
        <w:t xml:space="preserve"> về kết quả đạt được sau quá trình làm đồ án, ưu điểm và nhược điểm cũng như phương hướng phát triển trong tương lai.</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numPr>
          <w:ilvl w:val="0"/>
          <w:numId w:val="10"/>
        </w:numPr>
        <w:ind w:left="0" w:firstLine="0"/>
        <w:rPr/>
      </w:pPr>
      <w:bookmarkStart w:colFirst="0" w:colLast="0" w:name="_44sinio" w:id="16"/>
      <w:bookmarkEnd w:id="16"/>
      <w:r w:rsidDel="00000000" w:rsidR="00000000" w:rsidRPr="00000000">
        <w:br w:type="page"/>
      </w:r>
      <w:r w:rsidDel="00000000" w:rsidR="00000000" w:rsidRPr="00000000">
        <w:rPr>
          <w:rtl w:val="0"/>
        </w:rPr>
        <w:t xml:space="preserve">Khảo sát và phân tích yêu cầu</w:t>
      </w:r>
    </w:p>
    <w:p w:rsidR="00000000" w:rsidDel="00000000" w:rsidP="00000000" w:rsidRDefault="00000000" w:rsidRPr="00000000" w14:paraId="0000010E">
      <w:pPr>
        <w:pStyle w:val="Heading2"/>
        <w:numPr>
          <w:ilvl w:val="1"/>
          <w:numId w:val="10"/>
        </w:numPr>
        <w:ind w:left="0" w:firstLine="0"/>
        <w:rPr/>
      </w:pPr>
      <w:bookmarkStart w:colFirst="0" w:colLast="0" w:name="_2jxsxqh" w:id="17"/>
      <w:bookmarkEnd w:id="17"/>
      <w:r w:rsidDel="00000000" w:rsidR="00000000" w:rsidRPr="00000000">
        <w:rPr>
          <w:rtl w:val="0"/>
        </w:rPr>
        <w:t xml:space="preserve">Khảo sát hiện trạng</w:t>
      </w:r>
    </w:p>
    <w:p w:rsidR="00000000" w:rsidDel="00000000" w:rsidP="00000000" w:rsidRDefault="00000000" w:rsidRPr="00000000" w14:paraId="0000010F">
      <w:pPr>
        <w:keepNext w:val="1"/>
        <w:rPr/>
      </w:pPr>
      <w:r w:rsidDel="00000000" w:rsidR="00000000" w:rsidRPr="00000000">
        <w:rPr/>
        <w:drawing>
          <wp:inline distB="0" distT="0" distL="0" distR="0">
            <wp:extent cx="4572000" cy="2743200"/>
            <wp:effectExtent b="0" l="0" r="0" t="0"/>
            <wp:docPr id="33"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 Biểu đồ khảo sát thực trạng thái độ của sinh viên Bách Khoa với hệ thống thông tin sinh viên hiện tại (số người khảo sát: 44 người)</w:t>
      </w:r>
    </w:p>
    <w:p w:rsidR="00000000" w:rsidDel="00000000" w:rsidP="00000000" w:rsidRDefault="00000000" w:rsidRPr="00000000" w14:paraId="00000111">
      <w:pPr>
        <w:keepNext w:val="1"/>
        <w:rPr/>
      </w:pPr>
      <w:r w:rsidDel="00000000" w:rsidR="00000000" w:rsidRPr="00000000">
        <w:rPr/>
        <w:drawing>
          <wp:inline distB="0" distT="0" distL="0" distR="0">
            <wp:extent cx="4572000" cy="2743200"/>
            <wp:effectExtent b="0" l="0" r="0" t="0"/>
            <wp:docPr id="35"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 Biểu đồ khảo sát mức độ hài l</w:t>
      </w:r>
      <w:del w:author="BUI Mai Anh" w:id="26" w:date="2018-05-28T02:05: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w:delText>
        </w:r>
      </w:del>
      <w:ins w:author="BUI Mai Anh" w:id="26" w:date="2018-05-28T02:05: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ò</w:t>
        </w:r>
      </w:in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 của sinh viên về trang đăng ký tín chỉ (số người khảo sát: 44 người)</w:t>
      </w:r>
    </w:p>
    <w:p w:rsidR="00000000" w:rsidDel="00000000" w:rsidP="00000000" w:rsidRDefault="00000000" w:rsidRPr="00000000" w14:paraId="00000113">
      <w:pPr>
        <w:keepNext w:val="1"/>
        <w:rPr/>
      </w:pPr>
      <w:r w:rsidDel="00000000" w:rsidR="00000000" w:rsidRPr="00000000">
        <w:rPr/>
        <w:drawing>
          <wp:inline distB="0" distT="0" distL="0" distR="0">
            <wp:extent cx="4572000" cy="2743200"/>
            <wp:effectExtent b="0" l="0" r="0" t="0"/>
            <wp:docPr id="3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 Biểu đồ khảo sát ý kiến sinh viên về nâng cấp hệ thống (số người khảo sát: 44 người) </w:t>
      </w:r>
    </w:p>
    <w:p w:rsidR="00000000" w:rsidDel="00000000" w:rsidP="00000000" w:rsidRDefault="00000000" w:rsidRPr="00000000" w14:paraId="00000115">
      <w:pPr>
        <w:rPr>
          <w:ins w:author="BUI Mai Anh" w:id="29" w:date="2018-05-28T02:05:12Z"/>
        </w:rPr>
      </w:pPr>
      <w:del w:author="BUI Mai Anh" w:id="27" w:date="2018-05-28T02:05:12Z">
        <w:r w:rsidDel="00000000" w:rsidR="00000000" w:rsidRPr="00000000">
          <w:rPr>
            <w:rtl w:val="0"/>
          </w:rPr>
          <w:delText xml:space="preserve">Tôi</w:delText>
        </w:r>
      </w:del>
      <w:ins w:author="BUI Mai Anh" w:id="27" w:date="2018-05-28T02:05:12Z">
        <w:r w:rsidDel="00000000" w:rsidR="00000000" w:rsidRPr="00000000">
          <w:rPr>
            <w:rtl w:val="0"/>
          </w:rPr>
          <w:t xml:space="preserve">Em</w:t>
        </w:r>
      </w:ins>
      <w:r w:rsidDel="00000000" w:rsidR="00000000" w:rsidRPr="00000000">
        <w:rPr>
          <w:rtl w:val="0"/>
        </w:rPr>
        <w:t xml:space="preserve"> đã thực hiện khảo sát trên 44 bạn sinh viên, phần lớn trong số họ chưa hài lòng với hệ thống thông tin sinh viên hiện tại và mong muốn có một hệ thống tốt hơn cũng như c</w:t>
      </w:r>
      <w:ins w:author="BUI Mai Anh" w:id="28" w:date="2018-05-28T02:05:12Z">
        <w:r w:rsidDel="00000000" w:rsidR="00000000" w:rsidRPr="00000000">
          <w:rPr>
            <w:rtl w:val="0"/>
          </w:rPr>
          <w:t xml:space="preserve">ả</w:t>
        </w:r>
      </w:ins>
      <w:del w:author="BUI Mai Anh" w:id="28" w:date="2018-05-28T02:05:12Z">
        <w:r w:rsidDel="00000000" w:rsidR="00000000" w:rsidRPr="00000000">
          <w:rPr>
            <w:rtl w:val="0"/>
          </w:rPr>
          <w:delText xml:space="preserve">á</w:delText>
        </w:r>
      </w:del>
      <w:r w:rsidDel="00000000" w:rsidR="00000000" w:rsidRPr="00000000">
        <w:rPr>
          <w:rtl w:val="0"/>
        </w:rPr>
        <w:t xml:space="preserve">i thiện thêm ý thức của các bạn sinh viên khi sử dụng hệ thống như mở quá nhiều tab một lúc, refresh trang liên tục làm tăng khả năng tắc nghẽn server.</w:t>
      </w:r>
      <w:ins w:author="BUI Mai Anh" w:id="29" w:date="2018-05-28T02:05:12Z">
        <w:r w:rsidDel="00000000" w:rsidR="00000000" w:rsidRPr="00000000">
          <w:rPr>
            <w:rtl w:val="0"/>
          </w:rPr>
          <w:t xml:space="preserve"> </w:t>
        </w:r>
      </w:ins>
    </w:p>
    <w:p w:rsidR="00000000" w:rsidDel="00000000" w:rsidP="00000000" w:rsidRDefault="00000000" w:rsidRPr="00000000" w14:paraId="00000116">
      <w:pPr>
        <w:rPr>
          <w:del w:author="BUI Mai Anh" w:id="29" w:date="2018-05-28T02:05:12Z"/>
        </w:rPr>
      </w:pPr>
      <w:ins w:author="BUI Mai Anh" w:id="29" w:date="2018-05-28T02:05:12Z">
        <w:r w:rsidDel="00000000" w:rsidR="00000000" w:rsidRPr="00000000">
          <w:rPr>
            <w:rtl w:val="0"/>
          </w:rPr>
          <w:t xml:space="preserve">Trên cơ sở đó, em thấy việc phát triển một hệ thống mới cho việc quản lý học tập của sinh viên là cần thiết. Hệ thống cần cung cấp các chức năng cho việc đăng kí học tập, quản lý học tập cho cả giảng viên và sinh viên và giải quyết được một số vấn đề về hiệu năng.</w:t>
        </w:r>
      </w:ins>
      <w:del w:author="BUI Mai Anh" w:id="29" w:date="2018-05-28T02:05:12Z">
        <w:r w:rsidDel="00000000" w:rsidR="00000000" w:rsidRPr="00000000">
          <w:rPr>
            <w:rtl w:val="0"/>
          </w:rPr>
        </w:r>
      </w:del>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numPr>
          <w:ilvl w:val="1"/>
          <w:numId w:val="10"/>
        </w:numPr>
        <w:ind w:left="0" w:firstLine="0"/>
        <w:rPr>
          <w:ins w:author="BUI Mai Anh" w:id="30" w:date="2018-05-28T02:05:12Z"/>
        </w:rPr>
      </w:pPr>
      <w:r w:rsidDel="00000000" w:rsidR="00000000" w:rsidRPr="00000000">
        <w:rPr>
          <w:rtl w:val="0"/>
        </w:rPr>
        <w:t xml:space="preserve">Tổng quan chức năng</w:t>
      </w:r>
      <w:ins w:author="BUI Mai Anh" w:id="30" w:date="2018-05-28T02:05:12Z">
        <w:bookmarkStart w:colFirst="0" w:colLast="0" w:name="_4i7ojhp" w:id="21"/>
        <w:bookmarkEnd w:id="21"/>
        <w:r w:rsidDel="00000000" w:rsidR="00000000" w:rsidRPr="00000000">
          <w:rPr>
            <w:rtl w:val="0"/>
          </w:rPr>
        </w:r>
      </w:ins>
    </w:p>
    <w:p w:rsidR="00000000" w:rsidDel="00000000" w:rsidP="00000000" w:rsidRDefault="00000000" w:rsidRPr="00000000" w14:paraId="00000119">
      <w:pPr>
        <w:rPr>
          <w:ins w:author="BUI Mai Anh" w:id="30" w:date="2018-05-28T02:05:12Z"/>
          <w:rFonts w:ascii="Arial" w:cs="Arial" w:eastAsia="Arial" w:hAnsi="Arial"/>
          <w:b w:val="0"/>
          <w:i w:val="0"/>
          <w:smallCaps w:val="0"/>
          <w:strike w:val="0"/>
          <w:color w:val="000000"/>
          <w:sz w:val="22"/>
          <w:szCs w:val="22"/>
          <w:u w:val="none"/>
          <w:shd w:fill="auto" w:val="clear"/>
          <w:vertAlign w:val="baseline"/>
          <w:rPrChange w:author="BUI Mai Anh" w:id="31" w:date="2018-05-28T02:05:12Z">
            <w:rPr/>
          </w:rPrChange>
        </w:rPr>
        <w:pPrChange w:author="BUI Mai Anh" w:id="0" w:date="2018-05-28T02:05:12Z">
          <w:pPr>
            <w:pStyle w:val="Heading2"/>
            <w:numPr>
              <w:ilvl w:val="1"/>
              <w:numId w:val="10"/>
            </w:numPr>
            <w:ind w:left="0" w:firstLine="0"/>
          </w:pPr>
        </w:pPrChange>
      </w:pPr>
      <w:ins w:author="BUI Mai Anh" w:id="30" w:date="2018-05-28T02:05:12Z">
        <w:r w:rsidDel="00000000" w:rsidR="00000000" w:rsidRPr="00000000">
          <w:rPr>
            <w:rtl w:val="0"/>
          </w:rPr>
          <w:t xml:space="preserve">Trong phần này, em xin được phác hoạ các chức năng tổng quan của hệ thống quản lý học tập cho giảng viên và sinh viên thông qua việc xây dựng các biểu đồ trường hợp sử dụng (use-case diagrams).</w:t>
        </w:r>
      </w:ins>
    </w:p>
    <w:p w:rsidR="00000000" w:rsidDel="00000000" w:rsidP="00000000" w:rsidRDefault="00000000" w:rsidRPr="00000000" w14:paraId="0000011A">
      <w:pPr>
        <w:rPr>
          <w:ins w:author="BUI Mai Anh" w:id="30" w:date="2018-05-28T02:05:12Z"/>
          <w:rFonts w:ascii="Arial" w:cs="Arial" w:eastAsia="Arial" w:hAnsi="Arial"/>
          <w:b w:val="0"/>
          <w:i w:val="0"/>
          <w:smallCaps w:val="0"/>
          <w:strike w:val="0"/>
          <w:color w:val="000000"/>
          <w:sz w:val="22"/>
          <w:szCs w:val="22"/>
          <w:u w:val="none"/>
          <w:shd w:fill="auto" w:val="clear"/>
          <w:vertAlign w:val="baseline"/>
          <w:rPrChange w:author="BUI Mai Anh" w:id="32" w:date="2018-05-28T02:05:12Z">
            <w:rPr/>
          </w:rPrChange>
        </w:rPr>
        <w:pPrChange w:author="BUI Mai Anh" w:id="0" w:date="2018-05-28T02:05:12Z">
          <w:pPr>
            <w:pStyle w:val="Heading2"/>
            <w:numPr>
              <w:ilvl w:val="1"/>
              <w:numId w:val="10"/>
            </w:numPr>
            <w:ind w:left="0" w:firstLine="0"/>
          </w:pPr>
        </w:pPrChange>
      </w:pPr>
      <w:ins w:author="BUI Mai Anh" w:id="30" w:date="2018-05-28T02:05:12Z">
        <w:r w:rsidDel="00000000" w:rsidR="00000000" w:rsidRPr="00000000">
          <w:rPr>
            <w:rtl w:val="0"/>
          </w:rPr>
          <w:t xml:space="preserve">Hệ thống có 3 tác nhân chính là: </w:t>
        </w:r>
      </w:ins>
    </w:p>
    <w:p w:rsidR="00000000" w:rsidDel="00000000" w:rsidP="00000000" w:rsidRDefault="00000000" w:rsidRPr="00000000" w14:paraId="0000011B">
      <w:pPr>
        <w:keepNext w:val="0"/>
        <w:keepLines w:val="0"/>
        <w:widowControl w:val="1"/>
        <w:numPr>
          <w:ilvl w:val="0"/>
          <w:numId w:val="6"/>
        </w:numPr>
        <w:spacing w:after="0" w:before="240" w:line="360" w:lineRule="auto"/>
        <w:ind w:left="720" w:right="0" w:hanging="360"/>
        <w:jc w:val="both"/>
        <w:rPr>
          <w:ins w:author="BUI Mai Anh" w:id="30" w:date="2018-05-28T02:05:12Z"/>
          <w:b w:val="0"/>
          <w:i w:val="0"/>
          <w:smallCaps w:val="0"/>
          <w:strike w:val="0"/>
          <w:color w:val="000000"/>
          <w:sz w:val="26"/>
          <w:szCs w:val="26"/>
          <w:u w:val="none"/>
          <w:vertAlign w:val="baseline"/>
          <w:rPrChange w:author="BUI Mai Anh" w:id="33" w:date="2018-05-28T02:05:12Z">
            <w:rPr/>
          </w:rPrChange>
        </w:rPr>
        <w:pPrChange w:author="BUI Mai Anh" w:id="0" w:date="2018-05-28T02:05:12Z">
          <w:pPr>
            <w:pStyle w:val="Heading2"/>
            <w:numPr>
              <w:ilvl w:val="1"/>
              <w:numId w:val="10"/>
            </w:numPr>
            <w:ind w:left="0" w:firstLine="0"/>
          </w:pPr>
        </w:pPrChange>
      </w:pPr>
      <w:ins w:author="BUI Mai Anh" w:id="30" w:date="2018-05-28T02:05:12Z">
        <w:r w:rsidDel="00000000" w:rsidR="00000000" w:rsidRPr="00000000">
          <w:rPr>
            <w:rtl w:val="0"/>
          </w:rPr>
          <w:t xml:space="preserve">Quản lý</w:t>
        </w:r>
      </w:ins>
    </w:p>
    <w:p w:rsidR="00000000" w:rsidDel="00000000" w:rsidP="00000000" w:rsidRDefault="00000000" w:rsidRPr="00000000" w14:paraId="0000011C">
      <w:pPr>
        <w:keepNext w:val="0"/>
        <w:keepLines w:val="0"/>
        <w:widowControl w:val="1"/>
        <w:numPr>
          <w:ilvl w:val="0"/>
          <w:numId w:val="6"/>
        </w:numPr>
        <w:spacing w:after="0" w:before="0" w:line="360" w:lineRule="auto"/>
        <w:ind w:left="720" w:right="0" w:hanging="360"/>
        <w:jc w:val="both"/>
        <w:rPr>
          <w:ins w:author="BUI Mai Anh" w:id="30" w:date="2018-05-28T02:05:12Z"/>
          <w:b w:val="0"/>
          <w:i w:val="0"/>
          <w:smallCaps w:val="0"/>
          <w:strike w:val="0"/>
          <w:color w:val="000000"/>
          <w:sz w:val="26"/>
          <w:szCs w:val="26"/>
          <w:u w:val="none"/>
          <w:vertAlign w:val="baseline"/>
          <w:rPrChange w:author="BUI Mai Anh" w:id="34" w:date="2018-05-28T02:05:12Z">
            <w:rPr/>
          </w:rPrChange>
        </w:rPr>
        <w:pPrChange w:author="BUI Mai Anh" w:id="0" w:date="2018-05-28T02:05:12Z">
          <w:pPr>
            <w:pStyle w:val="Heading2"/>
            <w:numPr>
              <w:ilvl w:val="1"/>
              <w:numId w:val="10"/>
            </w:numPr>
            <w:ind w:left="0" w:firstLine="0"/>
          </w:pPr>
        </w:pPrChange>
      </w:pPr>
      <w:ins w:author="BUI Mai Anh" w:id="30" w:date="2018-05-28T02:05:12Z">
        <w:r w:rsidDel="00000000" w:rsidR="00000000" w:rsidRPr="00000000">
          <w:rPr>
            <w:rtl w:val="0"/>
          </w:rPr>
          <w:t xml:space="preserve">Giảng viên</w:t>
        </w:r>
      </w:ins>
    </w:p>
    <w:p w:rsidR="00000000" w:rsidDel="00000000" w:rsidP="00000000" w:rsidRDefault="00000000" w:rsidRPr="00000000" w14:paraId="0000011D">
      <w:pPr>
        <w:keepNext w:val="0"/>
        <w:keepLines w:val="0"/>
        <w:widowControl w:val="1"/>
        <w:numPr>
          <w:ilvl w:val="0"/>
          <w:numId w:val="6"/>
        </w:numPr>
        <w:spacing w:after="120" w:before="0" w:line="360" w:lineRule="auto"/>
        <w:ind w:left="720" w:right="0" w:hanging="360"/>
        <w:jc w:val="both"/>
        <w:rPr>
          <w:ins w:author="BUI Mai Anh" w:id="30" w:date="2018-05-28T02:05:12Z"/>
          <w:b w:val="0"/>
          <w:i w:val="0"/>
          <w:smallCaps w:val="0"/>
          <w:strike w:val="0"/>
          <w:color w:val="000000"/>
          <w:sz w:val="26"/>
          <w:szCs w:val="26"/>
          <w:u w:val="none"/>
          <w:vertAlign w:val="baseline"/>
          <w:rPrChange w:author="BUI Mai Anh" w:id="35" w:date="2018-05-28T02:05:12Z">
            <w:rPr/>
          </w:rPrChange>
        </w:rPr>
        <w:pPrChange w:author="BUI Mai Anh" w:id="0" w:date="2018-05-28T02:05:12Z">
          <w:pPr>
            <w:pStyle w:val="Heading2"/>
            <w:numPr>
              <w:ilvl w:val="1"/>
              <w:numId w:val="10"/>
            </w:numPr>
            <w:ind w:left="0" w:firstLine="0"/>
          </w:pPr>
        </w:pPrChange>
      </w:pPr>
      <w:ins w:author="BUI Mai Anh" w:id="30" w:date="2018-05-28T02:05:12Z">
        <w:r w:rsidDel="00000000" w:rsidR="00000000" w:rsidRPr="00000000">
          <w:rPr>
            <w:rtl w:val="0"/>
          </w:rPr>
          <w:t xml:space="preserve">Sinh viên</w:t>
        </w:r>
      </w:ins>
    </w:p>
    <w:p w:rsidR="00000000" w:rsidDel="00000000" w:rsidP="00000000" w:rsidRDefault="00000000" w:rsidRPr="00000000" w14:paraId="0000011E">
      <w:pPr>
        <w:rPr>
          <w:del w:author="BUI Mai Anh" w:id="30" w:date="2018-05-28T02:05:12Z"/>
          <w:rFonts w:ascii="Arial" w:cs="Arial" w:eastAsia="Arial" w:hAnsi="Arial"/>
          <w:b w:val="0"/>
          <w:i w:val="0"/>
          <w:smallCaps w:val="0"/>
          <w:strike w:val="0"/>
          <w:color w:val="000000"/>
          <w:sz w:val="22"/>
          <w:szCs w:val="22"/>
          <w:u w:val="none"/>
          <w:shd w:fill="auto" w:val="clear"/>
          <w:vertAlign w:val="baseline"/>
          <w:rPrChange w:author="BUI Mai Anh" w:id="36" w:date="2018-05-28T02:05:12Z">
            <w:rPr/>
          </w:rPrChange>
        </w:rPr>
        <w:pPrChange w:author="BUI Mai Anh" w:id="0" w:date="2018-05-28T02:05:12Z">
          <w:pPr>
            <w:pStyle w:val="Heading2"/>
            <w:numPr>
              <w:ilvl w:val="1"/>
              <w:numId w:val="10"/>
            </w:numPr>
            <w:ind w:left="0" w:firstLine="0"/>
          </w:pPr>
        </w:pPrChange>
      </w:pPr>
      <w:del w:author="BUI Mai Anh" w:id="30" w:date="2018-05-28T02:05:12Z">
        <w:r w:rsidDel="00000000" w:rsidR="00000000" w:rsidRPr="00000000">
          <w:rPr>
            <w:rtl w:val="0"/>
          </w:rPr>
        </w:r>
      </w:del>
    </w:p>
    <w:p w:rsidR="00000000" w:rsidDel="00000000" w:rsidP="00000000" w:rsidRDefault="00000000" w:rsidRPr="00000000" w14:paraId="0000011F">
      <w:pPr>
        <w:pStyle w:val="Heading3"/>
        <w:numPr>
          <w:ilvl w:val="2"/>
          <w:numId w:val="10"/>
        </w:numPr>
        <w:ind w:left="0" w:firstLine="0"/>
        <w:rPr/>
      </w:pPr>
      <w:bookmarkStart w:colFirst="0" w:colLast="0" w:name="_2xcytpi" w:id="22"/>
      <w:bookmarkEnd w:id="22"/>
      <w:r w:rsidDel="00000000" w:rsidR="00000000" w:rsidRPr="00000000">
        <w:rPr>
          <w:rtl w:val="0"/>
        </w:rPr>
        <w:t xml:space="preserve">Biểu đồ use case tổng quan</w:t>
      </w:r>
    </w:p>
    <w:p w:rsidR="00000000" w:rsidDel="00000000" w:rsidP="00000000" w:rsidRDefault="00000000" w:rsidRPr="00000000" w14:paraId="00000120">
      <w:pPr>
        <w:keepNext w:val="1"/>
        <w:rPr/>
      </w:pPr>
      <w:r w:rsidDel="00000000" w:rsidR="00000000" w:rsidRPr="00000000">
        <w:rPr/>
        <w:drawing>
          <wp:inline distB="0" distT="0" distL="0" distR="0">
            <wp:extent cx="5575935" cy="3982085"/>
            <wp:effectExtent b="0" l="0" r="0" t="0"/>
            <wp:docPr id="37"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575935" cy="398208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4 Biểu đồ use case tổng quan</w:t>
      </w:r>
    </w:p>
    <w:p w:rsidR="00000000" w:rsidDel="00000000" w:rsidP="00000000" w:rsidRDefault="00000000" w:rsidRPr="00000000" w14:paraId="00000122">
      <w:pPr>
        <w:rPr>
          <w:del w:author="BUI Mai Anh" w:id="38" w:date="2018-05-28T02:05:12Z"/>
        </w:rPr>
      </w:pPr>
      <w:del w:author="BUI Mai Anh" w:id="38" w:date="2018-05-28T02:05:12Z">
        <w:r w:rsidDel="00000000" w:rsidR="00000000" w:rsidRPr="00000000">
          <w:rPr>
            <w:rtl w:val="0"/>
          </w:rPr>
          <w:delText xml:space="preserve">Hệ thống gồm 3 tác nhân chính: quản lý, giảng viên và sinh viên.</w:delText>
        </w:r>
      </w:del>
    </w:p>
    <w:p w:rsidR="00000000" w:rsidDel="00000000" w:rsidP="00000000" w:rsidRDefault="00000000" w:rsidRPr="00000000" w14:paraId="00000123">
      <w:pPr>
        <w:rPr>
          <w:del w:author="BUI Mai Anh" w:id="39" w:date="2018-05-28T02:05:12Z"/>
        </w:rPr>
      </w:pPr>
      <w:del w:author="BUI Mai Anh" w:id="38" w:date="2018-05-28T02:05:12Z">
        <w:r w:rsidDel="00000000" w:rsidR="00000000" w:rsidRPr="00000000">
          <w:rPr>
            <w:rtl w:val="0"/>
          </w:rPr>
          <w:delText xml:space="preserve">Và</w:delText>
        </w:r>
      </w:del>
      <w:ins w:author="BUI Mai Anh" w:id="38" w:date="2018-05-28T02:05:12Z">
        <w:r w:rsidDel="00000000" w:rsidR="00000000" w:rsidRPr="00000000">
          <w:rPr>
            <w:rtl w:val="0"/>
          </w:rPr>
          <w:t xml:space="preserve">Hệ thống có</w:t>
        </w:r>
      </w:ins>
      <w:r w:rsidDel="00000000" w:rsidR="00000000" w:rsidRPr="00000000">
        <w:rPr>
          <w:rtl w:val="0"/>
        </w:rPr>
        <w:t xml:space="preserve"> 3 use-case chính: Quản lý học phần, Quản lý thông tin và Quản lý lớp học.</w:t>
      </w:r>
      <w:ins w:author="BUI Mai Anh" w:id="39" w:date="2018-05-28T02:05:12Z">
        <w:r w:rsidDel="00000000" w:rsidR="00000000" w:rsidRPr="00000000">
          <w:rPr>
            <w:rtl w:val="0"/>
          </w:rPr>
          <w:t xml:space="preserve"> </w:t>
        </w:r>
      </w:ins>
      <w:del w:author="BUI Mai Anh" w:id="39" w:date="2018-05-28T02:05:12Z">
        <w:r w:rsidDel="00000000" w:rsidR="00000000" w:rsidRPr="00000000">
          <w:rPr>
            <w:rtl w:val="0"/>
          </w:rPr>
        </w:r>
      </w:del>
    </w:p>
    <w:p w:rsidR="00000000" w:rsidDel="00000000" w:rsidP="00000000" w:rsidRDefault="00000000" w:rsidRPr="00000000" w14:paraId="00000124">
      <w:pPr>
        <w:rPr/>
      </w:pPr>
      <w:r w:rsidDel="00000000" w:rsidR="00000000" w:rsidRPr="00000000">
        <w:rPr>
          <w:rtl w:val="0"/>
        </w:rPr>
        <w:t xml:space="preserve">Ngoài ra còn các use-case phụ khác như đăng nhập, xem học phí …</w:t>
      </w:r>
    </w:p>
    <w:p w:rsidR="00000000" w:rsidDel="00000000" w:rsidP="00000000" w:rsidRDefault="00000000" w:rsidRPr="00000000" w14:paraId="00000125">
      <w:pPr>
        <w:rPr/>
      </w:pPr>
      <w:r w:rsidDel="00000000" w:rsidR="00000000" w:rsidRPr="00000000">
        <w:rPr>
          <w:rtl w:val="0"/>
        </w:rPr>
        <w:t xml:space="preserve">Vì là hệ thống nghiệp vụ nội bộ nên sẽ không có đăng ký tài khoản, toàn bộ việc quản lý tài khoản, phân </w:t>
      </w:r>
      <w:del w:author="BUI Mai Anh" w:id="40" w:date="2018-05-28T02:05:12Z">
        <w:r w:rsidDel="00000000" w:rsidR="00000000" w:rsidRPr="00000000">
          <w:rPr>
            <w:rtl w:val="0"/>
          </w:rPr>
          <w:delText xml:space="preserve">quyền,…</w:delText>
        </w:r>
      </w:del>
      <w:ins w:author="BUI Mai Anh" w:id="40" w:date="2018-05-28T02:05:12Z">
        <w:r w:rsidDel="00000000" w:rsidR="00000000" w:rsidRPr="00000000">
          <w:rPr>
            <w:rtl w:val="0"/>
          </w:rPr>
          <w:t xml:space="preserve">quyền…</w:t>
        </w:r>
      </w:ins>
      <w:r w:rsidDel="00000000" w:rsidR="00000000" w:rsidRPr="00000000">
        <w:rPr>
          <w:rtl w:val="0"/>
        </w:rPr>
        <w:t xml:space="preserve"> được thực hiện bởi người Quản lý thông qua use-case Quản lý người dùng.</w:t>
      </w:r>
    </w:p>
    <w:p w:rsidR="00000000" w:rsidDel="00000000" w:rsidP="00000000" w:rsidRDefault="00000000" w:rsidRPr="00000000" w14:paraId="00000126">
      <w:pPr>
        <w:rPr>
          <w:ins w:author="BUI Mai Anh" w:id="41" w:date="2018-05-28T02:05:12Z"/>
        </w:rPr>
      </w:pPr>
      <w:ins w:author="BUI Mai Anh" w:id="41" w:date="2018-05-28T02:05:12Z">
        <w:r w:rsidDel="00000000" w:rsidR="00000000" w:rsidRPr="00000000">
          <w:rPr>
            <w:rtl w:val="0"/>
          </w:rPr>
        </w:r>
      </w:ins>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 Bảng mô tả quyền hạn của Quản lý trong các use-case</w:t>
      </w:r>
    </w:p>
    <w:tbl>
      <w:tblPr>
        <w:tblStyle w:val="Table5"/>
        <w:tblW w:w="873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3507"/>
        <w:gridCol w:w="1337"/>
        <w:gridCol w:w="1360"/>
        <w:gridCol w:w="1313"/>
        <w:gridCol w:w="1219"/>
        <w:tblGridChange w:id="0">
          <w:tblGrid>
            <w:gridCol w:w="3507"/>
            <w:gridCol w:w="1337"/>
            <w:gridCol w:w="1360"/>
            <w:gridCol w:w="1313"/>
            <w:gridCol w:w="1219"/>
          </w:tblGrid>
        </w:tblGridChange>
      </w:tblGrid>
      <w:tr>
        <w:trPr>
          <w:trHeight w:val="1240" w:hRule="atLeast"/>
        </w:trPr>
        <w:tc>
          <w:tcPr>
            <w:tcBorders>
              <w:top w:color="000000" w:space="0" w:sz="0" w:val="nil"/>
              <w:left w:color="000000" w:space="0" w:sz="0" w:val="nil"/>
              <w:bottom w:color="000000" w:space="0" w:sz="4" w:val="single"/>
            </w:tcBorders>
          </w:tcPr>
          <w:p w:rsidR="00000000" w:rsidDel="00000000" w:rsidP="00000000" w:rsidRDefault="00000000" w:rsidRPr="00000000" w14:paraId="00000129">
            <w:pPr>
              <w:rPr/>
            </w:pPr>
            <w:r w:rsidDel="00000000" w:rsidR="00000000" w:rsidRPr="00000000">
              <w:rPr>
                <w:rtl w:val="0"/>
              </w:rPr>
            </w:r>
          </w:p>
        </w:tc>
        <w:tc>
          <w:tcPr/>
          <w:p w:rsidR="00000000" w:rsidDel="00000000" w:rsidP="00000000" w:rsidRDefault="00000000" w:rsidRPr="00000000" w14:paraId="0000012A">
            <w:pPr>
              <w:rPr/>
            </w:pPr>
            <w:r w:rsidDel="00000000" w:rsidR="00000000" w:rsidRPr="00000000">
              <w:rPr>
                <w:rtl w:val="0"/>
              </w:rPr>
              <w:t xml:space="preserve">Tìm kiếm</w:t>
            </w:r>
          </w:p>
        </w:tc>
        <w:tc>
          <w:tcPr/>
          <w:p w:rsidR="00000000" w:rsidDel="00000000" w:rsidP="00000000" w:rsidRDefault="00000000" w:rsidRPr="00000000" w14:paraId="0000012B">
            <w:pPr>
              <w:rPr/>
            </w:pPr>
            <w:r w:rsidDel="00000000" w:rsidR="00000000" w:rsidRPr="00000000">
              <w:rPr>
                <w:rtl w:val="0"/>
              </w:rPr>
              <w:t xml:space="preserve">Thêm</w:t>
            </w:r>
          </w:p>
        </w:tc>
        <w:tc>
          <w:tcPr/>
          <w:p w:rsidR="00000000" w:rsidDel="00000000" w:rsidP="00000000" w:rsidRDefault="00000000" w:rsidRPr="00000000" w14:paraId="0000012C">
            <w:pPr>
              <w:rPr/>
            </w:pPr>
            <w:r w:rsidDel="00000000" w:rsidR="00000000" w:rsidRPr="00000000">
              <w:rPr>
                <w:rtl w:val="0"/>
              </w:rPr>
              <w:t xml:space="preserve">Sửa</w:t>
            </w:r>
          </w:p>
        </w:tc>
        <w:tc>
          <w:tcPr/>
          <w:p w:rsidR="00000000" w:rsidDel="00000000" w:rsidP="00000000" w:rsidRDefault="00000000" w:rsidRPr="00000000" w14:paraId="0000012D">
            <w:pPr>
              <w:rPr/>
            </w:pPr>
            <w:r w:rsidDel="00000000" w:rsidR="00000000" w:rsidRPr="00000000">
              <w:rPr>
                <w:rtl w:val="0"/>
              </w:rPr>
              <w:t xml:space="preserve">Xóa</w:t>
            </w:r>
          </w:p>
        </w:tc>
      </w:tr>
      <w:tr>
        <w:trPr>
          <w:trHeight w:val="800" w:hRule="atLeast"/>
        </w:trPr>
        <w:tc>
          <w:tcPr>
            <w:tcBorders>
              <w:top w:color="000000" w:space="0" w:sz="4" w:val="single"/>
            </w:tcBorders>
          </w:tcPr>
          <w:p w:rsidR="00000000" w:rsidDel="00000000" w:rsidP="00000000" w:rsidRDefault="00000000" w:rsidRPr="00000000" w14:paraId="0000012E">
            <w:pPr>
              <w:rPr/>
            </w:pPr>
            <w:r w:rsidDel="00000000" w:rsidR="00000000" w:rsidRPr="00000000">
              <w:rPr>
                <w:rtl w:val="0"/>
              </w:rPr>
              <w:t xml:space="preserve">Module Quản lý học phần</w:t>
            </w:r>
          </w:p>
        </w:tc>
        <w:tc>
          <w:tcPr/>
          <w:p w:rsidR="00000000" w:rsidDel="00000000" w:rsidP="00000000" w:rsidRDefault="00000000" w:rsidRPr="00000000" w14:paraId="0000012F">
            <w:pPr>
              <w:jc w:val="center"/>
              <w:rPr/>
            </w:pPr>
            <w:r w:rsidDel="00000000" w:rsidR="00000000" w:rsidRPr="00000000">
              <w:rPr>
                <w:rtl w:val="0"/>
              </w:rPr>
              <w:t xml:space="preserve">x</w:t>
            </w:r>
          </w:p>
        </w:tc>
        <w:tc>
          <w:tcPr/>
          <w:p w:rsidR="00000000" w:rsidDel="00000000" w:rsidP="00000000" w:rsidRDefault="00000000" w:rsidRPr="00000000" w14:paraId="00000130">
            <w:pPr>
              <w:jc w:val="center"/>
              <w:rPr/>
            </w:pPr>
            <w:r w:rsidDel="00000000" w:rsidR="00000000" w:rsidRPr="00000000">
              <w:rPr>
                <w:rtl w:val="0"/>
              </w:rPr>
              <w:t xml:space="preserve">x</w:t>
            </w:r>
          </w:p>
        </w:tc>
        <w:tc>
          <w:tcPr/>
          <w:p w:rsidR="00000000" w:rsidDel="00000000" w:rsidP="00000000" w:rsidRDefault="00000000" w:rsidRPr="00000000" w14:paraId="00000131">
            <w:pPr>
              <w:jc w:val="center"/>
              <w:rPr/>
            </w:pPr>
            <w:r w:rsidDel="00000000" w:rsidR="00000000" w:rsidRPr="00000000">
              <w:rPr>
                <w:rtl w:val="0"/>
              </w:rPr>
              <w:t xml:space="preserve">x</w:t>
            </w:r>
          </w:p>
        </w:tc>
        <w:tc>
          <w:tcPr/>
          <w:p w:rsidR="00000000" w:rsidDel="00000000" w:rsidP="00000000" w:rsidRDefault="00000000" w:rsidRPr="00000000" w14:paraId="00000132">
            <w:pPr>
              <w:jc w:val="center"/>
              <w:rPr/>
            </w:pPr>
            <w:r w:rsidDel="00000000" w:rsidR="00000000" w:rsidRPr="00000000">
              <w:rPr>
                <w:rtl w:val="0"/>
              </w:rPr>
              <w:t xml:space="preserve">x</w:t>
            </w:r>
          </w:p>
        </w:tc>
      </w:tr>
      <w:tr>
        <w:trPr>
          <w:trHeight w:val="800" w:hRule="atLeast"/>
        </w:trPr>
        <w:tc>
          <w:tcPr/>
          <w:p w:rsidR="00000000" w:rsidDel="00000000" w:rsidP="00000000" w:rsidRDefault="00000000" w:rsidRPr="00000000" w14:paraId="00000133">
            <w:pPr>
              <w:rPr/>
            </w:pPr>
            <w:r w:rsidDel="00000000" w:rsidR="00000000" w:rsidRPr="00000000">
              <w:rPr>
                <w:rtl w:val="0"/>
              </w:rPr>
              <w:t xml:space="preserve">Module Quản lý thông tin</w:t>
            </w:r>
          </w:p>
        </w:tc>
        <w:tc>
          <w:tcPr/>
          <w:p w:rsidR="00000000" w:rsidDel="00000000" w:rsidP="00000000" w:rsidRDefault="00000000" w:rsidRPr="00000000" w14:paraId="00000134">
            <w:pPr>
              <w:jc w:val="center"/>
              <w:rPr/>
            </w:pPr>
            <w:r w:rsidDel="00000000" w:rsidR="00000000" w:rsidRPr="00000000">
              <w:rPr>
                <w:rtl w:val="0"/>
              </w:rPr>
              <w:t xml:space="preserve">x</w:t>
            </w:r>
          </w:p>
        </w:tc>
        <w:tc>
          <w:tcPr/>
          <w:p w:rsidR="00000000" w:rsidDel="00000000" w:rsidP="00000000" w:rsidRDefault="00000000" w:rsidRPr="00000000" w14:paraId="00000135">
            <w:pPr>
              <w:jc w:val="center"/>
              <w:rPr/>
            </w:pPr>
            <w:r w:rsidDel="00000000" w:rsidR="00000000" w:rsidRPr="00000000">
              <w:rPr>
                <w:rtl w:val="0"/>
              </w:rPr>
              <w:t xml:space="preserve">x</w:t>
            </w:r>
          </w:p>
        </w:tc>
        <w:tc>
          <w:tcPr/>
          <w:p w:rsidR="00000000" w:rsidDel="00000000" w:rsidP="00000000" w:rsidRDefault="00000000" w:rsidRPr="00000000" w14:paraId="00000136">
            <w:pPr>
              <w:jc w:val="center"/>
              <w:rPr/>
            </w:pPr>
            <w:r w:rsidDel="00000000" w:rsidR="00000000" w:rsidRPr="00000000">
              <w:rPr>
                <w:rtl w:val="0"/>
              </w:rPr>
              <w:t xml:space="preserve">x</w:t>
            </w:r>
          </w:p>
        </w:tc>
        <w:tc>
          <w:tcPr/>
          <w:p w:rsidR="00000000" w:rsidDel="00000000" w:rsidP="00000000" w:rsidRDefault="00000000" w:rsidRPr="00000000" w14:paraId="00000137">
            <w:pPr>
              <w:jc w:val="center"/>
              <w:rPr/>
            </w:pPr>
            <w:r w:rsidDel="00000000" w:rsidR="00000000" w:rsidRPr="00000000">
              <w:rPr>
                <w:rtl w:val="0"/>
              </w:rPr>
              <w:t xml:space="preserve">x</w:t>
            </w:r>
          </w:p>
        </w:tc>
      </w:tr>
      <w:tr>
        <w:trPr>
          <w:trHeight w:val="800" w:hRule="atLeast"/>
        </w:trPr>
        <w:tc>
          <w:tcPr/>
          <w:p w:rsidR="00000000" w:rsidDel="00000000" w:rsidP="00000000" w:rsidRDefault="00000000" w:rsidRPr="00000000" w14:paraId="00000138">
            <w:pPr>
              <w:rPr/>
            </w:pPr>
            <w:r w:rsidDel="00000000" w:rsidR="00000000" w:rsidRPr="00000000">
              <w:rPr>
                <w:rtl w:val="0"/>
              </w:rPr>
              <w:t xml:space="preserve">Module Quản lý lớp học</w:t>
            </w:r>
          </w:p>
        </w:tc>
        <w:tc>
          <w:tcPr/>
          <w:p w:rsidR="00000000" w:rsidDel="00000000" w:rsidP="00000000" w:rsidRDefault="00000000" w:rsidRPr="00000000" w14:paraId="00000139">
            <w:pPr>
              <w:jc w:val="center"/>
              <w:rPr/>
            </w:pPr>
            <w:r w:rsidDel="00000000" w:rsidR="00000000" w:rsidRPr="00000000">
              <w:rPr>
                <w:rtl w:val="0"/>
              </w:rPr>
              <w:t xml:space="preserve">x</w:t>
            </w:r>
          </w:p>
        </w:tc>
        <w:tc>
          <w:tcPr/>
          <w:p w:rsidR="00000000" w:rsidDel="00000000" w:rsidP="00000000" w:rsidRDefault="00000000" w:rsidRPr="00000000" w14:paraId="0000013A">
            <w:pPr>
              <w:jc w:val="center"/>
              <w:rPr/>
            </w:pPr>
            <w:r w:rsidDel="00000000" w:rsidR="00000000" w:rsidRPr="00000000">
              <w:rPr>
                <w:rtl w:val="0"/>
              </w:rPr>
              <w:t xml:space="preserve">x</w:t>
            </w:r>
          </w:p>
        </w:tc>
        <w:tc>
          <w:tcPr/>
          <w:p w:rsidR="00000000" w:rsidDel="00000000" w:rsidP="00000000" w:rsidRDefault="00000000" w:rsidRPr="00000000" w14:paraId="0000013B">
            <w:pPr>
              <w:jc w:val="center"/>
              <w:rPr/>
            </w:pPr>
            <w:r w:rsidDel="00000000" w:rsidR="00000000" w:rsidRPr="00000000">
              <w:rPr>
                <w:rtl w:val="0"/>
              </w:rPr>
              <w:t xml:space="preserve">x</w:t>
            </w:r>
          </w:p>
        </w:tc>
        <w:tc>
          <w:tcPr/>
          <w:p w:rsidR="00000000" w:rsidDel="00000000" w:rsidP="00000000" w:rsidRDefault="00000000" w:rsidRPr="00000000" w14:paraId="0000013C">
            <w:pPr>
              <w:jc w:val="center"/>
              <w:rPr/>
            </w:pPr>
            <w:r w:rsidDel="00000000" w:rsidR="00000000" w:rsidRPr="00000000">
              <w:rPr>
                <w:rtl w:val="0"/>
              </w:rPr>
              <w:t xml:space="preserve">x</w:t>
            </w:r>
          </w:p>
        </w:tc>
      </w:tr>
    </w:tbl>
    <w:p w:rsidR="00000000" w:rsidDel="00000000" w:rsidP="00000000" w:rsidRDefault="00000000" w:rsidRPr="00000000" w14:paraId="0000013D">
      <w:pPr>
        <w:rPr>
          <w:del w:author="BUI Mai Anh" w:id="42" w:date="2018-05-28T02:05:12Z"/>
        </w:rPr>
      </w:pPr>
      <w:del w:author="BUI Mai Anh" w:id="42" w:date="2018-05-28T02:05:12Z">
        <w:r w:rsidDel="00000000" w:rsidR="00000000" w:rsidRPr="00000000">
          <w:rPr>
            <w:rtl w:val="0"/>
          </w:rPr>
        </w:r>
      </w:del>
    </w:p>
    <w:p w:rsidR="00000000" w:rsidDel="00000000" w:rsidP="00000000" w:rsidRDefault="00000000" w:rsidRPr="00000000" w14:paraId="0000013E">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2 Bảng mô tả quyền hạn của Giảng viên trong các use-case</w:t>
      </w:r>
    </w:p>
    <w:tbl>
      <w:tblPr>
        <w:tblStyle w:val="Table6"/>
        <w:tblW w:w="8723.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3502"/>
        <w:gridCol w:w="1335"/>
        <w:gridCol w:w="1358"/>
        <w:gridCol w:w="1311"/>
        <w:gridCol w:w="1217"/>
        <w:tblGridChange w:id="0">
          <w:tblGrid>
            <w:gridCol w:w="3502"/>
            <w:gridCol w:w="1335"/>
            <w:gridCol w:w="1358"/>
            <w:gridCol w:w="1311"/>
            <w:gridCol w:w="1217"/>
          </w:tblGrid>
        </w:tblGridChange>
      </w:tblGrid>
      <w:tr>
        <w:trPr>
          <w:trHeight w:val="1320" w:hRule="atLeast"/>
        </w:trPr>
        <w:tc>
          <w:tcPr>
            <w:tcBorders>
              <w:top w:color="000000" w:space="0" w:sz="0" w:val="nil"/>
              <w:left w:color="000000" w:space="0" w:sz="0" w:val="nil"/>
              <w:bottom w:color="000000" w:space="0" w:sz="4" w:val="single"/>
            </w:tcBorders>
          </w:tcPr>
          <w:p w:rsidR="00000000" w:rsidDel="00000000" w:rsidP="00000000" w:rsidRDefault="00000000" w:rsidRPr="00000000" w14:paraId="0000013F">
            <w:pPr>
              <w:rPr/>
            </w:pPr>
            <w:r w:rsidDel="00000000" w:rsidR="00000000" w:rsidRPr="00000000">
              <w:rPr>
                <w:rtl w:val="0"/>
              </w:rPr>
            </w:r>
          </w:p>
        </w:tc>
        <w:tc>
          <w:tcPr/>
          <w:p w:rsidR="00000000" w:rsidDel="00000000" w:rsidP="00000000" w:rsidRDefault="00000000" w:rsidRPr="00000000" w14:paraId="00000140">
            <w:pPr>
              <w:rPr/>
            </w:pPr>
            <w:r w:rsidDel="00000000" w:rsidR="00000000" w:rsidRPr="00000000">
              <w:rPr>
                <w:rtl w:val="0"/>
              </w:rPr>
              <w:t xml:space="preserve">Tìm kiếm</w:t>
            </w:r>
          </w:p>
        </w:tc>
        <w:tc>
          <w:tcPr/>
          <w:p w:rsidR="00000000" w:rsidDel="00000000" w:rsidP="00000000" w:rsidRDefault="00000000" w:rsidRPr="00000000" w14:paraId="00000141">
            <w:pPr>
              <w:rPr/>
            </w:pPr>
            <w:r w:rsidDel="00000000" w:rsidR="00000000" w:rsidRPr="00000000">
              <w:rPr>
                <w:rtl w:val="0"/>
              </w:rPr>
              <w:t xml:space="preserve">Thêm</w:t>
            </w:r>
          </w:p>
        </w:tc>
        <w:tc>
          <w:tcPr/>
          <w:p w:rsidR="00000000" w:rsidDel="00000000" w:rsidP="00000000" w:rsidRDefault="00000000" w:rsidRPr="00000000" w14:paraId="00000142">
            <w:pPr>
              <w:rPr/>
            </w:pPr>
            <w:r w:rsidDel="00000000" w:rsidR="00000000" w:rsidRPr="00000000">
              <w:rPr>
                <w:rtl w:val="0"/>
              </w:rPr>
              <w:t xml:space="preserve">Sửa</w:t>
            </w:r>
          </w:p>
        </w:tc>
        <w:tc>
          <w:tcPr/>
          <w:p w:rsidR="00000000" w:rsidDel="00000000" w:rsidP="00000000" w:rsidRDefault="00000000" w:rsidRPr="00000000" w14:paraId="00000143">
            <w:pPr>
              <w:rPr/>
            </w:pPr>
            <w:r w:rsidDel="00000000" w:rsidR="00000000" w:rsidRPr="00000000">
              <w:rPr>
                <w:rtl w:val="0"/>
              </w:rPr>
              <w:t xml:space="preserve">Xóa</w:t>
            </w:r>
          </w:p>
        </w:tc>
      </w:tr>
      <w:tr>
        <w:trPr>
          <w:trHeight w:val="860" w:hRule="atLeast"/>
        </w:trPr>
        <w:tc>
          <w:tcPr>
            <w:tcBorders>
              <w:top w:color="000000" w:space="0" w:sz="4" w:val="single"/>
            </w:tcBorders>
          </w:tcPr>
          <w:p w:rsidR="00000000" w:rsidDel="00000000" w:rsidP="00000000" w:rsidRDefault="00000000" w:rsidRPr="00000000" w14:paraId="00000144">
            <w:pPr>
              <w:rPr/>
            </w:pPr>
            <w:r w:rsidDel="00000000" w:rsidR="00000000" w:rsidRPr="00000000">
              <w:rPr>
                <w:rtl w:val="0"/>
              </w:rPr>
              <w:t xml:space="preserve">Module Quản lý học phần</w:t>
            </w:r>
          </w:p>
        </w:tc>
        <w:tc>
          <w:tcPr/>
          <w:p w:rsidR="00000000" w:rsidDel="00000000" w:rsidP="00000000" w:rsidRDefault="00000000" w:rsidRPr="00000000" w14:paraId="00000145">
            <w:pPr>
              <w:jc w:val="center"/>
              <w:rPr/>
            </w:pPr>
            <w:r w:rsidDel="00000000" w:rsidR="00000000" w:rsidRPr="00000000">
              <w:rPr>
                <w:rtl w:val="0"/>
              </w:rPr>
              <w:t xml:space="preserve">x</w:t>
            </w:r>
          </w:p>
        </w:tc>
        <w:tc>
          <w:tcPr/>
          <w:p w:rsidR="00000000" w:rsidDel="00000000" w:rsidP="00000000" w:rsidRDefault="00000000" w:rsidRPr="00000000" w14:paraId="00000146">
            <w:pPr>
              <w:jc w:val="center"/>
              <w:rPr/>
            </w:pPr>
            <w:r w:rsidDel="00000000" w:rsidR="00000000" w:rsidRPr="00000000">
              <w:rPr>
                <w:rtl w:val="0"/>
              </w:rPr>
              <w:t xml:space="preserve">x</w:t>
            </w:r>
          </w:p>
        </w:tc>
        <w:tc>
          <w:tcPr/>
          <w:p w:rsidR="00000000" w:rsidDel="00000000" w:rsidP="00000000" w:rsidRDefault="00000000" w:rsidRPr="00000000" w14:paraId="00000147">
            <w:pPr>
              <w:jc w:val="center"/>
              <w:rPr/>
            </w:pPr>
            <w:r w:rsidDel="00000000" w:rsidR="00000000" w:rsidRPr="00000000">
              <w:rPr>
                <w:rtl w:val="0"/>
              </w:rPr>
              <w:t xml:space="preserve">x</w:t>
            </w:r>
          </w:p>
        </w:tc>
        <w:tc>
          <w:tcPr/>
          <w:p w:rsidR="00000000" w:rsidDel="00000000" w:rsidP="00000000" w:rsidRDefault="00000000" w:rsidRPr="00000000" w14:paraId="00000148">
            <w:pPr>
              <w:jc w:val="center"/>
              <w:rPr/>
            </w:pPr>
            <w:r w:rsidDel="00000000" w:rsidR="00000000" w:rsidRPr="00000000">
              <w:rPr>
                <w:rtl w:val="0"/>
              </w:rPr>
              <w:t xml:space="preserve">x</w:t>
            </w:r>
          </w:p>
        </w:tc>
      </w:tr>
      <w:tr>
        <w:trPr>
          <w:trHeight w:val="840" w:hRule="atLeast"/>
        </w:trPr>
        <w:tc>
          <w:tcPr/>
          <w:p w:rsidR="00000000" w:rsidDel="00000000" w:rsidP="00000000" w:rsidRDefault="00000000" w:rsidRPr="00000000" w14:paraId="00000149">
            <w:pPr>
              <w:rPr/>
            </w:pPr>
            <w:r w:rsidDel="00000000" w:rsidR="00000000" w:rsidRPr="00000000">
              <w:rPr>
                <w:rtl w:val="0"/>
              </w:rPr>
              <w:t xml:space="preserve">Module Quản lý thông tin</w:t>
            </w:r>
          </w:p>
        </w:tc>
        <w:tc>
          <w:tcPr/>
          <w:p w:rsidR="00000000" w:rsidDel="00000000" w:rsidP="00000000" w:rsidRDefault="00000000" w:rsidRPr="00000000" w14:paraId="0000014A">
            <w:pPr>
              <w:jc w:val="center"/>
              <w:rPr/>
            </w:pPr>
            <w:r w:rsidDel="00000000" w:rsidR="00000000" w:rsidRPr="00000000">
              <w:rPr>
                <w:rtl w:val="0"/>
              </w:rPr>
              <w:t xml:space="preserve">x</w:t>
            </w:r>
          </w:p>
        </w:tc>
        <w:tc>
          <w:tcPr/>
          <w:p w:rsidR="00000000" w:rsidDel="00000000" w:rsidP="00000000" w:rsidRDefault="00000000" w:rsidRPr="00000000" w14:paraId="0000014B">
            <w:pPr>
              <w:jc w:val="center"/>
              <w:rPr/>
            </w:pPr>
            <w:r w:rsidDel="00000000" w:rsidR="00000000" w:rsidRPr="00000000">
              <w:rPr>
                <w:rtl w:val="0"/>
              </w:rPr>
            </w:r>
          </w:p>
        </w:tc>
        <w:tc>
          <w:tcPr/>
          <w:p w:rsidR="00000000" w:rsidDel="00000000" w:rsidP="00000000" w:rsidRDefault="00000000" w:rsidRPr="00000000" w14:paraId="0000014C">
            <w:pPr>
              <w:jc w:val="center"/>
              <w:rPr/>
            </w:pPr>
            <w:r w:rsidDel="00000000" w:rsidR="00000000" w:rsidRPr="00000000">
              <w:rPr>
                <w:rtl w:val="0"/>
              </w:rPr>
            </w:r>
          </w:p>
        </w:tc>
        <w:tc>
          <w:tcPr/>
          <w:p w:rsidR="00000000" w:rsidDel="00000000" w:rsidP="00000000" w:rsidRDefault="00000000" w:rsidRPr="00000000" w14:paraId="0000014D">
            <w:pPr>
              <w:jc w:val="center"/>
              <w:rPr/>
            </w:pPr>
            <w:r w:rsidDel="00000000" w:rsidR="00000000" w:rsidRPr="00000000">
              <w:rPr>
                <w:rtl w:val="0"/>
              </w:rPr>
            </w:r>
          </w:p>
        </w:tc>
      </w:tr>
      <w:tr>
        <w:trPr>
          <w:trHeight w:val="840" w:hRule="atLeast"/>
        </w:trPr>
        <w:tc>
          <w:tcPr/>
          <w:p w:rsidR="00000000" w:rsidDel="00000000" w:rsidP="00000000" w:rsidRDefault="00000000" w:rsidRPr="00000000" w14:paraId="0000014E">
            <w:pPr>
              <w:rPr/>
            </w:pPr>
            <w:r w:rsidDel="00000000" w:rsidR="00000000" w:rsidRPr="00000000">
              <w:rPr>
                <w:rtl w:val="0"/>
              </w:rPr>
              <w:t xml:space="preserve">Module Quản lý lớp học</w:t>
            </w:r>
          </w:p>
        </w:tc>
        <w:tc>
          <w:tcPr/>
          <w:p w:rsidR="00000000" w:rsidDel="00000000" w:rsidP="00000000" w:rsidRDefault="00000000" w:rsidRPr="00000000" w14:paraId="0000014F">
            <w:pPr>
              <w:jc w:val="center"/>
              <w:rPr/>
            </w:pPr>
            <w:r w:rsidDel="00000000" w:rsidR="00000000" w:rsidRPr="00000000">
              <w:rPr>
                <w:rtl w:val="0"/>
              </w:rPr>
              <w:t xml:space="preserve">x</w:t>
            </w:r>
          </w:p>
        </w:tc>
        <w:tc>
          <w:tcPr/>
          <w:p w:rsidR="00000000" w:rsidDel="00000000" w:rsidP="00000000" w:rsidRDefault="00000000" w:rsidRPr="00000000" w14:paraId="00000150">
            <w:pPr>
              <w:jc w:val="center"/>
              <w:rPr/>
            </w:pPr>
            <w:r w:rsidDel="00000000" w:rsidR="00000000" w:rsidRPr="00000000">
              <w:rPr>
                <w:rtl w:val="0"/>
              </w:rPr>
              <w:t xml:space="preserve">x</w:t>
            </w:r>
          </w:p>
        </w:tc>
        <w:tc>
          <w:tcPr/>
          <w:p w:rsidR="00000000" w:rsidDel="00000000" w:rsidP="00000000" w:rsidRDefault="00000000" w:rsidRPr="00000000" w14:paraId="00000151">
            <w:pPr>
              <w:jc w:val="center"/>
              <w:rPr/>
            </w:pPr>
            <w:r w:rsidDel="00000000" w:rsidR="00000000" w:rsidRPr="00000000">
              <w:rPr>
                <w:rtl w:val="0"/>
              </w:rPr>
              <w:t xml:space="preserve">x</w:t>
            </w:r>
          </w:p>
        </w:tc>
        <w:tc>
          <w:tcPr/>
          <w:p w:rsidR="00000000" w:rsidDel="00000000" w:rsidP="00000000" w:rsidRDefault="00000000" w:rsidRPr="00000000" w14:paraId="00000152">
            <w:pPr>
              <w:jc w:val="center"/>
              <w:rPr/>
            </w:pPr>
            <w:r w:rsidDel="00000000" w:rsidR="00000000" w:rsidRPr="00000000">
              <w:rPr>
                <w:rtl w:val="0"/>
              </w:rPr>
              <w:t xml:space="preserve">x</w:t>
            </w:r>
          </w:p>
        </w:tc>
      </w:tr>
    </w:tbl>
    <w:p w:rsidR="00000000" w:rsidDel="00000000" w:rsidP="00000000" w:rsidRDefault="00000000" w:rsidRPr="00000000" w14:paraId="00000153">
      <w:pPr>
        <w:rPr>
          <w:del w:author="BUI Mai Anh" w:id="43" w:date="2018-05-28T02:05:12Z"/>
        </w:rPr>
      </w:pPr>
      <w:del w:author="BUI Mai Anh" w:id="43" w:date="2018-05-28T02:05:12Z">
        <w:r w:rsidDel="00000000" w:rsidR="00000000" w:rsidRPr="00000000">
          <w:rPr>
            <w:rtl w:val="0"/>
          </w:rPr>
        </w:r>
      </w:del>
    </w:p>
    <w:p w:rsidR="00000000" w:rsidDel="00000000" w:rsidP="00000000" w:rsidRDefault="00000000" w:rsidRPr="00000000" w14:paraId="00000154">
      <w:pPr>
        <w:jc w:val="center"/>
        <w:rPr>
          <w:del w:author="BUI Mai Anh" w:id="44" w:date="2018-05-28T02:05:12Z"/>
        </w:rPr>
        <w:pPrChange w:author="BUI Mai Anh" w:id="0" w:date="2018-05-28T02:05:12Z">
          <w:pPr/>
        </w:pPrChange>
      </w:pPr>
      <w:r w:rsidDel="00000000" w:rsidR="00000000" w:rsidRPr="00000000">
        <w:rPr>
          <w:rtl w:val="0"/>
        </w:rPr>
        <w:t xml:space="preserve">Bảng 3 Bảng mô tả quyền hạn của Sinh viên trong các use-case</w:t>
      </w:r>
      <w:del w:author="BUI Mai Anh" w:id="44" w:date="2018-05-28T02:05:12Z">
        <w:bookmarkStart w:colFirst="0" w:colLast="0" w:name="_qsh70q" w:id="26"/>
        <w:bookmarkEnd w:id="26"/>
        <w:r w:rsidDel="00000000" w:rsidR="00000000" w:rsidRPr="00000000">
          <w:rPr>
            <w:rtl w:val="0"/>
          </w:rPr>
        </w:r>
      </w:del>
    </w:p>
    <w:p w:rsidR="00000000" w:rsidDel="00000000" w:rsidP="00000000" w:rsidRDefault="00000000" w:rsidRPr="00000000" w14:paraId="00000155">
      <w:pPr>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pPr>
        </w:pPrChange>
      </w:pPr>
      <w:r w:rsidDel="00000000" w:rsidR="00000000" w:rsidRPr="00000000">
        <w:rPr>
          <w:rtl w:val="0"/>
        </w:rPr>
      </w:r>
    </w:p>
    <w:tbl>
      <w:tblPr>
        <w:tblStyle w:val="Table7"/>
        <w:tblW w:w="8779.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3510"/>
        <w:gridCol w:w="1350"/>
        <w:gridCol w:w="1350"/>
        <w:gridCol w:w="1260"/>
        <w:gridCol w:w="1309"/>
        <w:tblGridChange w:id="0">
          <w:tblGrid>
            <w:gridCol w:w="3510"/>
            <w:gridCol w:w="1350"/>
            <w:gridCol w:w="1350"/>
            <w:gridCol w:w="1260"/>
            <w:gridCol w:w="1309"/>
          </w:tblGrid>
        </w:tblGridChange>
      </w:tblGrid>
      <w:tr>
        <w:trPr>
          <w:trHeight w:val="1220" w:hRule="atLeast"/>
        </w:trPr>
        <w:tc>
          <w:tcPr>
            <w:tcBorders>
              <w:top w:color="000000" w:space="0" w:sz="0" w:val="nil"/>
              <w:left w:color="000000" w:space="0" w:sz="0" w:val="nil"/>
            </w:tcBorders>
          </w:tcPr>
          <w:p w:rsidR="00000000" w:rsidDel="00000000" w:rsidP="00000000" w:rsidRDefault="00000000" w:rsidRPr="00000000" w14:paraId="00000156">
            <w:pPr>
              <w:rPr/>
            </w:pPr>
            <w:r w:rsidDel="00000000" w:rsidR="00000000" w:rsidRPr="00000000">
              <w:rPr>
                <w:rtl w:val="0"/>
              </w:rPr>
            </w:r>
          </w:p>
        </w:tc>
        <w:tc>
          <w:tcPr/>
          <w:p w:rsidR="00000000" w:rsidDel="00000000" w:rsidP="00000000" w:rsidRDefault="00000000" w:rsidRPr="00000000" w14:paraId="00000157">
            <w:pPr>
              <w:rPr/>
            </w:pPr>
            <w:r w:rsidDel="00000000" w:rsidR="00000000" w:rsidRPr="00000000">
              <w:rPr>
                <w:rtl w:val="0"/>
              </w:rPr>
              <w:t xml:space="preserve">Tìm kiếm</w:t>
            </w:r>
          </w:p>
        </w:tc>
        <w:tc>
          <w:tcPr/>
          <w:p w:rsidR="00000000" w:rsidDel="00000000" w:rsidP="00000000" w:rsidRDefault="00000000" w:rsidRPr="00000000" w14:paraId="00000158">
            <w:pPr>
              <w:rPr/>
            </w:pPr>
            <w:r w:rsidDel="00000000" w:rsidR="00000000" w:rsidRPr="00000000">
              <w:rPr>
                <w:rtl w:val="0"/>
              </w:rPr>
              <w:t xml:space="preserve">Thêm</w:t>
            </w:r>
          </w:p>
        </w:tc>
        <w:tc>
          <w:tcPr/>
          <w:p w:rsidR="00000000" w:rsidDel="00000000" w:rsidP="00000000" w:rsidRDefault="00000000" w:rsidRPr="00000000" w14:paraId="00000159">
            <w:pPr>
              <w:rPr/>
            </w:pPr>
            <w:r w:rsidDel="00000000" w:rsidR="00000000" w:rsidRPr="00000000">
              <w:rPr>
                <w:rtl w:val="0"/>
              </w:rPr>
              <w:t xml:space="preserve">Sửa</w:t>
            </w:r>
          </w:p>
        </w:tc>
        <w:tc>
          <w:tcPr/>
          <w:p w:rsidR="00000000" w:rsidDel="00000000" w:rsidP="00000000" w:rsidRDefault="00000000" w:rsidRPr="00000000" w14:paraId="0000015A">
            <w:pPr>
              <w:rPr/>
            </w:pPr>
            <w:r w:rsidDel="00000000" w:rsidR="00000000" w:rsidRPr="00000000">
              <w:rPr>
                <w:rtl w:val="0"/>
              </w:rPr>
              <w:t xml:space="preserve">Xóa</w:t>
            </w:r>
          </w:p>
        </w:tc>
      </w:tr>
      <w:tr>
        <w:trPr>
          <w:trHeight w:val="800" w:hRule="atLeast"/>
        </w:trPr>
        <w:tc>
          <w:tcPr/>
          <w:p w:rsidR="00000000" w:rsidDel="00000000" w:rsidP="00000000" w:rsidRDefault="00000000" w:rsidRPr="00000000" w14:paraId="0000015B">
            <w:pPr>
              <w:rPr/>
            </w:pPr>
            <w:r w:rsidDel="00000000" w:rsidR="00000000" w:rsidRPr="00000000">
              <w:rPr>
                <w:rtl w:val="0"/>
              </w:rPr>
              <w:t xml:space="preserve">Module Quản lý học phần</w:t>
            </w:r>
          </w:p>
        </w:tc>
        <w:tc>
          <w:tcPr/>
          <w:p w:rsidR="00000000" w:rsidDel="00000000" w:rsidP="00000000" w:rsidRDefault="00000000" w:rsidRPr="00000000" w14:paraId="0000015C">
            <w:pPr>
              <w:jc w:val="center"/>
              <w:rPr/>
            </w:pPr>
            <w:r w:rsidDel="00000000" w:rsidR="00000000" w:rsidRPr="00000000">
              <w:rPr>
                <w:rtl w:val="0"/>
              </w:rPr>
              <w:t xml:space="preserve">x</w:t>
            </w:r>
          </w:p>
        </w:tc>
        <w:tc>
          <w:tcPr/>
          <w:p w:rsidR="00000000" w:rsidDel="00000000" w:rsidP="00000000" w:rsidRDefault="00000000" w:rsidRPr="00000000" w14:paraId="0000015D">
            <w:pPr>
              <w:jc w:val="center"/>
              <w:rPr/>
            </w:pPr>
            <w:r w:rsidDel="00000000" w:rsidR="00000000" w:rsidRPr="00000000">
              <w:rPr>
                <w:rtl w:val="0"/>
              </w:rPr>
            </w:r>
          </w:p>
        </w:tc>
        <w:tc>
          <w:tcPr/>
          <w:p w:rsidR="00000000" w:rsidDel="00000000" w:rsidP="00000000" w:rsidRDefault="00000000" w:rsidRPr="00000000" w14:paraId="0000015E">
            <w:pPr>
              <w:jc w:val="center"/>
              <w:rPr/>
            </w:pPr>
            <w:r w:rsidDel="00000000" w:rsidR="00000000" w:rsidRPr="00000000">
              <w:rPr>
                <w:rtl w:val="0"/>
              </w:rPr>
            </w:r>
          </w:p>
        </w:tc>
        <w:tc>
          <w:tcPr/>
          <w:p w:rsidR="00000000" w:rsidDel="00000000" w:rsidP="00000000" w:rsidRDefault="00000000" w:rsidRPr="00000000" w14:paraId="0000015F">
            <w:pPr>
              <w:jc w:val="center"/>
              <w:rPr/>
            </w:pPr>
            <w:r w:rsidDel="00000000" w:rsidR="00000000" w:rsidRPr="00000000">
              <w:rPr>
                <w:rtl w:val="0"/>
              </w:rPr>
            </w:r>
          </w:p>
        </w:tc>
      </w:tr>
      <w:tr>
        <w:trPr>
          <w:trHeight w:val="780" w:hRule="atLeast"/>
        </w:trPr>
        <w:tc>
          <w:tcPr/>
          <w:p w:rsidR="00000000" w:rsidDel="00000000" w:rsidP="00000000" w:rsidRDefault="00000000" w:rsidRPr="00000000" w14:paraId="00000160">
            <w:pPr>
              <w:rPr/>
            </w:pPr>
            <w:r w:rsidDel="00000000" w:rsidR="00000000" w:rsidRPr="00000000">
              <w:rPr>
                <w:rtl w:val="0"/>
              </w:rPr>
              <w:t xml:space="preserve">Module Quản lý thông tin</w:t>
            </w:r>
          </w:p>
        </w:tc>
        <w:tc>
          <w:tcPr/>
          <w:p w:rsidR="00000000" w:rsidDel="00000000" w:rsidP="00000000" w:rsidRDefault="00000000" w:rsidRPr="00000000" w14:paraId="00000161">
            <w:pPr>
              <w:jc w:val="center"/>
              <w:rPr/>
            </w:pPr>
            <w:r w:rsidDel="00000000" w:rsidR="00000000" w:rsidRPr="00000000">
              <w:rPr>
                <w:rtl w:val="0"/>
              </w:rPr>
              <w:t xml:space="preserve">x</w:t>
            </w:r>
          </w:p>
        </w:tc>
        <w:tc>
          <w:tcPr/>
          <w:p w:rsidR="00000000" w:rsidDel="00000000" w:rsidP="00000000" w:rsidRDefault="00000000" w:rsidRPr="00000000" w14:paraId="00000162">
            <w:pPr>
              <w:jc w:val="center"/>
              <w:rPr/>
            </w:pPr>
            <w:r w:rsidDel="00000000" w:rsidR="00000000" w:rsidRPr="00000000">
              <w:rPr>
                <w:rtl w:val="0"/>
              </w:rPr>
            </w:r>
          </w:p>
        </w:tc>
        <w:tc>
          <w:tcPr/>
          <w:p w:rsidR="00000000" w:rsidDel="00000000" w:rsidP="00000000" w:rsidRDefault="00000000" w:rsidRPr="00000000" w14:paraId="00000163">
            <w:pPr>
              <w:jc w:val="center"/>
              <w:rPr/>
            </w:pPr>
            <w:r w:rsidDel="00000000" w:rsidR="00000000" w:rsidRPr="00000000">
              <w:rPr>
                <w:rtl w:val="0"/>
              </w:rPr>
              <w:t xml:space="preserve">x</w:t>
            </w:r>
          </w:p>
        </w:tc>
        <w:tc>
          <w:tcPr/>
          <w:p w:rsidR="00000000" w:rsidDel="00000000" w:rsidP="00000000" w:rsidRDefault="00000000" w:rsidRPr="00000000" w14:paraId="00000164">
            <w:pPr>
              <w:jc w:val="center"/>
              <w:rPr/>
            </w:pPr>
            <w:r w:rsidDel="00000000" w:rsidR="00000000" w:rsidRPr="00000000">
              <w:rPr>
                <w:rtl w:val="0"/>
              </w:rPr>
            </w:r>
          </w:p>
        </w:tc>
      </w:tr>
      <w:tr>
        <w:trPr>
          <w:trHeight w:val="780" w:hRule="atLeast"/>
        </w:trPr>
        <w:tc>
          <w:tcPr/>
          <w:p w:rsidR="00000000" w:rsidDel="00000000" w:rsidP="00000000" w:rsidRDefault="00000000" w:rsidRPr="00000000" w14:paraId="00000165">
            <w:pPr>
              <w:rPr/>
            </w:pPr>
            <w:r w:rsidDel="00000000" w:rsidR="00000000" w:rsidRPr="00000000">
              <w:rPr>
                <w:rtl w:val="0"/>
              </w:rPr>
              <w:t xml:space="preserve">Module Quản lý lớp học</w:t>
            </w:r>
          </w:p>
        </w:tc>
        <w:tc>
          <w:tcPr/>
          <w:p w:rsidR="00000000" w:rsidDel="00000000" w:rsidP="00000000" w:rsidRDefault="00000000" w:rsidRPr="00000000" w14:paraId="00000166">
            <w:pPr>
              <w:jc w:val="center"/>
              <w:rPr/>
            </w:pPr>
            <w:r w:rsidDel="00000000" w:rsidR="00000000" w:rsidRPr="00000000">
              <w:rPr>
                <w:rtl w:val="0"/>
              </w:rPr>
              <w:t xml:space="preserve">x</w:t>
            </w:r>
          </w:p>
        </w:tc>
        <w:tc>
          <w:tcPr/>
          <w:p w:rsidR="00000000" w:rsidDel="00000000" w:rsidP="00000000" w:rsidRDefault="00000000" w:rsidRPr="00000000" w14:paraId="00000167">
            <w:pPr>
              <w:jc w:val="center"/>
              <w:rPr/>
            </w:pPr>
            <w:r w:rsidDel="00000000" w:rsidR="00000000" w:rsidRPr="00000000">
              <w:rPr>
                <w:rtl w:val="0"/>
              </w:rPr>
            </w:r>
          </w:p>
        </w:tc>
        <w:tc>
          <w:tcPr/>
          <w:p w:rsidR="00000000" w:rsidDel="00000000" w:rsidP="00000000" w:rsidRDefault="00000000" w:rsidRPr="00000000" w14:paraId="00000168">
            <w:pPr>
              <w:jc w:val="center"/>
              <w:rPr/>
            </w:pPr>
            <w:r w:rsidDel="00000000" w:rsidR="00000000" w:rsidRPr="00000000">
              <w:rPr>
                <w:rtl w:val="0"/>
              </w:rPr>
            </w:r>
          </w:p>
        </w:tc>
        <w:tc>
          <w:tcPr/>
          <w:p w:rsidR="00000000" w:rsidDel="00000000" w:rsidP="00000000" w:rsidRDefault="00000000" w:rsidRPr="00000000" w14:paraId="00000169">
            <w:pPr>
              <w:jc w:val="center"/>
              <w:rPr/>
            </w:pPr>
            <w:r w:rsidDel="00000000" w:rsidR="00000000" w:rsidRPr="00000000">
              <w:rPr>
                <w:rtl w:val="0"/>
              </w:rPr>
            </w:r>
          </w:p>
        </w:tc>
      </w:tr>
    </w:tbl>
    <w:p w:rsidR="00000000" w:rsidDel="00000000" w:rsidP="00000000" w:rsidRDefault="00000000" w:rsidRPr="00000000" w14:paraId="0000016A">
      <w:pPr>
        <w:rPr>
          <w:del w:author="BUI Mai Anh" w:id="47" w:date="2018-05-28T02:05:12Z"/>
        </w:rPr>
      </w:pPr>
      <w:del w:author="BUI Mai Anh" w:id="47" w:date="2018-05-28T02:05:12Z">
        <w:r w:rsidDel="00000000" w:rsidR="00000000" w:rsidRPr="00000000">
          <w:rPr>
            <w:rtl w:val="0"/>
          </w:rPr>
        </w:r>
      </w:del>
    </w:p>
    <w:p w:rsidR="00000000" w:rsidDel="00000000" w:rsidP="00000000" w:rsidRDefault="00000000" w:rsidRPr="00000000" w14:paraId="0000016B">
      <w:pPr>
        <w:rPr>
          <w:del w:author="BUI Mai Anh" w:id="47" w:date="2018-05-28T02:05:12Z"/>
        </w:rPr>
      </w:pPr>
      <w:del w:author="BUI Mai Anh" w:id="47" w:date="2018-05-28T02:05:12Z">
        <w:r w:rsidDel="00000000" w:rsidR="00000000" w:rsidRPr="00000000">
          <w:rPr>
            <w:rtl w:val="0"/>
          </w:rPr>
        </w:r>
      </w:del>
    </w:p>
    <w:p w:rsidR="00000000" w:rsidDel="00000000" w:rsidP="00000000" w:rsidRDefault="00000000" w:rsidRPr="00000000" w14:paraId="0000016C">
      <w:pPr>
        <w:pStyle w:val="Heading3"/>
        <w:numPr>
          <w:ilvl w:val="2"/>
          <w:numId w:val="10"/>
        </w:numPr>
        <w:ind w:left="0" w:firstLine="0"/>
        <w:rPr/>
      </w:pPr>
      <w:bookmarkStart w:colFirst="0" w:colLast="0" w:name="_3as4poj" w:id="27"/>
      <w:bookmarkEnd w:id="27"/>
      <w:r w:rsidDel="00000000" w:rsidR="00000000" w:rsidRPr="00000000">
        <w:rPr>
          <w:rtl w:val="0"/>
        </w:rPr>
        <w:t xml:space="preserve">Biểu đồ use case phân rã </w:t>
      </w:r>
    </w:p>
    <w:p w:rsidR="00000000" w:rsidDel="00000000" w:rsidP="00000000" w:rsidRDefault="00000000" w:rsidRPr="00000000" w14:paraId="000001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24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use case phân rã Quản lý thông tin</w:t>
      </w:r>
    </w:p>
    <w:p w:rsidR="00000000" w:rsidDel="00000000" w:rsidP="00000000" w:rsidRDefault="00000000" w:rsidRPr="00000000" w14:paraId="0000016E">
      <w:pPr>
        <w:keepNext w:val="1"/>
        <w:rPr/>
      </w:pPr>
      <w:r w:rsidDel="00000000" w:rsidR="00000000" w:rsidRPr="00000000">
        <w:rPr/>
        <w:drawing>
          <wp:inline distB="0" distT="0" distL="0" distR="0">
            <wp:extent cx="5385827" cy="3602743"/>
            <wp:effectExtent b="0" l="0" r="0" t="0"/>
            <wp:docPr id="3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385827" cy="360274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1pxezwc"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5 Biểu đồ use case phân rã quản lý thông tin</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del w:author="BUI Mai Anh" w:id="49" w:date="2018-05-28T02:05:12Z"/>
          <w:rFonts w:ascii="Times New Roman" w:cs="Times New Roman" w:eastAsia="Times New Roman" w:hAnsi="Times New Roman"/>
          <w:b w:val="0"/>
          <w:i w:val="0"/>
          <w:smallCaps w:val="0"/>
          <w:strike w:val="0"/>
          <w:color w:val="000000"/>
          <w:sz w:val="24"/>
          <w:szCs w:val="24"/>
          <w:u w:val="none"/>
          <w:shd w:fill="auto" w:val="clear"/>
          <w:vertAlign w:val="baseline"/>
        </w:rPr>
      </w:pPr>
      <w:del w:author="BUI Mai Anh" w:id="49" w:date="2018-05-28T02:05:12Z">
        <w:r w:rsidDel="00000000" w:rsidR="00000000" w:rsidRPr="00000000">
          <w:rPr>
            <w:rtl w:val="0"/>
          </w:rPr>
        </w:r>
      </w:del>
    </w:p>
    <w:p w:rsidR="00000000" w:rsidDel="00000000" w:rsidP="00000000" w:rsidRDefault="00000000" w:rsidRPr="00000000" w14:paraId="00000171">
      <w:pPr>
        <w:rPr/>
      </w:pPr>
      <w:r w:rsidDel="00000000" w:rsidR="00000000" w:rsidRPr="00000000">
        <w:rPr>
          <w:rtl w:val="0"/>
        </w:rPr>
        <w:t xml:space="preserve">Bao gồm 3 tác nhân chính: quản lý, giảng viên và sinh viên. </w:t>
      </w:r>
    </w:p>
    <w:p w:rsidR="00000000" w:rsidDel="00000000" w:rsidP="00000000" w:rsidRDefault="00000000" w:rsidRPr="00000000" w14:paraId="00000172">
      <w:pPr>
        <w:rPr/>
      </w:pPr>
      <w:r w:rsidDel="00000000" w:rsidR="00000000" w:rsidRPr="00000000">
        <w:rPr>
          <w:rtl w:val="0"/>
        </w:rPr>
        <w:t xml:space="preserve">4 use case chính: thêm, tìm kiếm, </w:t>
      </w:r>
      <w:del w:author="BUI Mai Anh" w:id="50" w:date="2018-05-28T02:05:12Z">
        <w:r w:rsidDel="00000000" w:rsidR="00000000" w:rsidRPr="00000000">
          <w:rPr>
            <w:rtl w:val="0"/>
          </w:rPr>
          <w:delText xml:space="preserve">sửa ,xóa</w:delText>
        </w:r>
      </w:del>
      <w:ins w:author="BUI Mai Anh" w:id="50" w:date="2018-05-28T02:05:12Z">
        <w:r w:rsidDel="00000000" w:rsidR="00000000" w:rsidRPr="00000000">
          <w:rPr>
            <w:rtl w:val="0"/>
          </w:rPr>
          <w:t xml:space="preserve">sửa, xóa</w:t>
        </w:r>
      </w:ins>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t xml:space="preserve">Các tác nhân được sử dụng các use-case theo quyền hạn đã được liệt kê ở 2.2.1</w:t>
      </w:r>
    </w:p>
    <w:p w:rsidR="00000000" w:rsidDel="00000000" w:rsidP="00000000" w:rsidRDefault="00000000" w:rsidRPr="00000000" w14:paraId="000001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phân rã cho Quản lý học phần</w:t>
      </w:r>
    </w:p>
    <w:p w:rsidR="00000000" w:rsidDel="00000000" w:rsidP="00000000" w:rsidRDefault="00000000" w:rsidRPr="00000000" w14:paraId="00000175">
      <w:pPr>
        <w:keepNext w:val="1"/>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5935" cy="3904615"/>
            <wp:effectExtent b="0" l="0" r="0" t="0"/>
            <wp:docPr id="41"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575935"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49x2ik5" w:id="29"/>
      <w:bookmarkEnd w: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6 Biểu đồ use case phân rã cho quản lý học phần</w:t>
      </w:r>
    </w:p>
    <w:p w:rsidR="00000000" w:rsidDel="00000000" w:rsidP="00000000" w:rsidRDefault="00000000" w:rsidRPr="00000000" w14:paraId="00000177">
      <w:pPr>
        <w:rPr/>
      </w:pPr>
      <w:r w:rsidDel="00000000" w:rsidR="00000000" w:rsidRPr="00000000">
        <w:rPr>
          <w:rtl w:val="0"/>
        </w:rPr>
        <w:t xml:space="preserve">Bao gồm 3 tác nhân chính: quản lý, giảng viên và sinh viên. </w:t>
      </w:r>
    </w:p>
    <w:p w:rsidR="00000000" w:rsidDel="00000000" w:rsidP="00000000" w:rsidRDefault="00000000" w:rsidRPr="00000000" w14:paraId="00000178">
      <w:pPr>
        <w:rPr/>
      </w:pPr>
      <w:r w:rsidDel="00000000" w:rsidR="00000000" w:rsidRPr="00000000">
        <w:rPr>
          <w:rtl w:val="0"/>
        </w:rPr>
        <w:t xml:space="preserve">4 use case chính: thêm, tìm kiếm, </w:t>
      </w:r>
      <w:del w:author="BUI Mai Anh" w:id="52" w:date="2018-05-28T02:05:12Z">
        <w:r w:rsidDel="00000000" w:rsidR="00000000" w:rsidRPr="00000000">
          <w:rPr>
            <w:rtl w:val="0"/>
          </w:rPr>
          <w:delText xml:space="preserve">sửa ,xóa</w:delText>
        </w:r>
      </w:del>
      <w:ins w:author="BUI Mai Anh" w:id="52" w:date="2018-05-28T02:05:12Z">
        <w:r w:rsidDel="00000000" w:rsidR="00000000" w:rsidRPr="00000000">
          <w:rPr>
            <w:rtl w:val="0"/>
          </w:rPr>
          <w:t xml:space="preserve">sửa, xóa</w:t>
        </w:r>
      </w:ins>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Các tác nhân được sử dụng các use-case theo quyền hạn đã được liệt kê ở 2.2.1</w:t>
      </w:r>
    </w:p>
    <w:p w:rsidR="00000000" w:rsidDel="00000000" w:rsidP="00000000" w:rsidRDefault="00000000" w:rsidRPr="00000000" w14:paraId="0000017A">
      <w:pPr>
        <w:rPr>
          <w:ins w:author="BUI Mai Anh" w:id="53" w:date="2018-05-28T02:05:12Z"/>
        </w:rPr>
      </w:pPr>
      <w:ins w:author="BUI Mai Anh" w:id="53" w:date="2018-05-28T02:05:12Z">
        <w:r w:rsidDel="00000000" w:rsidR="00000000" w:rsidRPr="00000000">
          <w:rPr>
            <w:rtl w:val="0"/>
          </w:rPr>
        </w:r>
      </w:ins>
    </w:p>
    <w:p w:rsidR="00000000" w:rsidDel="00000000" w:rsidP="00000000" w:rsidRDefault="00000000" w:rsidRPr="00000000" w14:paraId="0000017B">
      <w:pPr>
        <w:rPr>
          <w:ins w:author="BUI Mai Anh" w:id="53" w:date="2018-05-28T02:05:12Z"/>
        </w:rPr>
      </w:pPr>
      <w:ins w:author="BUI Mai Anh" w:id="53" w:date="2018-05-28T02:05:12Z">
        <w:r w:rsidDel="00000000" w:rsidR="00000000" w:rsidRPr="00000000">
          <w:rPr>
            <w:rtl w:val="0"/>
          </w:rPr>
        </w:r>
      </w:ins>
    </w:p>
    <w:p w:rsidR="00000000" w:rsidDel="00000000" w:rsidP="00000000" w:rsidRDefault="00000000" w:rsidRPr="00000000" w14:paraId="0000017C">
      <w:pPr>
        <w:rPr>
          <w:ins w:author="BUI Mai Anh" w:id="53" w:date="2018-05-28T02:05:12Z"/>
        </w:rPr>
      </w:pPr>
      <w:ins w:author="BUI Mai Anh" w:id="53" w:date="2018-05-28T02:05:12Z">
        <w:r w:rsidDel="00000000" w:rsidR="00000000" w:rsidRPr="00000000">
          <w:rPr>
            <w:rtl w:val="0"/>
          </w:rPr>
        </w:r>
      </w:ins>
    </w:p>
    <w:p w:rsidR="00000000" w:rsidDel="00000000" w:rsidP="00000000" w:rsidRDefault="00000000" w:rsidRPr="00000000" w14:paraId="0000017D">
      <w:pPr>
        <w:rPr>
          <w:ins w:author="BUI Mai Anh" w:id="53" w:date="2018-05-28T02:05:12Z"/>
        </w:rPr>
      </w:pPr>
      <w:ins w:author="BUI Mai Anh" w:id="53" w:date="2018-05-28T02:05:12Z">
        <w:r w:rsidDel="00000000" w:rsidR="00000000" w:rsidRPr="00000000">
          <w:rPr>
            <w:rtl w:val="0"/>
          </w:rPr>
        </w:r>
      </w:ins>
    </w:p>
    <w:p w:rsidR="00000000" w:rsidDel="00000000" w:rsidP="00000000" w:rsidRDefault="00000000" w:rsidRPr="00000000" w14:paraId="0000017E">
      <w:pPr>
        <w:rPr>
          <w:ins w:author="BUI Mai Anh" w:id="53" w:date="2018-05-28T02:05:12Z"/>
        </w:rPr>
      </w:pPr>
      <w:ins w:author="BUI Mai Anh" w:id="53" w:date="2018-05-28T02:05:12Z">
        <w:r w:rsidDel="00000000" w:rsidR="00000000" w:rsidRPr="00000000">
          <w:rPr>
            <w:rtl w:val="0"/>
          </w:rPr>
        </w:r>
      </w:ins>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phân rã cho Quản lý lớp học</w:t>
      </w:r>
    </w:p>
    <w:p w:rsidR="00000000" w:rsidDel="00000000" w:rsidP="00000000" w:rsidRDefault="00000000" w:rsidRPr="00000000" w14:paraId="00000181">
      <w:pPr>
        <w:keepNext w:val="1"/>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5935" cy="3904615"/>
            <wp:effectExtent b="0" l="0" r="0" t="0"/>
            <wp:docPr id="40"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5575935"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p2csry" w:id="30"/>
      <w:bookmarkEnd w: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7 Biểu đồ use case phân rã cho quản lý lớp học</w:t>
      </w:r>
    </w:p>
    <w:p w:rsidR="00000000" w:rsidDel="00000000" w:rsidP="00000000" w:rsidRDefault="00000000" w:rsidRPr="00000000" w14:paraId="00000183">
      <w:pPr>
        <w:rPr/>
      </w:pPr>
      <w:r w:rsidDel="00000000" w:rsidR="00000000" w:rsidRPr="00000000">
        <w:rPr>
          <w:rtl w:val="0"/>
        </w:rPr>
        <w:t xml:space="preserve">Bao gồm 3 tác nhân chính: quản lý, giảng viên và sinh viên. </w:t>
      </w:r>
    </w:p>
    <w:p w:rsidR="00000000" w:rsidDel="00000000" w:rsidP="00000000" w:rsidRDefault="00000000" w:rsidRPr="00000000" w14:paraId="00000184">
      <w:pPr>
        <w:rPr/>
      </w:pPr>
      <w:r w:rsidDel="00000000" w:rsidR="00000000" w:rsidRPr="00000000">
        <w:rPr>
          <w:rtl w:val="0"/>
        </w:rPr>
        <w:t xml:space="preserve">4 use case chính: thêm, tìm kiếm, sửa ,xóa.</w:t>
      </w:r>
    </w:p>
    <w:p w:rsidR="00000000" w:rsidDel="00000000" w:rsidP="00000000" w:rsidRDefault="00000000" w:rsidRPr="00000000" w14:paraId="00000185">
      <w:pPr>
        <w:rPr/>
      </w:pPr>
      <w:r w:rsidDel="00000000" w:rsidR="00000000" w:rsidRPr="00000000">
        <w:rPr>
          <w:rtl w:val="0"/>
        </w:rPr>
        <w:t xml:space="preserve">Các tác nhân được sử dụng các use-case theo quyền hạn đã được liệt kê ở 2.2.1</w:t>
      </w:r>
    </w:p>
    <w:p w:rsidR="00000000" w:rsidDel="00000000" w:rsidP="00000000" w:rsidRDefault="00000000" w:rsidRPr="00000000" w14:paraId="00000186">
      <w:pPr>
        <w:pStyle w:val="Heading3"/>
        <w:numPr>
          <w:ilvl w:val="2"/>
          <w:numId w:val="10"/>
        </w:numPr>
        <w:ind w:left="0" w:firstLine="0"/>
        <w:rPr/>
      </w:pPr>
      <w:bookmarkStart w:colFirst="0" w:colLast="0" w:name="_147n2zr" w:id="31"/>
      <w:bookmarkEnd w:id="31"/>
      <w:r w:rsidDel="00000000" w:rsidR="00000000" w:rsidRPr="00000000">
        <w:rPr>
          <w:rtl w:val="0"/>
        </w:rPr>
        <w:t xml:space="preserve">Quy trình nghiệp vụ</w:t>
      </w:r>
    </w:p>
    <w:p w:rsidR="00000000" w:rsidDel="00000000" w:rsidP="00000000" w:rsidRDefault="00000000" w:rsidRPr="00000000" w14:paraId="00000187">
      <w:pPr>
        <w:pStyle w:val="Heading5"/>
        <w:numPr>
          <w:ilvl w:val="4"/>
          <w:numId w:val="10"/>
        </w:numPr>
        <w:ind w:left="0" w:firstLine="0"/>
        <w:rPr/>
      </w:pPr>
      <w:r w:rsidDel="00000000" w:rsidR="00000000" w:rsidRPr="00000000">
        <w:rPr>
          <w:rtl w:val="0"/>
        </w:rPr>
        <w:t xml:space="preserve">Quy trình nghiệp vụ thêm thông tin sinh viên </w:t>
      </w:r>
    </w:p>
    <w:p w:rsidR="00000000" w:rsidDel="00000000" w:rsidP="00000000" w:rsidRDefault="00000000" w:rsidRPr="00000000" w14:paraId="00000188">
      <w:pPr>
        <w:keepNext w:val="1"/>
        <w:rPr/>
      </w:pPr>
      <w:r w:rsidDel="00000000" w:rsidR="00000000" w:rsidRPr="00000000">
        <w:rPr/>
        <w:drawing>
          <wp:inline distB="0" distT="0" distL="0" distR="0">
            <wp:extent cx="4965202" cy="4498857"/>
            <wp:effectExtent b="0" l="0" r="0" t="0"/>
            <wp:docPr id="46"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4965202" cy="449885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3o7alnk" w:id="32"/>
      <w:bookmarkEnd w: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8 Biểu đồ quy trình nghiệp vụ thêm/sửa thông tin sinh viên</w:t>
      </w:r>
    </w:p>
    <w:p w:rsidR="00000000" w:rsidDel="00000000" w:rsidP="00000000" w:rsidRDefault="00000000" w:rsidRPr="00000000" w14:paraId="0000018A">
      <w:pPr>
        <w:rPr/>
      </w:pPr>
      <w:r w:rsidDel="00000000" w:rsidR="00000000" w:rsidRPr="00000000">
        <w:rPr>
          <w:rtl w:val="0"/>
        </w:rPr>
        <w:t xml:space="preserve">Mô tả quy trình: </w:t>
      </w:r>
    </w:p>
    <w:p w:rsidR="00000000" w:rsidDel="00000000" w:rsidP="00000000" w:rsidRDefault="00000000" w:rsidRPr="00000000" w14:paraId="0000018B">
      <w:pPr>
        <w:rPr/>
      </w:pPr>
      <w:r w:rsidDel="00000000" w:rsidR="00000000" w:rsidRPr="00000000">
        <w:rPr>
          <w:rtl w:val="0"/>
        </w:rPr>
        <w:t xml:space="preserve">Bước 1: Phòng đào tạo tiếp nhận thông tin từ sinh viên </w:t>
      </w:r>
    </w:p>
    <w:p w:rsidR="00000000" w:rsidDel="00000000" w:rsidP="00000000" w:rsidRDefault="00000000" w:rsidRPr="00000000" w14:paraId="0000018C">
      <w:pPr>
        <w:rPr/>
      </w:pPr>
      <w:r w:rsidDel="00000000" w:rsidR="00000000" w:rsidRPr="00000000">
        <w:rPr>
          <w:rtl w:val="0"/>
        </w:rPr>
        <w:t xml:space="preserve">Bước 2: Quản trị viên nhận thông tin sinh viên từ phòng đào tạo</w:t>
      </w:r>
    </w:p>
    <w:p w:rsidR="00000000" w:rsidDel="00000000" w:rsidP="00000000" w:rsidRDefault="00000000" w:rsidRPr="00000000" w14:paraId="0000018D">
      <w:pPr>
        <w:rPr/>
      </w:pPr>
      <w:r w:rsidDel="00000000" w:rsidR="00000000" w:rsidRPr="00000000">
        <w:rPr>
          <w:rtl w:val="0"/>
        </w:rPr>
        <w:t xml:space="preserve">Bước 3: Quản trị viên thêm/sửa thông tin vào hệ thống</w:t>
      </w:r>
    </w:p>
    <w:p w:rsidR="00000000" w:rsidDel="00000000" w:rsidP="00000000" w:rsidRDefault="00000000" w:rsidRPr="00000000" w14:paraId="0000018E">
      <w:pPr>
        <w:rPr/>
      </w:pPr>
      <w:r w:rsidDel="00000000" w:rsidR="00000000" w:rsidRPr="00000000">
        <w:rPr>
          <w:rtl w:val="0"/>
        </w:rPr>
        <w:t xml:space="preserve">Bước 4: Quản trị viên truy vấn để kiểm tra lại thông tin đã thêm/sửa</w:t>
      </w:r>
    </w:p>
    <w:p w:rsidR="00000000" w:rsidDel="00000000" w:rsidP="00000000" w:rsidRDefault="00000000" w:rsidRPr="00000000" w14:paraId="0000018F">
      <w:pPr>
        <w:rPr>
          <w:ins w:author="BUI Mai Anh" w:id="56" w:date="2018-05-28T02:05:12Z"/>
        </w:rPr>
      </w:pPr>
      <w:r w:rsidDel="00000000" w:rsidR="00000000" w:rsidRPr="00000000">
        <w:rPr>
          <w:rtl w:val="0"/>
        </w:rPr>
        <w:t xml:space="preserve">Bước 5: Sinh viên truy vấn để kiểm tra lại thông tin được yêu cầu, nếu đúng thì kết thúc quy trình, nếu sai thì báo lại thông tin với phòng đào tạo và lặp lại quy trình.</w:t>
      </w:r>
      <w:ins w:author="BUI Mai Anh" w:id="56" w:date="2018-05-28T02:05:12Z">
        <w:r w:rsidDel="00000000" w:rsidR="00000000" w:rsidRPr="00000000">
          <w:rPr>
            <w:rtl w:val="0"/>
          </w:rPr>
        </w:r>
      </w:ins>
    </w:p>
    <w:p w:rsidR="00000000" w:rsidDel="00000000" w:rsidP="00000000" w:rsidRDefault="00000000" w:rsidRPr="00000000" w14:paraId="00000190">
      <w:pPr>
        <w:rPr>
          <w:ins w:author="BUI Mai Anh" w:id="56" w:date="2018-05-28T02:05:12Z"/>
        </w:rPr>
      </w:pPr>
      <w:ins w:author="BUI Mai Anh" w:id="56" w:date="2018-05-28T02:05:12Z">
        <w:r w:rsidDel="00000000" w:rsidR="00000000" w:rsidRPr="00000000">
          <w:rPr>
            <w:rtl w:val="0"/>
          </w:rPr>
        </w:r>
      </w:ins>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5"/>
        <w:numPr>
          <w:ilvl w:val="4"/>
          <w:numId w:val="10"/>
        </w:numPr>
        <w:ind w:left="0" w:firstLine="0"/>
        <w:rPr/>
      </w:pPr>
      <w:r w:rsidDel="00000000" w:rsidR="00000000" w:rsidRPr="00000000">
        <w:rPr>
          <w:rtl w:val="0"/>
        </w:rPr>
        <w:t xml:space="preserve">Quy trình nghiệp vụ đăng ký học phần </w:t>
      </w:r>
    </w:p>
    <w:p w:rsidR="00000000" w:rsidDel="00000000" w:rsidP="00000000" w:rsidRDefault="00000000" w:rsidRPr="00000000" w14:paraId="00000193">
      <w:pPr>
        <w:keepNext w:val="1"/>
        <w:rPr/>
      </w:pPr>
      <w:r w:rsidDel="00000000" w:rsidR="00000000" w:rsidRPr="00000000">
        <w:rPr/>
        <w:drawing>
          <wp:inline distB="0" distT="0" distL="0" distR="0">
            <wp:extent cx="5175515" cy="3931928"/>
            <wp:effectExtent b="0" l="0" r="0" t="0"/>
            <wp:docPr id="44"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175515" cy="393192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3ckvvd" w:id="33"/>
      <w:bookmarkEnd w: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9 Biểu đồ quy trình nghiệp vụ đăng ký học phần</w:t>
      </w:r>
    </w:p>
    <w:p w:rsidR="00000000" w:rsidDel="00000000" w:rsidP="00000000" w:rsidRDefault="00000000" w:rsidRPr="00000000" w14:paraId="00000195">
      <w:pPr>
        <w:rPr/>
      </w:pPr>
      <w:r w:rsidDel="00000000" w:rsidR="00000000" w:rsidRPr="00000000">
        <w:rPr>
          <w:rtl w:val="0"/>
        </w:rPr>
        <w:t xml:space="preserve">Mô tả quy trình: </w:t>
      </w:r>
    </w:p>
    <w:p w:rsidR="00000000" w:rsidDel="00000000" w:rsidP="00000000" w:rsidRDefault="00000000" w:rsidRPr="00000000" w14:paraId="00000196">
      <w:pPr>
        <w:rPr/>
      </w:pPr>
      <w:r w:rsidDel="00000000" w:rsidR="00000000" w:rsidRPr="00000000">
        <w:rPr>
          <w:rtl w:val="0"/>
        </w:rPr>
        <w:t xml:space="preserve">Bước 1: Phòng đào tạo lên danh sách học phần mở đăng ký </w:t>
      </w:r>
    </w:p>
    <w:p w:rsidR="00000000" w:rsidDel="00000000" w:rsidP="00000000" w:rsidRDefault="00000000" w:rsidRPr="00000000" w14:paraId="00000197">
      <w:pPr>
        <w:rPr/>
      </w:pPr>
      <w:r w:rsidDel="00000000" w:rsidR="00000000" w:rsidRPr="00000000">
        <w:rPr>
          <w:rtl w:val="0"/>
        </w:rPr>
        <w:t xml:space="preserve">Bước 2: Quản trị viên nhận thông tin học phần từ phòng đào tạo</w:t>
      </w:r>
    </w:p>
    <w:p w:rsidR="00000000" w:rsidDel="00000000" w:rsidP="00000000" w:rsidRDefault="00000000" w:rsidRPr="00000000" w14:paraId="00000198">
      <w:pPr>
        <w:rPr/>
      </w:pPr>
      <w:r w:rsidDel="00000000" w:rsidR="00000000" w:rsidRPr="00000000">
        <w:rPr>
          <w:rtl w:val="0"/>
        </w:rPr>
        <w:t xml:space="preserve">Bước 3: Quản trị viên thêm/sửa thông tin học phần trong hệ thống</w:t>
      </w:r>
    </w:p>
    <w:p w:rsidR="00000000" w:rsidDel="00000000" w:rsidP="00000000" w:rsidRDefault="00000000" w:rsidRPr="00000000" w14:paraId="00000199">
      <w:pPr>
        <w:rPr>
          <w:ins w:author="BUI Mai Anh" w:id="58" w:date="2018-05-28T02:05:12Z"/>
        </w:rPr>
      </w:pPr>
      <w:r w:rsidDel="00000000" w:rsidR="00000000" w:rsidRPr="00000000">
        <w:rPr>
          <w:rtl w:val="0"/>
        </w:rPr>
        <w:t xml:space="preserve">Bước 4: Sinh viên thực hiện đăng ký học phần, nếu thành công thì kết thúc quy trình, nếu có lỗi hoặc sai sót thì báo lại thông tin với phòng đào tạo và lặp lại quy trình.</w:t>
      </w:r>
      <w:ins w:author="BUI Mai Anh" w:id="58" w:date="2018-05-28T02:05:12Z">
        <w:r w:rsidDel="00000000" w:rsidR="00000000" w:rsidRPr="00000000">
          <w:rPr>
            <w:rtl w:val="0"/>
          </w:rPr>
        </w:r>
      </w:ins>
    </w:p>
    <w:p w:rsidR="00000000" w:rsidDel="00000000" w:rsidP="00000000" w:rsidRDefault="00000000" w:rsidRPr="00000000" w14:paraId="0000019A">
      <w:pPr>
        <w:rPr>
          <w:ins w:author="BUI Mai Anh" w:id="58" w:date="2018-05-28T02:05:12Z"/>
        </w:rPr>
      </w:pPr>
      <w:ins w:author="BUI Mai Anh" w:id="58" w:date="2018-05-28T02:05:12Z">
        <w:r w:rsidDel="00000000" w:rsidR="00000000" w:rsidRPr="00000000">
          <w:rPr>
            <w:rtl w:val="0"/>
          </w:rPr>
        </w:r>
      </w:ins>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5"/>
        <w:numPr>
          <w:ilvl w:val="4"/>
          <w:numId w:val="10"/>
        </w:numPr>
        <w:ind w:left="0" w:firstLine="0"/>
        <w:rPr/>
      </w:pPr>
      <w:r w:rsidDel="00000000" w:rsidR="00000000" w:rsidRPr="00000000">
        <w:rPr>
          <w:rtl w:val="0"/>
        </w:rPr>
        <w:t xml:space="preserve">Quy trình nghiệp vụ đăng ký lớp học</w:t>
      </w:r>
    </w:p>
    <w:p w:rsidR="00000000" w:rsidDel="00000000" w:rsidP="00000000" w:rsidRDefault="00000000" w:rsidRPr="00000000" w14:paraId="0000019D">
      <w:pPr>
        <w:keepNext w:val="1"/>
        <w:rPr/>
      </w:pPr>
      <w:r w:rsidDel="00000000" w:rsidR="00000000" w:rsidRPr="00000000">
        <w:rPr/>
        <w:drawing>
          <wp:inline distB="0" distT="0" distL="0" distR="0">
            <wp:extent cx="5166371" cy="5477267"/>
            <wp:effectExtent b="0" l="0" r="0" t="0"/>
            <wp:docPr id="51"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166371" cy="547726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ihv636"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10 Biểu đồ quy trình nghiệp vụ đăng ký lớp học</w:t>
      </w:r>
    </w:p>
    <w:p w:rsidR="00000000" w:rsidDel="00000000" w:rsidP="00000000" w:rsidRDefault="00000000" w:rsidRPr="00000000" w14:paraId="0000019F">
      <w:pPr>
        <w:rPr/>
      </w:pPr>
      <w:r w:rsidDel="00000000" w:rsidR="00000000" w:rsidRPr="00000000">
        <w:rPr>
          <w:rtl w:val="0"/>
        </w:rPr>
        <w:t xml:space="preserve">Mô tả quy trình: </w:t>
      </w:r>
    </w:p>
    <w:p w:rsidR="00000000" w:rsidDel="00000000" w:rsidP="00000000" w:rsidRDefault="00000000" w:rsidRPr="00000000" w14:paraId="000001A0">
      <w:pPr>
        <w:rPr/>
      </w:pPr>
      <w:r w:rsidDel="00000000" w:rsidR="00000000" w:rsidRPr="00000000">
        <w:rPr>
          <w:rtl w:val="0"/>
        </w:rPr>
        <w:t xml:space="preserve">Bước 1: Phòng đào tạo lên danh sách lớp học mở đăng ký </w:t>
      </w:r>
    </w:p>
    <w:p w:rsidR="00000000" w:rsidDel="00000000" w:rsidP="00000000" w:rsidRDefault="00000000" w:rsidRPr="00000000" w14:paraId="000001A1">
      <w:pPr>
        <w:rPr/>
      </w:pPr>
      <w:r w:rsidDel="00000000" w:rsidR="00000000" w:rsidRPr="00000000">
        <w:rPr>
          <w:rtl w:val="0"/>
        </w:rPr>
        <w:t xml:space="preserve">Bước 2: Quản trị viên nhận danh sách lớp mở từ phòng đào tạo</w:t>
      </w:r>
    </w:p>
    <w:p w:rsidR="00000000" w:rsidDel="00000000" w:rsidP="00000000" w:rsidRDefault="00000000" w:rsidRPr="00000000" w14:paraId="000001A2">
      <w:pPr>
        <w:rPr/>
      </w:pPr>
      <w:r w:rsidDel="00000000" w:rsidR="00000000" w:rsidRPr="00000000">
        <w:rPr>
          <w:rtl w:val="0"/>
        </w:rPr>
        <w:t xml:space="preserve">Bước 3: Quản trị viên thêm/sửa danh sách lớp học trong hệ thống</w:t>
      </w:r>
    </w:p>
    <w:p w:rsidR="00000000" w:rsidDel="00000000" w:rsidP="00000000" w:rsidRDefault="00000000" w:rsidRPr="00000000" w14:paraId="000001A3">
      <w:pPr>
        <w:rPr/>
      </w:pPr>
      <w:r w:rsidDel="00000000" w:rsidR="00000000" w:rsidRPr="00000000">
        <w:rPr>
          <w:rtl w:val="0"/>
        </w:rPr>
        <w:t xml:space="preserve">Bước 4: Giảng viên thực hiện kiểm tra lại các lớp học đã mở, nếu đúng thì chuyển qua bước tiếp theo, nếu sai thì báo cáo lại phòng đào tạo</w:t>
      </w:r>
    </w:p>
    <w:p w:rsidR="00000000" w:rsidDel="00000000" w:rsidP="00000000" w:rsidRDefault="00000000" w:rsidRPr="00000000" w14:paraId="000001A4">
      <w:pPr>
        <w:rPr/>
      </w:pPr>
      <w:r w:rsidDel="00000000" w:rsidR="00000000" w:rsidRPr="00000000">
        <w:rPr>
          <w:rtl w:val="0"/>
        </w:rPr>
        <w:t xml:space="preserve">Bước 5: Sinh viên thực hiện đăng ký lớp học, nếu đăng ký thành công thì kết thúc quy trình, nếu phát sinh lỗi hoặc sai sót thì báo cáo lại phòng đào tạo,</w:t>
      </w:r>
    </w:p>
    <w:p w:rsidR="00000000" w:rsidDel="00000000" w:rsidP="00000000" w:rsidRDefault="00000000" w:rsidRPr="00000000" w14:paraId="000001A5">
      <w:pPr>
        <w:pStyle w:val="Heading2"/>
        <w:numPr>
          <w:ilvl w:val="1"/>
          <w:numId w:val="10"/>
        </w:numPr>
        <w:ind w:left="0" w:firstLine="0"/>
        <w:rPr/>
      </w:pPr>
      <w:bookmarkStart w:colFirst="0" w:colLast="0" w:name="_32hioqz" w:id="35"/>
      <w:bookmarkEnd w:id="35"/>
      <w:r w:rsidDel="00000000" w:rsidR="00000000" w:rsidRPr="00000000">
        <w:rPr>
          <w:rtl w:val="0"/>
        </w:rPr>
        <w:t xml:space="preserve">Đặc tả chức năng</w:t>
      </w:r>
    </w:p>
    <w:p w:rsidR="00000000" w:rsidDel="00000000" w:rsidP="00000000" w:rsidRDefault="00000000" w:rsidRPr="00000000" w14:paraId="000001A6">
      <w:pPr>
        <w:pStyle w:val="Heading3"/>
        <w:numPr>
          <w:ilvl w:val="2"/>
          <w:numId w:val="10"/>
        </w:numPr>
        <w:ind w:left="0" w:firstLine="0"/>
        <w:rPr/>
      </w:pPr>
      <w:bookmarkStart w:colFirst="0" w:colLast="0" w:name="_1hmsyys" w:id="36"/>
      <w:bookmarkEnd w:id="36"/>
      <w:r w:rsidDel="00000000" w:rsidR="00000000" w:rsidRPr="00000000">
        <w:rPr>
          <w:rtl w:val="0"/>
        </w:rPr>
        <w:t xml:space="preserve">Đặc tả use case Thêm sinh viên</w:t>
      </w:r>
    </w:p>
    <w:p w:rsidR="00000000" w:rsidDel="00000000" w:rsidP="00000000" w:rsidRDefault="00000000" w:rsidRPr="00000000" w14:paraId="000001A7">
      <w:pPr>
        <w:pStyle w:val="Heading5"/>
        <w:numPr>
          <w:ilvl w:val="4"/>
          <w:numId w:val="10"/>
        </w:numPr>
        <w:ind w:left="0" w:firstLine="0"/>
        <w:rPr/>
      </w:pPr>
      <w:r w:rsidDel="00000000" w:rsidR="00000000" w:rsidRPr="00000000">
        <w:rPr>
          <w:rtl w:val="0"/>
        </w:rPr>
        <w:t xml:space="preserve">Mô tả</w:t>
      </w:r>
    </w:p>
    <w:p w:rsidR="00000000" w:rsidDel="00000000" w:rsidP="00000000" w:rsidRDefault="00000000" w:rsidRPr="00000000" w14:paraId="000001A8">
      <w:pPr>
        <w:rPr/>
      </w:pPr>
      <w:r w:rsidDel="00000000" w:rsidR="00000000" w:rsidRPr="00000000">
        <w:rPr>
          <w:rtl w:val="0"/>
        </w:rPr>
        <w:t xml:space="preserve">Quản trị viên thực hiện thêm sinh viên vào hệ thống</w:t>
      </w:r>
    </w:p>
    <w:p w:rsidR="00000000" w:rsidDel="00000000" w:rsidP="00000000" w:rsidRDefault="00000000" w:rsidRPr="00000000" w14:paraId="000001A9">
      <w:pPr>
        <w:pStyle w:val="Heading5"/>
        <w:numPr>
          <w:ilvl w:val="4"/>
          <w:numId w:val="10"/>
        </w:numPr>
        <w:ind w:left="0" w:firstLine="0"/>
        <w:rPr/>
      </w:pPr>
      <w:r w:rsidDel="00000000" w:rsidR="00000000" w:rsidRPr="00000000">
        <w:rPr>
          <w:rtl w:val="0"/>
        </w:rPr>
        <w:t xml:space="preserve">Luồng sự kiện và phát sinh</w:t>
      </w:r>
    </w:p>
    <w:p w:rsidR="00000000" w:rsidDel="00000000" w:rsidP="00000000" w:rsidRDefault="00000000" w:rsidRPr="00000000" w14:paraId="000001AA">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4 Đặc tả use case thêm sinh viên</w:t>
      </w:r>
    </w:p>
    <w:tbl>
      <w:tblPr>
        <w:tblStyle w:val="Table8"/>
        <w:tblW w:w="8931.0" w:type="dxa"/>
        <w:jc w:val="center"/>
        <w:tblLayout w:type="fixed"/>
        <w:tblLook w:val="0400"/>
      </w:tblPr>
      <w:tblGrid>
        <w:gridCol w:w="2127"/>
        <w:gridCol w:w="1984"/>
        <w:gridCol w:w="1985"/>
        <w:gridCol w:w="2835"/>
        <w:tblGridChange w:id="0">
          <w:tblGrid>
            <w:gridCol w:w="2127"/>
            <w:gridCol w:w="1984"/>
            <w:gridCol w:w="1985"/>
            <w:gridCol w:w="2835"/>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B">
            <w:pPr>
              <w:spacing w:after="0" w:before="0" w:lineRule="auto"/>
              <w:rPr>
                <w:b w:val="1"/>
                <w:color w:val="000000"/>
              </w:rPr>
            </w:pPr>
            <w:r w:rsidDel="00000000" w:rsidR="00000000" w:rsidRPr="00000000">
              <w:rPr>
                <w:b w:val="1"/>
                <w:color w:val="000000"/>
                <w:rtl w:val="0"/>
              </w:rPr>
              <w:t xml:space="preserve">Mã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AC">
            <w:pPr>
              <w:spacing w:after="0" w:before="0" w:lineRule="auto"/>
              <w:rPr>
                <w:color w:val="000000"/>
              </w:rPr>
            </w:pPr>
            <w:r w:rsidDel="00000000" w:rsidR="00000000" w:rsidRPr="00000000">
              <w:rPr>
                <w:color w:val="000000"/>
                <w:rtl w:val="0"/>
              </w:rPr>
              <w:t xml:space="preserve">UCTSV</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AD">
            <w:pPr>
              <w:spacing w:after="0" w:before="0" w:lineRule="auto"/>
              <w:rPr>
                <w:b w:val="1"/>
                <w:color w:val="000000"/>
              </w:rPr>
            </w:pPr>
            <w:r w:rsidDel="00000000" w:rsidR="00000000" w:rsidRPr="00000000">
              <w:rPr>
                <w:b w:val="1"/>
                <w:color w:val="000000"/>
                <w:rtl w:val="0"/>
              </w:rPr>
              <w:t xml:space="preserve">Tên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AE">
            <w:pPr>
              <w:spacing w:after="0" w:before="0" w:lineRule="auto"/>
              <w:rPr>
                <w:color w:val="000000"/>
              </w:rPr>
            </w:pPr>
            <w:r w:rsidDel="00000000" w:rsidR="00000000" w:rsidRPr="00000000">
              <w:rPr>
                <w:color w:val="000000"/>
                <w:rtl w:val="0"/>
              </w:rPr>
              <w:t xml:space="preserve">Thêm thông tin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F">
            <w:pPr>
              <w:spacing w:after="0" w:before="0" w:lineRule="auto"/>
              <w:rPr>
                <w:b w:val="1"/>
                <w:color w:val="000000"/>
              </w:rPr>
            </w:pPr>
            <w:r w:rsidDel="00000000" w:rsidR="00000000" w:rsidRPr="00000000">
              <w:rPr>
                <w:b w:val="1"/>
                <w:color w:val="000000"/>
                <w:rtl w:val="0"/>
              </w:rPr>
              <w:t xml:space="preserve">Tác nhân</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0">
            <w:pPr>
              <w:spacing w:after="0" w:before="0" w:lineRule="auto"/>
              <w:rPr>
                <w:color w:val="000000"/>
              </w:rPr>
            </w:pPr>
            <w:r w:rsidDel="00000000" w:rsidR="00000000" w:rsidRPr="00000000">
              <w:rPr>
                <w:color w:val="000000"/>
                <w:rtl w:val="0"/>
              </w:rPr>
              <w:t xml:space="preserve">Quản lý</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3">
            <w:pPr>
              <w:spacing w:after="0" w:before="0" w:lineRule="auto"/>
              <w:rPr>
                <w:b w:val="1"/>
                <w:color w:val="000000"/>
              </w:rPr>
            </w:pPr>
            <w:r w:rsidDel="00000000" w:rsidR="00000000" w:rsidRPr="00000000">
              <w:rPr>
                <w:b w:val="1"/>
                <w:color w:val="000000"/>
                <w:rtl w:val="0"/>
              </w:rPr>
              <w:t xml:space="preserve">Điều kiện trước</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4">
            <w:pPr>
              <w:spacing w:after="0" w:before="0" w:lineRule="auto"/>
              <w:rPr>
                <w:color w:val="000000"/>
              </w:rPr>
            </w:pPr>
            <w:r w:rsidDel="00000000" w:rsidR="00000000" w:rsidRPr="00000000">
              <w:rPr>
                <w:color w:val="000000"/>
                <w:rtl w:val="0"/>
              </w:rPr>
              <w:t xml:space="preserve">Đăng nhập</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1B7">
            <w:pPr>
              <w:spacing w:after="0" w:before="0" w:lineRule="auto"/>
              <w:jc w:val="center"/>
              <w:rPr>
                <w:b w:val="1"/>
                <w:color w:val="000000"/>
              </w:rPr>
            </w:pPr>
            <w:r w:rsidDel="00000000" w:rsidR="00000000" w:rsidRPr="00000000">
              <w:rPr>
                <w:b w:val="1"/>
                <w:color w:val="000000"/>
                <w:rtl w:val="0"/>
              </w:rPr>
              <w:t xml:space="preserve">Luồng thực thi chính</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B">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BC">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BD">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F">
            <w:pPr>
              <w:spacing w:after="0" w:before="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0">
            <w:pPr>
              <w:spacing w:after="0" w:before="0" w:lineRule="auto"/>
              <w:rPr>
                <w:color w:val="000000"/>
              </w:rPr>
            </w:pPr>
            <w:r w:rsidDel="00000000" w:rsidR="00000000" w:rsidRPr="00000000">
              <w:rPr>
                <w:color w:val="000000"/>
                <w:rtl w:val="0"/>
              </w:rPr>
              <w:t xml:space="preserve">Quản trị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1">
            <w:pPr>
              <w:spacing w:after="0" w:before="0" w:lineRule="auto"/>
              <w:rPr>
                <w:color w:val="000000"/>
              </w:rPr>
            </w:pPr>
            <w:r w:rsidDel="00000000" w:rsidR="00000000" w:rsidRPr="00000000">
              <w:rPr>
                <w:color w:val="000000"/>
                <w:rtl w:val="0"/>
              </w:rPr>
              <w:t xml:space="preserve">Vào trang quản lý thông tin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3">
            <w:pPr>
              <w:spacing w:after="0" w:before="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4">
            <w:pPr>
              <w:spacing w:after="0" w:before="0" w:lineRule="auto"/>
              <w:rPr>
                <w:color w:val="000000"/>
              </w:rPr>
            </w:pPr>
            <w:r w:rsidDel="00000000" w:rsidR="00000000" w:rsidRPr="00000000">
              <w:rPr>
                <w:color w:val="000000"/>
                <w:rtl w:val="0"/>
              </w:rPr>
              <w:t xml:space="preserve">Client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5">
            <w:pPr>
              <w:spacing w:after="0" w:before="0" w:lineRule="auto"/>
              <w:rPr>
                <w:color w:val="000000"/>
              </w:rPr>
            </w:pPr>
            <w:r w:rsidDel="00000000" w:rsidR="00000000" w:rsidRPr="00000000">
              <w:rPr>
                <w:color w:val="000000"/>
                <w:rtl w:val="0"/>
              </w:rPr>
              <w:t xml:space="preserve">Hiển thị giao diện quản lý thông tin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7">
            <w:pPr>
              <w:spacing w:after="0" w:before="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8">
            <w:pPr>
              <w:spacing w:after="0" w:before="0" w:lineRule="auto"/>
              <w:rPr>
                <w:color w:val="000000"/>
              </w:rPr>
            </w:pPr>
            <w:r w:rsidDel="00000000" w:rsidR="00000000" w:rsidRPr="00000000">
              <w:rPr>
                <w:color w:val="000000"/>
                <w:rtl w:val="0"/>
              </w:rPr>
              <w:t xml:space="preserve">Quản trị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9">
            <w:pPr>
              <w:spacing w:after="0" w:before="0" w:lineRule="auto"/>
              <w:rPr>
                <w:color w:val="000000"/>
              </w:rPr>
            </w:pPr>
            <w:r w:rsidDel="00000000" w:rsidR="00000000" w:rsidRPr="00000000">
              <w:rPr>
                <w:color w:val="000000"/>
                <w:rtl w:val="0"/>
              </w:rPr>
              <w:t xml:space="preserve">Chọn chức năng thêm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B">
            <w:pPr>
              <w:spacing w:after="0" w:before="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C">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D">
            <w:pPr>
              <w:spacing w:after="0" w:before="0" w:lineRule="auto"/>
              <w:rPr>
                <w:color w:val="000000"/>
              </w:rPr>
            </w:pPr>
            <w:r w:rsidDel="00000000" w:rsidR="00000000" w:rsidRPr="00000000">
              <w:rPr>
                <w:color w:val="000000"/>
                <w:rtl w:val="0"/>
              </w:rPr>
              <w:t xml:space="preserve">Hiển thị giao diện thêm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F">
            <w:pPr>
              <w:spacing w:after="0" w:before="0" w:lineRule="auto"/>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0">
            <w:pPr>
              <w:spacing w:after="0" w:before="0" w:lineRule="auto"/>
              <w:rPr>
                <w:color w:val="000000"/>
              </w:rPr>
            </w:pPr>
            <w:r w:rsidDel="00000000" w:rsidR="00000000" w:rsidRPr="00000000">
              <w:rPr>
                <w:color w:val="000000"/>
                <w:rtl w:val="0"/>
              </w:rPr>
              <w:t xml:space="preserve">Quản trị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1">
            <w:pPr>
              <w:spacing w:after="0" w:before="0" w:lineRule="auto"/>
              <w:rPr>
                <w:color w:val="000000"/>
              </w:rPr>
            </w:pPr>
            <w:r w:rsidDel="00000000" w:rsidR="00000000" w:rsidRPr="00000000">
              <w:rPr>
                <w:color w:val="000000"/>
                <w:rtl w:val="0"/>
              </w:rPr>
              <w:t xml:space="preserve">Nhập thông tin sinh viên </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3">
            <w:pPr>
              <w:spacing w:after="0" w:before="0" w:lineRule="auto"/>
              <w:jc w:val="center"/>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4">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5">
            <w:pPr>
              <w:spacing w:after="0" w:before="0" w:lineRule="auto"/>
              <w:rPr>
                <w:color w:val="000000"/>
              </w:rPr>
            </w:pPr>
            <w:r w:rsidDel="00000000" w:rsidR="00000000" w:rsidRPr="00000000">
              <w:rPr>
                <w:color w:val="000000"/>
                <w:rtl w:val="0"/>
              </w:rPr>
              <w:t xml:space="preserve">Kiểm tra thông tin có hợp lệ hay không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7">
            <w:pPr>
              <w:spacing w:after="0" w:before="0" w:lineRule="auto"/>
              <w:jc w:val="center"/>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8">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9">
            <w:pPr>
              <w:spacing w:after="0" w:before="0" w:lineRule="auto"/>
              <w:rPr>
                <w:color w:val="000000"/>
              </w:rPr>
            </w:pPr>
            <w:r w:rsidDel="00000000" w:rsidR="00000000" w:rsidRPr="00000000">
              <w:rPr>
                <w:color w:val="000000"/>
                <w:rtl w:val="0"/>
              </w:rPr>
              <w:t xml:space="preserve">Gửi thông tin lên server</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B">
            <w:pPr>
              <w:spacing w:after="0" w:before="0" w:lineRule="auto"/>
              <w:jc w:val="center"/>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C">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D">
            <w:pPr>
              <w:spacing w:after="0" w:before="0" w:lineRule="auto"/>
              <w:rPr>
                <w:color w:val="000000"/>
              </w:rPr>
            </w:pPr>
            <w:r w:rsidDel="00000000" w:rsidR="00000000" w:rsidRPr="00000000">
              <w:rPr>
                <w:color w:val="000000"/>
                <w:rtl w:val="0"/>
              </w:rPr>
              <w:t xml:space="preserve">Nhận thông tin, thực hiện truy vấn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F">
            <w:pPr>
              <w:spacing w:after="0" w:before="0" w:lineRule="auto"/>
              <w:jc w:val="center"/>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E0">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E1">
            <w:pPr>
              <w:spacing w:after="0" w:before="0" w:lineRule="auto"/>
              <w:rPr>
                <w:color w:val="000000"/>
              </w:rPr>
            </w:pPr>
            <w:r w:rsidDel="00000000" w:rsidR="00000000" w:rsidRPr="00000000">
              <w:rPr>
                <w:color w:val="000000"/>
                <w:rtl w:val="0"/>
              </w:rPr>
              <w:t xml:space="preserve">Trả về kết quả truy vấn cho client</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3">
            <w:pPr>
              <w:spacing w:after="0" w:before="0" w:lineRule="auto"/>
              <w:jc w:val="center"/>
              <w:rPr>
                <w:color w:val="000000"/>
              </w:rPr>
            </w:pPr>
            <w:r w:rsidDel="00000000" w:rsidR="00000000" w:rsidRPr="00000000">
              <w:rPr>
                <w:color w:val="000000"/>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E4">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E5">
            <w:pPr>
              <w:spacing w:after="0" w:before="0" w:lineRule="auto"/>
              <w:rPr>
                <w:color w:val="000000"/>
              </w:rPr>
            </w:pPr>
            <w:r w:rsidDel="00000000" w:rsidR="00000000" w:rsidRPr="00000000">
              <w:rPr>
                <w:color w:val="000000"/>
                <w:rtl w:val="0"/>
              </w:rPr>
              <w:t xml:space="preserve">Hiển thị kết quả truy vấn cho Quản lý</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1E7">
            <w:pPr>
              <w:spacing w:after="0" w:before="0" w:lineRule="auto"/>
              <w:jc w:val="center"/>
              <w:rPr>
                <w:b w:val="1"/>
                <w:color w:val="000000"/>
              </w:rPr>
            </w:pPr>
            <w:r w:rsidDel="00000000" w:rsidR="00000000" w:rsidRPr="00000000">
              <w:rPr>
                <w:b w:val="1"/>
                <w:color w:val="000000"/>
                <w:rtl w:val="0"/>
              </w:rPr>
              <w:t xml:space="preserve">Luồng thực thi mở rộng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B">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C">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D">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F">
            <w:pPr>
              <w:spacing w:after="0" w:before="0" w:lineRule="auto"/>
              <w:jc w:val="center"/>
              <w:rPr>
                <w:color w:val="000000"/>
              </w:rPr>
            </w:pPr>
            <w:r w:rsidDel="00000000" w:rsidR="00000000" w:rsidRPr="00000000">
              <w:rPr>
                <w:color w:val="000000"/>
                <w:rtl w:val="0"/>
              </w:rPr>
              <w:t xml:space="preserve">1a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0">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1">
            <w:pPr>
              <w:spacing w:after="0" w:before="0" w:lineRule="auto"/>
              <w:rPr>
                <w:color w:val="000000"/>
              </w:rPr>
            </w:pPr>
            <w:r w:rsidDel="00000000" w:rsidR="00000000" w:rsidRPr="00000000">
              <w:rPr>
                <w:color w:val="000000"/>
                <w:rtl w:val="0"/>
              </w:rPr>
              <w:t xml:space="preserve">Kiểm tra người dùng đã đăng nhập trước đó chưa</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3">
            <w:pPr>
              <w:spacing w:after="0" w:before="0" w:lineRule="auto"/>
              <w:jc w:val="center"/>
              <w:rPr>
                <w:color w:val="000000"/>
              </w:rPr>
            </w:pPr>
            <w:r w:rsidDel="00000000" w:rsidR="00000000" w:rsidRPr="00000000">
              <w:rPr>
                <w:color w:val="000000"/>
                <w:rtl w:val="0"/>
              </w:rPr>
              <w:t xml:space="preserve">1b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4">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5">
            <w:pPr>
              <w:spacing w:after="0" w:before="0" w:lineRule="auto"/>
              <w:rPr>
                <w:color w:val="000000"/>
              </w:rPr>
            </w:pPr>
            <w:r w:rsidDel="00000000" w:rsidR="00000000" w:rsidRPr="00000000">
              <w:rPr>
                <w:color w:val="000000"/>
                <w:rtl w:val="0"/>
              </w:rPr>
              <w:t xml:space="preserve">Hiển thị thông báo nếu truy cập của người dùng không hợp lệ</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7">
            <w:pPr>
              <w:spacing w:after="0" w:before="0" w:lineRule="auto"/>
              <w:jc w:val="center"/>
              <w:rPr>
                <w:color w:val="000000"/>
              </w:rPr>
            </w:pPr>
            <w:r w:rsidDel="00000000" w:rsidR="00000000" w:rsidRPr="00000000">
              <w:rPr>
                <w:color w:val="000000"/>
                <w:rtl w:val="0"/>
              </w:rPr>
              <w:t xml:space="preserve">6a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F8">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F9">
            <w:pPr>
              <w:spacing w:after="0" w:before="0" w:lineRule="auto"/>
              <w:rPr>
                <w:color w:val="000000"/>
              </w:rPr>
            </w:pPr>
            <w:r w:rsidDel="00000000" w:rsidR="00000000" w:rsidRPr="00000000">
              <w:rPr>
                <w:color w:val="000000"/>
                <w:rtl w:val="0"/>
              </w:rPr>
              <w:t xml:space="preserve">Hiển thị cảnh báo nếu thông tin nhập vào không hợp lệ</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B">
            <w:pPr>
              <w:spacing w:after="0" w:before="0" w:lineRule="auto"/>
              <w:jc w:val="center"/>
              <w:rPr>
                <w:color w:val="000000"/>
              </w:rPr>
            </w:pPr>
            <w:r w:rsidDel="00000000" w:rsidR="00000000" w:rsidRPr="00000000">
              <w:rPr>
                <w:color w:val="000000"/>
                <w:rtl w:val="0"/>
              </w:rPr>
              <w:t xml:space="preserve">6b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C">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D">
            <w:pPr>
              <w:spacing w:after="0" w:before="0" w:lineRule="auto"/>
              <w:rPr>
                <w:color w:val="000000"/>
              </w:rPr>
            </w:pPr>
            <w:r w:rsidDel="00000000" w:rsidR="00000000" w:rsidRPr="00000000">
              <w:rPr>
                <w:color w:val="000000"/>
                <w:rtl w:val="0"/>
              </w:rPr>
              <w:t xml:space="preserve">Hiển thị thông báo nếu thêm không thành công</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F">
            <w:pPr>
              <w:spacing w:after="0" w:before="0" w:lineRule="auto"/>
              <w:rPr>
                <w:b w:val="1"/>
                <w:color w:val="000000"/>
              </w:rPr>
            </w:pPr>
            <w:r w:rsidDel="00000000" w:rsidR="00000000" w:rsidRPr="00000000">
              <w:rPr>
                <w:b w:val="1"/>
                <w:color w:val="000000"/>
                <w:rtl w:val="0"/>
              </w:rPr>
              <w:t xml:space="preserve">Điều kiện sau</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00">
            <w:pPr>
              <w:spacing w:after="0" w:before="0" w:lineRule="auto"/>
              <w:rPr>
                <w:color w:val="000000"/>
              </w:rPr>
            </w:pPr>
            <w:r w:rsidDel="00000000" w:rsidR="00000000" w:rsidRPr="00000000">
              <w:rPr>
                <w:rtl w:val="0"/>
              </w:rPr>
              <w:t xml:space="preserve">Không</w:t>
            </w:r>
            <w:r w:rsidDel="00000000" w:rsidR="00000000" w:rsidRPr="00000000">
              <w:rPr>
                <w:rtl w:val="0"/>
              </w:rPr>
            </w:r>
          </w:p>
        </w:tc>
      </w:tr>
    </w:tbl>
    <w:p w:rsidR="00000000" w:rsidDel="00000000" w:rsidP="00000000" w:rsidRDefault="00000000" w:rsidRPr="00000000" w14:paraId="00000203">
      <w:pPr>
        <w:pStyle w:val="Heading5"/>
        <w:rPr>
          <w:del w:author="BUI Mai Anh" w:id="60" w:date="2018-05-28T02:05:12Z"/>
        </w:rPr>
      </w:pPr>
      <w:del w:author="BUI Mai Anh" w:id="60" w:date="2018-05-28T02:05:12Z">
        <w:r w:rsidDel="00000000" w:rsidR="00000000" w:rsidRPr="00000000">
          <w:rPr>
            <w:rtl w:val="0"/>
          </w:rPr>
        </w:r>
      </w:del>
    </w:p>
    <w:p w:rsidR="00000000" w:rsidDel="00000000" w:rsidP="00000000" w:rsidRDefault="00000000" w:rsidRPr="00000000" w14:paraId="00000204">
      <w:pPr>
        <w:rPr>
          <w:del w:author="BUI Mai Anh" w:id="60" w:date="2018-05-28T02:05:12Z"/>
        </w:rPr>
      </w:pPr>
      <w:del w:author="BUI Mai Anh" w:id="60" w:date="2018-05-28T02:05:12Z">
        <w:r w:rsidDel="00000000" w:rsidR="00000000" w:rsidRPr="00000000">
          <w:rPr>
            <w:rtl w:val="0"/>
          </w:rPr>
        </w:r>
      </w:del>
    </w:p>
    <w:p w:rsidR="00000000" w:rsidDel="00000000" w:rsidP="00000000" w:rsidRDefault="00000000" w:rsidRPr="00000000" w14:paraId="00000205">
      <w:pPr>
        <w:rPr>
          <w:del w:author="BUI Mai Anh" w:id="60" w:date="2018-05-28T02:05:12Z"/>
        </w:rPr>
      </w:pPr>
      <w:del w:author="BUI Mai Anh" w:id="60" w:date="2018-05-28T02:05:12Z">
        <w:r w:rsidDel="00000000" w:rsidR="00000000" w:rsidRPr="00000000">
          <w:rPr>
            <w:rtl w:val="0"/>
          </w:rPr>
        </w:r>
      </w:del>
    </w:p>
    <w:p w:rsidR="00000000" w:rsidDel="00000000" w:rsidP="00000000" w:rsidRDefault="00000000" w:rsidRPr="00000000" w14:paraId="00000206">
      <w:pPr>
        <w:pStyle w:val="Heading5"/>
        <w:numPr>
          <w:ilvl w:val="4"/>
          <w:numId w:val="10"/>
        </w:numPr>
        <w:ind w:left="0" w:firstLine="0"/>
        <w:rPr/>
      </w:pPr>
      <w:r w:rsidDel="00000000" w:rsidR="00000000" w:rsidRPr="00000000">
        <w:rPr>
          <w:rtl w:val="0"/>
        </w:rPr>
        <w:t xml:space="preserve">Mô tả dữ liệu đầu vào của thông tin cá nhân</w:t>
      </w:r>
    </w:p>
    <w:p w:rsidR="00000000" w:rsidDel="00000000" w:rsidP="00000000" w:rsidRDefault="00000000" w:rsidRPr="00000000" w14:paraId="00000207">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grqrue" w:id="38"/>
      <w:bookmarkEnd w: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5 Mô tả dữ liệu đầu vào Thêm sinh viên</w:t>
      </w:r>
    </w:p>
    <w:tbl>
      <w:tblPr>
        <w:tblStyle w:val="Table9"/>
        <w:tblW w:w="96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150"/>
        <w:gridCol w:w="1846"/>
        <w:gridCol w:w="1277"/>
        <w:gridCol w:w="1839"/>
        <w:gridCol w:w="1842"/>
        <w:tblGridChange w:id="0">
          <w:tblGrid>
            <w:gridCol w:w="679"/>
            <w:gridCol w:w="2150"/>
            <w:gridCol w:w="1846"/>
            <w:gridCol w:w="1277"/>
            <w:gridCol w:w="1839"/>
            <w:gridCol w:w="1842"/>
          </w:tblGrid>
        </w:tblGridChange>
      </w:tblGrid>
      <w:tr>
        <w:trPr>
          <w:trHeight w:val="420" w:hRule="atLeast"/>
        </w:trPr>
        <w:tc>
          <w:tcPr/>
          <w:p w:rsidR="00000000" w:rsidDel="00000000" w:rsidP="00000000" w:rsidRDefault="00000000" w:rsidRPr="00000000" w14:paraId="00000208">
            <w:pPr>
              <w:spacing w:after="0" w:before="0" w:lineRule="auto"/>
              <w:rPr/>
            </w:pPr>
            <w:r w:rsidDel="00000000" w:rsidR="00000000" w:rsidRPr="00000000">
              <w:rPr>
                <w:rtl w:val="0"/>
              </w:rPr>
              <w:t xml:space="preserve">STT</w:t>
            </w:r>
          </w:p>
        </w:tc>
        <w:tc>
          <w:tcPr/>
          <w:p w:rsidR="00000000" w:rsidDel="00000000" w:rsidP="00000000" w:rsidRDefault="00000000" w:rsidRPr="00000000" w14:paraId="00000209">
            <w:pPr>
              <w:spacing w:after="0" w:before="0" w:lineRule="auto"/>
              <w:rPr/>
            </w:pPr>
            <w:r w:rsidDel="00000000" w:rsidR="00000000" w:rsidRPr="00000000">
              <w:rPr>
                <w:rtl w:val="0"/>
              </w:rPr>
              <w:t xml:space="preserve">Trường Dữ Liệu</w:t>
            </w:r>
          </w:p>
        </w:tc>
        <w:tc>
          <w:tcPr/>
          <w:p w:rsidR="00000000" w:rsidDel="00000000" w:rsidP="00000000" w:rsidRDefault="00000000" w:rsidRPr="00000000" w14:paraId="0000020A">
            <w:pPr>
              <w:spacing w:after="0" w:before="0" w:lineRule="auto"/>
              <w:rPr/>
            </w:pPr>
            <w:r w:rsidDel="00000000" w:rsidR="00000000" w:rsidRPr="00000000">
              <w:rPr>
                <w:rtl w:val="0"/>
              </w:rPr>
              <w:t xml:space="preserve">Mô Tả</w:t>
            </w:r>
          </w:p>
        </w:tc>
        <w:tc>
          <w:tcPr/>
          <w:p w:rsidR="00000000" w:rsidDel="00000000" w:rsidP="00000000" w:rsidRDefault="00000000" w:rsidRPr="00000000" w14:paraId="0000020B">
            <w:pPr>
              <w:spacing w:after="0" w:before="0" w:lineRule="auto"/>
              <w:rPr/>
            </w:pPr>
            <w:r w:rsidDel="00000000" w:rsidR="00000000" w:rsidRPr="00000000">
              <w:rPr>
                <w:rtl w:val="0"/>
              </w:rPr>
              <w:t xml:space="preserve">Bắt Buộc</w:t>
            </w:r>
          </w:p>
        </w:tc>
        <w:tc>
          <w:tcPr/>
          <w:p w:rsidR="00000000" w:rsidDel="00000000" w:rsidP="00000000" w:rsidRDefault="00000000" w:rsidRPr="00000000" w14:paraId="0000020C">
            <w:pPr>
              <w:spacing w:after="0" w:before="0" w:lineRule="auto"/>
              <w:rPr/>
            </w:pPr>
            <w:r w:rsidDel="00000000" w:rsidR="00000000" w:rsidRPr="00000000">
              <w:rPr>
                <w:rtl w:val="0"/>
              </w:rPr>
              <w:t xml:space="preserve">Điều Kiện Hợp Lệ </w:t>
            </w:r>
          </w:p>
        </w:tc>
        <w:tc>
          <w:tcPr/>
          <w:p w:rsidR="00000000" w:rsidDel="00000000" w:rsidP="00000000" w:rsidRDefault="00000000" w:rsidRPr="00000000" w14:paraId="0000020D">
            <w:pPr>
              <w:spacing w:after="0" w:before="0" w:lineRule="auto"/>
              <w:rPr/>
            </w:pPr>
            <w:r w:rsidDel="00000000" w:rsidR="00000000" w:rsidRPr="00000000">
              <w:rPr>
                <w:rtl w:val="0"/>
              </w:rPr>
              <w:t xml:space="preserve">Ví Dụ</w:t>
            </w:r>
          </w:p>
        </w:tc>
      </w:tr>
      <w:tr>
        <w:tc>
          <w:tcPr/>
          <w:p w:rsidR="00000000" w:rsidDel="00000000" w:rsidP="00000000" w:rsidRDefault="00000000" w:rsidRPr="00000000" w14:paraId="0000020E">
            <w:pPr>
              <w:spacing w:after="0" w:before="0" w:lineRule="auto"/>
              <w:rPr/>
            </w:pPr>
            <w:r w:rsidDel="00000000" w:rsidR="00000000" w:rsidRPr="00000000">
              <w:rPr>
                <w:rtl w:val="0"/>
              </w:rPr>
              <w:t xml:space="preserve">1</w:t>
            </w:r>
          </w:p>
        </w:tc>
        <w:tc>
          <w:tcPr/>
          <w:p w:rsidR="00000000" w:rsidDel="00000000" w:rsidP="00000000" w:rsidRDefault="00000000" w:rsidRPr="00000000" w14:paraId="0000020F">
            <w:pPr>
              <w:spacing w:after="0" w:before="0" w:lineRule="auto"/>
              <w:rPr/>
            </w:pPr>
            <w:r w:rsidDel="00000000" w:rsidR="00000000" w:rsidRPr="00000000">
              <w:rPr>
                <w:rtl w:val="0"/>
              </w:rPr>
              <w:t xml:space="preserve">Mã sinh viên</w:t>
            </w:r>
          </w:p>
        </w:tc>
        <w:tc>
          <w:tcPr/>
          <w:p w:rsidR="00000000" w:rsidDel="00000000" w:rsidP="00000000" w:rsidRDefault="00000000" w:rsidRPr="00000000" w14:paraId="00000210">
            <w:pPr>
              <w:spacing w:after="0" w:before="0" w:lineRule="auto"/>
              <w:rPr/>
            </w:pPr>
            <w:r w:rsidDel="00000000" w:rsidR="00000000" w:rsidRPr="00000000">
              <w:rPr>
                <w:rtl w:val="0"/>
              </w:rPr>
            </w:r>
          </w:p>
        </w:tc>
        <w:tc>
          <w:tcPr/>
          <w:p w:rsidR="00000000" w:rsidDel="00000000" w:rsidP="00000000" w:rsidRDefault="00000000" w:rsidRPr="00000000" w14:paraId="00000211">
            <w:pPr>
              <w:spacing w:after="0" w:before="0" w:lineRule="auto"/>
              <w:rPr/>
            </w:pPr>
            <w:r w:rsidDel="00000000" w:rsidR="00000000" w:rsidRPr="00000000">
              <w:rPr>
                <w:rtl w:val="0"/>
              </w:rPr>
              <w:t xml:space="preserve">Có</w:t>
            </w:r>
          </w:p>
        </w:tc>
        <w:tc>
          <w:tcPr/>
          <w:p w:rsidR="00000000" w:rsidDel="00000000" w:rsidP="00000000" w:rsidRDefault="00000000" w:rsidRPr="00000000" w14:paraId="00000212">
            <w:pPr>
              <w:spacing w:after="0" w:before="0" w:lineRule="auto"/>
              <w:rPr/>
            </w:pPr>
            <w:r w:rsidDel="00000000" w:rsidR="00000000" w:rsidRPr="00000000">
              <w:rPr>
                <w:rtl w:val="0"/>
              </w:rPr>
              <w:t xml:space="preserve">Là 1 dãy số</w:t>
            </w:r>
          </w:p>
        </w:tc>
        <w:tc>
          <w:tcPr/>
          <w:p w:rsidR="00000000" w:rsidDel="00000000" w:rsidP="00000000" w:rsidRDefault="00000000" w:rsidRPr="00000000" w14:paraId="00000213">
            <w:pPr>
              <w:spacing w:after="0" w:before="0" w:lineRule="auto"/>
              <w:rPr/>
            </w:pPr>
            <w:r w:rsidDel="00000000" w:rsidR="00000000" w:rsidRPr="00000000">
              <w:rPr>
                <w:rtl w:val="0"/>
              </w:rPr>
              <w:t xml:space="preserve">20141234</w:t>
            </w:r>
          </w:p>
        </w:tc>
      </w:tr>
      <w:tr>
        <w:tc>
          <w:tcPr/>
          <w:p w:rsidR="00000000" w:rsidDel="00000000" w:rsidP="00000000" w:rsidRDefault="00000000" w:rsidRPr="00000000" w14:paraId="00000214">
            <w:pPr>
              <w:spacing w:after="0" w:before="0" w:lineRule="auto"/>
              <w:rPr/>
            </w:pPr>
            <w:r w:rsidDel="00000000" w:rsidR="00000000" w:rsidRPr="00000000">
              <w:rPr>
                <w:rtl w:val="0"/>
              </w:rPr>
              <w:t xml:space="preserve">2</w:t>
            </w:r>
          </w:p>
        </w:tc>
        <w:tc>
          <w:tcPr/>
          <w:p w:rsidR="00000000" w:rsidDel="00000000" w:rsidP="00000000" w:rsidRDefault="00000000" w:rsidRPr="00000000" w14:paraId="00000215">
            <w:pPr>
              <w:spacing w:after="0" w:before="0" w:lineRule="auto"/>
              <w:rPr/>
            </w:pPr>
            <w:r w:rsidDel="00000000" w:rsidR="00000000" w:rsidRPr="00000000">
              <w:rPr>
                <w:rtl w:val="0"/>
              </w:rPr>
              <w:t xml:space="preserve">Họ và tên</w:t>
            </w:r>
          </w:p>
        </w:tc>
        <w:tc>
          <w:tcPr/>
          <w:p w:rsidR="00000000" w:rsidDel="00000000" w:rsidP="00000000" w:rsidRDefault="00000000" w:rsidRPr="00000000" w14:paraId="00000216">
            <w:pPr>
              <w:spacing w:after="0" w:before="0" w:lineRule="auto"/>
              <w:rPr/>
            </w:pPr>
            <w:r w:rsidDel="00000000" w:rsidR="00000000" w:rsidRPr="00000000">
              <w:rPr>
                <w:rtl w:val="0"/>
              </w:rPr>
            </w:r>
          </w:p>
        </w:tc>
        <w:tc>
          <w:tcPr/>
          <w:p w:rsidR="00000000" w:rsidDel="00000000" w:rsidP="00000000" w:rsidRDefault="00000000" w:rsidRPr="00000000" w14:paraId="00000217">
            <w:pPr>
              <w:spacing w:after="0" w:before="0" w:lineRule="auto"/>
              <w:rPr/>
            </w:pPr>
            <w:r w:rsidDel="00000000" w:rsidR="00000000" w:rsidRPr="00000000">
              <w:rPr>
                <w:rtl w:val="0"/>
              </w:rPr>
              <w:t xml:space="preserve">Có</w:t>
            </w:r>
          </w:p>
        </w:tc>
        <w:tc>
          <w:tcPr/>
          <w:p w:rsidR="00000000" w:rsidDel="00000000" w:rsidP="00000000" w:rsidRDefault="00000000" w:rsidRPr="00000000" w14:paraId="00000218">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219">
            <w:pPr>
              <w:spacing w:after="0" w:before="0" w:lineRule="auto"/>
              <w:rPr/>
            </w:pPr>
            <w:r w:rsidDel="00000000" w:rsidR="00000000" w:rsidRPr="00000000">
              <w:rPr>
                <w:rtl w:val="0"/>
              </w:rPr>
              <w:t xml:space="preserve">Trần Đức Nam</w:t>
            </w:r>
          </w:p>
        </w:tc>
      </w:tr>
      <w:tr>
        <w:tc>
          <w:tcPr/>
          <w:p w:rsidR="00000000" w:rsidDel="00000000" w:rsidP="00000000" w:rsidRDefault="00000000" w:rsidRPr="00000000" w14:paraId="0000021A">
            <w:pPr>
              <w:spacing w:after="0" w:before="0" w:lineRule="auto"/>
              <w:rPr/>
            </w:pPr>
            <w:r w:rsidDel="00000000" w:rsidR="00000000" w:rsidRPr="00000000">
              <w:rPr>
                <w:rtl w:val="0"/>
              </w:rPr>
              <w:t xml:space="preserve">3</w:t>
            </w:r>
          </w:p>
        </w:tc>
        <w:tc>
          <w:tcPr/>
          <w:p w:rsidR="00000000" w:rsidDel="00000000" w:rsidP="00000000" w:rsidRDefault="00000000" w:rsidRPr="00000000" w14:paraId="0000021B">
            <w:pPr>
              <w:spacing w:after="0" w:before="0" w:lineRule="auto"/>
              <w:rPr/>
            </w:pPr>
            <w:r w:rsidDel="00000000" w:rsidR="00000000" w:rsidRPr="00000000">
              <w:rPr>
                <w:rtl w:val="0"/>
              </w:rPr>
              <w:t xml:space="preserve">Giới Tính</w:t>
            </w:r>
          </w:p>
        </w:tc>
        <w:tc>
          <w:tcPr/>
          <w:p w:rsidR="00000000" w:rsidDel="00000000" w:rsidP="00000000" w:rsidRDefault="00000000" w:rsidRPr="00000000" w14:paraId="0000021C">
            <w:pPr>
              <w:spacing w:after="0" w:before="0" w:lineRule="auto"/>
              <w:rPr/>
            </w:pPr>
            <w:r w:rsidDel="00000000" w:rsidR="00000000" w:rsidRPr="00000000">
              <w:rPr>
                <w:rtl w:val="0"/>
              </w:rPr>
              <w:t xml:space="preserve">Lựa chọn Nam/Nữ</w:t>
            </w:r>
          </w:p>
        </w:tc>
        <w:tc>
          <w:tcPr/>
          <w:p w:rsidR="00000000" w:rsidDel="00000000" w:rsidP="00000000" w:rsidRDefault="00000000" w:rsidRPr="00000000" w14:paraId="0000021D">
            <w:pPr>
              <w:spacing w:after="0" w:before="0" w:lineRule="auto"/>
              <w:rPr/>
            </w:pPr>
            <w:r w:rsidDel="00000000" w:rsidR="00000000" w:rsidRPr="00000000">
              <w:rPr>
                <w:rtl w:val="0"/>
              </w:rPr>
              <w:t xml:space="preserve">Có</w:t>
            </w:r>
          </w:p>
        </w:tc>
        <w:tc>
          <w:tcPr/>
          <w:p w:rsidR="00000000" w:rsidDel="00000000" w:rsidP="00000000" w:rsidRDefault="00000000" w:rsidRPr="00000000" w14:paraId="0000021E">
            <w:pPr>
              <w:spacing w:after="0" w:before="0" w:lineRule="auto"/>
              <w:rPr/>
            </w:pPr>
            <w:r w:rsidDel="00000000" w:rsidR="00000000" w:rsidRPr="00000000">
              <w:rPr>
                <w:rtl w:val="0"/>
              </w:rPr>
            </w:r>
          </w:p>
        </w:tc>
        <w:tc>
          <w:tcPr/>
          <w:p w:rsidR="00000000" w:rsidDel="00000000" w:rsidP="00000000" w:rsidRDefault="00000000" w:rsidRPr="00000000" w14:paraId="0000021F">
            <w:pPr>
              <w:spacing w:after="0" w:before="0" w:lineRule="auto"/>
              <w:rPr/>
            </w:pPr>
            <w:r w:rsidDel="00000000" w:rsidR="00000000" w:rsidRPr="00000000">
              <w:rPr>
                <w:rtl w:val="0"/>
              </w:rPr>
              <w:t xml:space="preserve">Lựa chọn Nam</w:t>
            </w:r>
          </w:p>
        </w:tc>
      </w:tr>
      <w:tr>
        <w:tc>
          <w:tcPr/>
          <w:p w:rsidR="00000000" w:rsidDel="00000000" w:rsidP="00000000" w:rsidRDefault="00000000" w:rsidRPr="00000000" w14:paraId="00000220">
            <w:pPr>
              <w:spacing w:after="0" w:before="0" w:lineRule="auto"/>
              <w:rPr/>
            </w:pPr>
            <w:r w:rsidDel="00000000" w:rsidR="00000000" w:rsidRPr="00000000">
              <w:rPr>
                <w:rtl w:val="0"/>
              </w:rPr>
              <w:t xml:space="preserve">4</w:t>
            </w:r>
          </w:p>
        </w:tc>
        <w:tc>
          <w:tcPr/>
          <w:p w:rsidR="00000000" w:rsidDel="00000000" w:rsidP="00000000" w:rsidRDefault="00000000" w:rsidRPr="00000000" w14:paraId="00000221">
            <w:pPr>
              <w:spacing w:after="0" w:before="0" w:lineRule="auto"/>
              <w:rPr/>
            </w:pPr>
            <w:r w:rsidDel="00000000" w:rsidR="00000000" w:rsidRPr="00000000">
              <w:rPr>
                <w:rtl w:val="0"/>
              </w:rPr>
              <w:t xml:space="preserve">Ngày sinh</w:t>
            </w:r>
          </w:p>
        </w:tc>
        <w:tc>
          <w:tcPr/>
          <w:p w:rsidR="00000000" w:rsidDel="00000000" w:rsidP="00000000" w:rsidRDefault="00000000" w:rsidRPr="00000000" w14:paraId="00000222">
            <w:pPr>
              <w:spacing w:after="0" w:before="0" w:lineRule="auto"/>
              <w:rPr/>
            </w:pPr>
            <w:r w:rsidDel="00000000" w:rsidR="00000000" w:rsidRPr="00000000">
              <w:rPr>
                <w:rtl w:val="0"/>
              </w:rPr>
              <w:t xml:space="preserve">Lựa chọn Ngày tháng năm</w:t>
            </w:r>
          </w:p>
        </w:tc>
        <w:tc>
          <w:tcPr/>
          <w:p w:rsidR="00000000" w:rsidDel="00000000" w:rsidP="00000000" w:rsidRDefault="00000000" w:rsidRPr="00000000" w14:paraId="00000223">
            <w:pPr>
              <w:spacing w:after="0" w:before="0" w:lineRule="auto"/>
              <w:rPr/>
            </w:pPr>
            <w:r w:rsidDel="00000000" w:rsidR="00000000" w:rsidRPr="00000000">
              <w:rPr>
                <w:rtl w:val="0"/>
              </w:rPr>
              <w:t xml:space="preserve">Có</w:t>
            </w:r>
          </w:p>
        </w:tc>
        <w:tc>
          <w:tcPr/>
          <w:p w:rsidR="00000000" w:rsidDel="00000000" w:rsidP="00000000" w:rsidRDefault="00000000" w:rsidRPr="00000000" w14:paraId="00000224">
            <w:pPr>
              <w:spacing w:after="0" w:before="0" w:lineRule="auto"/>
              <w:rPr/>
            </w:pPr>
            <w:r w:rsidDel="00000000" w:rsidR="00000000" w:rsidRPr="00000000">
              <w:rPr>
                <w:rtl w:val="0"/>
              </w:rPr>
              <w:t xml:space="preserve">Dạng ngày tháng</w:t>
            </w:r>
          </w:p>
        </w:tc>
        <w:tc>
          <w:tcPr/>
          <w:p w:rsidR="00000000" w:rsidDel="00000000" w:rsidP="00000000" w:rsidRDefault="00000000" w:rsidRPr="00000000" w14:paraId="00000225">
            <w:pPr>
              <w:spacing w:after="0" w:before="0" w:lineRule="auto"/>
              <w:rPr/>
            </w:pPr>
            <w:r w:rsidDel="00000000" w:rsidR="00000000" w:rsidRPr="00000000">
              <w:rPr>
                <w:rtl w:val="0"/>
              </w:rPr>
              <w:t xml:space="preserve">01/05/1996</w:t>
            </w:r>
          </w:p>
        </w:tc>
      </w:tr>
      <w:tr>
        <w:tc>
          <w:tcPr/>
          <w:p w:rsidR="00000000" w:rsidDel="00000000" w:rsidP="00000000" w:rsidRDefault="00000000" w:rsidRPr="00000000" w14:paraId="00000226">
            <w:pPr>
              <w:spacing w:after="0" w:before="0" w:lineRule="auto"/>
              <w:rPr/>
            </w:pPr>
            <w:r w:rsidDel="00000000" w:rsidR="00000000" w:rsidRPr="00000000">
              <w:rPr>
                <w:rtl w:val="0"/>
              </w:rPr>
              <w:t xml:space="preserve">5</w:t>
            </w:r>
          </w:p>
        </w:tc>
        <w:tc>
          <w:tcPr/>
          <w:p w:rsidR="00000000" w:rsidDel="00000000" w:rsidP="00000000" w:rsidRDefault="00000000" w:rsidRPr="00000000" w14:paraId="00000227">
            <w:pPr>
              <w:spacing w:after="0" w:before="0" w:lineRule="auto"/>
              <w:rPr/>
            </w:pPr>
            <w:r w:rsidDel="00000000" w:rsidR="00000000" w:rsidRPr="00000000">
              <w:rPr>
                <w:rtl w:val="0"/>
              </w:rPr>
              <w:t xml:space="preserve">Khoa viện</w:t>
            </w:r>
          </w:p>
        </w:tc>
        <w:tc>
          <w:tcPr/>
          <w:p w:rsidR="00000000" w:rsidDel="00000000" w:rsidP="00000000" w:rsidRDefault="00000000" w:rsidRPr="00000000" w14:paraId="00000228">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229">
            <w:pPr>
              <w:spacing w:after="0" w:before="0" w:lineRule="auto"/>
              <w:rPr/>
            </w:pPr>
            <w:r w:rsidDel="00000000" w:rsidR="00000000" w:rsidRPr="00000000">
              <w:rPr>
                <w:rtl w:val="0"/>
              </w:rPr>
              <w:t xml:space="preserve">Có</w:t>
            </w:r>
          </w:p>
        </w:tc>
        <w:tc>
          <w:tcPr/>
          <w:p w:rsidR="00000000" w:rsidDel="00000000" w:rsidP="00000000" w:rsidRDefault="00000000" w:rsidRPr="00000000" w14:paraId="0000022A">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22B">
            <w:pPr>
              <w:spacing w:after="0" w:before="0" w:lineRule="auto"/>
              <w:rPr/>
            </w:pPr>
            <w:r w:rsidDel="00000000" w:rsidR="00000000" w:rsidRPr="00000000">
              <w:rPr>
                <w:rtl w:val="0"/>
              </w:rPr>
              <w:t xml:space="preserve">1 ứng với viện CNTT</w:t>
            </w:r>
          </w:p>
        </w:tc>
      </w:tr>
      <w:tr>
        <w:tc>
          <w:tcPr/>
          <w:p w:rsidR="00000000" w:rsidDel="00000000" w:rsidP="00000000" w:rsidRDefault="00000000" w:rsidRPr="00000000" w14:paraId="0000022C">
            <w:pPr>
              <w:spacing w:after="0" w:before="0" w:lineRule="auto"/>
              <w:rPr/>
            </w:pPr>
            <w:r w:rsidDel="00000000" w:rsidR="00000000" w:rsidRPr="00000000">
              <w:rPr>
                <w:rtl w:val="0"/>
              </w:rPr>
              <w:t xml:space="preserve">6</w:t>
            </w:r>
          </w:p>
        </w:tc>
        <w:tc>
          <w:tcPr/>
          <w:p w:rsidR="00000000" w:rsidDel="00000000" w:rsidP="00000000" w:rsidRDefault="00000000" w:rsidRPr="00000000" w14:paraId="0000022D">
            <w:pPr>
              <w:spacing w:after="0" w:before="0" w:lineRule="auto"/>
              <w:rPr/>
            </w:pPr>
            <w:r w:rsidDel="00000000" w:rsidR="00000000" w:rsidRPr="00000000">
              <w:rPr>
                <w:rtl w:val="0"/>
              </w:rPr>
              <w:t xml:space="preserve">Khóa</w:t>
            </w:r>
          </w:p>
        </w:tc>
        <w:tc>
          <w:tcPr/>
          <w:p w:rsidR="00000000" w:rsidDel="00000000" w:rsidP="00000000" w:rsidRDefault="00000000" w:rsidRPr="00000000" w14:paraId="0000022E">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22F">
            <w:pPr>
              <w:spacing w:after="0" w:before="0" w:lineRule="auto"/>
              <w:rPr/>
            </w:pPr>
            <w:r w:rsidDel="00000000" w:rsidR="00000000" w:rsidRPr="00000000">
              <w:rPr>
                <w:rtl w:val="0"/>
              </w:rPr>
              <w:t xml:space="preserve">Có</w:t>
            </w:r>
          </w:p>
        </w:tc>
        <w:tc>
          <w:tcPr/>
          <w:p w:rsidR="00000000" w:rsidDel="00000000" w:rsidP="00000000" w:rsidRDefault="00000000" w:rsidRPr="00000000" w14:paraId="00000230">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231">
            <w:pPr>
              <w:spacing w:after="0" w:before="0" w:lineRule="auto"/>
              <w:rPr/>
            </w:pPr>
            <w:r w:rsidDel="00000000" w:rsidR="00000000" w:rsidRPr="00000000">
              <w:rPr>
                <w:rtl w:val="0"/>
              </w:rPr>
              <w:t xml:space="preserve">60 ứng với K60</w:t>
            </w:r>
          </w:p>
        </w:tc>
      </w:tr>
      <w:tr>
        <w:tc>
          <w:tcPr/>
          <w:p w:rsidR="00000000" w:rsidDel="00000000" w:rsidP="00000000" w:rsidRDefault="00000000" w:rsidRPr="00000000" w14:paraId="00000232">
            <w:pPr>
              <w:spacing w:after="0" w:before="0" w:lineRule="auto"/>
              <w:rPr/>
            </w:pPr>
            <w:r w:rsidDel="00000000" w:rsidR="00000000" w:rsidRPr="00000000">
              <w:rPr>
                <w:rtl w:val="0"/>
              </w:rPr>
              <w:t xml:space="preserve">7</w:t>
            </w:r>
          </w:p>
        </w:tc>
        <w:tc>
          <w:tcPr/>
          <w:p w:rsidR="00000000" w:rsidDel="00000000" w:rsidP="00000000" w:rsidRDefault="00000000" w:rsidRPr="00000000" w14:paraId="00000233">
            <w:pPr>
              <w:spacing w:after="0" w:before="0" w:lineRule="auto"/>
              <w:rPr/>
            </w:pPr>
            <w:r w:rsidDel="00000000" w:rsidR="00000000" w:rsidRPr="00000000">
              <w:rPr>
                <w:rtl w:val="0"/>
              </w:rPr>
              <w:t xml:space="preserve">Địa chỉ</w:t>
            </w:r>
          </w:p>
        </w:tc>
        <w:tc>
          <w:tcPr/>
          <w:p w:rsidR="00000000" w:rsidDel="00000000" w:rsidP="00000000" w:rsidRDefault="00000000" w:rsidRPr="00000000" w14:paraId="00000234">
            <w:pPr>
              <w:spacing w:after="0" w:before="0" w:lineRule="auto"/>
              <w:rPr/>
            </w:pPr>
            <w:r w:rsidDel="00000000" w:rsidR="00000000" w:rsidRPr="00000000">
              <w:rPr>
                <w:rtl w:val="0"/>
              </w:rPr>
            </w:r>
          </w:p>
        </w:tc>
        <w:tc>
          <w:tcPr/>
          <w:p w:rsidR="00000000" w:rsidDel="00000000" w:rsidP="00000000" w:rsidRDefault="00000000" w:rsidRPr="00000000" w14:paraId="00000235">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236">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237">
            <w:pPr>
              <w:spacing w:after="0" w:before="0" w:lineRule="auto"/>
              <w:rPr/>
            </w:pPr>
            <w:r w:rsidDel="00000000" w:rsidR="00000000" w:rsidRPr="00000000">
              <w:rPr>
                <w:rtl w:val="0"/>
              </w:rPr>
              <w:t xml:space="preserve">Số 1 Đại Cồ Việt</w:t>
            </w:r>
          </w:p>
        </w:tc>
      </w:tr>
      <w:tr>
        <w:tc>
          <w:tcPr/>
          <w:p w:rsidR="00000000" w:rsidDel="00000000" w:rsidP="00000000" w:rsidRDefault="00000000" w:rsidRPr="00000000" w14:paraId="00000238">
            <w:pPr>
              <w:spacing w:after="0" w:before="0" w:lineRule="auto"/>
              <w:rPr/>
            </w:pPr>
            <w:r w:rsidDel="00000000" w:rsidR="00000000" w:rsidRPr="00000000">
              <w:rPr>
                <w:rtl w:val="0"/>
              </w:rPr>
              <w:t xml:space="preserve">8</w:t>
            </w:r>
          </w:p>
        </w:tc>
        <w:tc>
          <w:tcPr/>
          <w:p w:rsidR="00000000" w:rsidDel="00000000" w:rsidP="00000000" w:rsidRDefault="00000000" w:rsidRPr="00000000" w14:paraId="00000239">
            <w:pPr>
              <w:spacing w:after="0" w:before="0" w:lineRule="auto"/>
              <w:rPr/>
            </w:pPr>
            <w:r w:rsidDel="00000000" w:rsidR="00000000" w:rsidRPr="00000000">
              <w:rPr>
                <w:rtl w:val="0"/>
              </w:rPr>
              <w:t xml:space="preserve">Trạng thái</w:t>
            </w:r>
          </w:p>
        </w:tc>
        <w:tc>
          <w:tcPr/>
          <w:p w:rsidR="00000000" w:rsidDel="00000000" w:rsidP="00000000" w:rsidRDefault="00000000" w:rsidRPr="00000000" w14:paraId="0000023A">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23B">
            <w:pPr>
              <w:spacing w:after="0" w:before="0" w:lineRule="auto"/>
              <w:rPr/>
            </w:pPr>
            <w:r w:rsidDel="00000000" w:rsidR="00000000" w:rsidRPr="00000000">
              <w:rPr>
                <w:rtl w:val="0"/>
              </w:rPr>
              <w:t xml:space="preserve">Có</w:t>
            </w:r>
          </w:p>
        </w:tc>
        <w:tc>
          <w:tcPr/>
          <w:p w:rsidR="00000000" w:rsidDel="00000000" w:rsidP="00000000" w:rsidRDefault="00000000" w:rsidRPr="00000000" w14:paraId="0000023C">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23D">
            <w:pPr>
              <w:spacing w:after="0" w:before="0" w:lineRule="auto"/>
              <w:rPr/>
            </w:pPr>
            <w:r w:rsidDel="00000000" w:rsidR="00000000" w:rsidRPr="00000000">
              <w:rPr>
                <w:rtl w:val="0"/>
              </w:rPr>
              <w:t xml:space="preserve">1 ứng với “Đang học”</w:t>
            </w:r>
          </w:p>
        </w:tc>
      </w:tr>
    </w:tbl>
    <w:p w:rsidR="00000000" w:rsidDel="00000000" w:rsidP="00000000" w:rsidRDefault="00000000" w:rsidRPr="00000000" w14:paraId="0000023E">
      <w:pPr>
        <w:pStyle w:val="Heading5"/>
        <w:numPr>
          <w:ilvl w:val="4"/>
          <w:numId w:val="10"/>
        </w:numPr>
        <w:ind w:left="0" w:firstLine="0"/>
        <w:rPr/>
      </w:pPr>
      <w:r w:rsidDel="00000000" w:rsidR="00000000" w:rsidRPr="00000000">
        <w:rPr>
          <w:rtl w:val="0"/>
        </w:rPr>
        <w:t xml:space="preserve">Yêu cầu chức năng</w:t>
      </w:r>
    </w:p>
    <w:p w:rsidR="00000000" w:rsidDel="00000000" w:rsidP="00000000" w:rsidRDefault="00000000" w:rsidRPr="00000000" w14:paraId="0000023F">
      <w:pPr>
        <w:rPr/>
      </w:pPr>
      <w:r w:rsidDel="00000000" w:rsidR="00000000" w:rsidRPr="00000000">
        <w:rPr>
          <w:rtl w:val="0"/>
        </w:rPr>
        <w:t xml:space="preserve">Hệ thống hoạt động chính xác, có cảnh báo khi không đạt yêu cầu, hiển thị cảnh báo khi sinh ra lỗi.</w:t>
      </w:r>
    </w:p>
    <w:p w:rsidR="00000000" w:rsidDel="00000000" w:rsidP="00000000" w:rsidRDefault="00000000" w:rsidRPr="00000000" w14:paraId="00000240">
      <w:pPr>
        <w:pStyle w:val="Heading5"/>
        <w:numPr>
          <w:ilvl w:val="4"/>
          <w:numId w:val="10"/>
        </w:numPr>
        <w:ind w:left="0" w:firstLine="0"/>
        <w:rPr/>
      </w:pPr>
      <w:r w:rsidDel="00000000" w:rsidR="00000000" w:rsidRPr="00000000">
        <w:rPr>
          <w:rtl w:val="0"/>
        </w:rPr>
        <w:t xml:space="preserve">Mô tả biểu đồ hoạt động thêm sinh viên</w:t>
      </w:r>
    </w:p>
    <w:p w:rsidR="00000000" w:rsidDel="00000000" w:rsidP="00000000" w:rsidRDefault="00000000" w:rsidRPr="00000000" w14:paraId="00000241">
      <w:pPr>
        <w:keepNext w:val="1"/>
        <w:rPr/>
      </w:pPr>
      <w:r w:rsidDel="00000000" w:rsidR="00000000" w:rsidRPr="00000000">
        <w:rPr/>
        <w:drawing>
          <wp:inline distB="0" distT="0" distL="0" distR="0">
            <wp:extent cx="5102362" cy="5879604"/>
            <wp:effectExtent b="0" l="0" r="0" t="0"/>
            <wp:docPr id="47"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102362" cy="5879604"/>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vx1227"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11 Biểu đồ hoạt động thêm sinh viên</w:t>
      </w:r>
    </w:p>
    <w:p w:rsidR="00000000" w:rsidDel="00000000" w:rsidP="00000000" w:rsidRDefault="00000000" w:rsidRPr="00000000" w14:paraId="00000243">
      <w:pPr>
        <w:pStyle w:val="Heading3"/>
        <w:numPr>
          <w:ilvl w:val="2"/>
          <w:numId w:val="10"/>
        </w:numPr>
        <w:ind w:left="0" w:firstLine="0"/>
        <w:rPr/>
      </w:pPr>
      <w:bookmarkStart w:colFirst="0" w:colLast="0" w:name="_3fwokq0" w:id="40"/>
      <w:bookmarkEnd w:id="40"/>
      <w:r w:rsidDel="00000000" w:rsidR="00000000" w:rsidRPr="00000000">
        <w:rPr>
          <w:rtl w:val="0"/>
        </w:rPr>
        <w:t xml:space="preserve">Đặc tả use case Tìm kiếm sinh viên</w:t>
      </w:r>
    </w:p>
    <w:p w:rsidR="00000000" w:rsidDel="00000000" w:rsidP="00000000" w:rsidRDefault="00000000" w:rsidRPr="00000000" w14:paraId="00000244">
      <w:pPr>
        <w:pStyle w:val="Heading5"/>
        <w:numPr>
          <w:ilvl w:val="4"/>
          <w:numId w:val="10"/>
        </w:numPr>
        <w:ind w:left="0" w:firstLine="0"/>
        <w:rPr/>
      </w:pPr>
      <w:r w:rsidDel="00000000" w:rsidR="00000000" w:rsidRPr="00000000">
        <w:rPr>
          <w:rtl w:val="0"/>
        </w:rPr>
        <w:t xml:space="preserve">Mô tả</w:t>
      </w:r>
    </w:p>
    <w:p w:rsidR="00000000" w:rsidDel="00000000" w:rsidP="00000000" w:rsidRDefault="00000000" w:rsidRPr="00000000" w14:paraId="00000245">
      <w:pPr>
        <w:rPr/>
      </w:pPr>
      <w:r w:rsidDel="00000000" w:rsidR="00000000" w:rsidRPr="00000000">
        <w:rPr>
          <w:rtl w:val="0"/>
        </w:rPr>
        <w:t xml:space="preserve">Thực hiện công việc truy vấn tìm 1 sinh viên hoặc nhiều sinh viên trong hệ thống</w:t>
      </w:r>
    </w:p>
    <w:p w:rsidR="00000000" w:rsidDel="00000000" w:rsidP="00000000" w:rsidRDefault="00000000" w:rsidRPr="00000000" w14:paraId="00000246">
      <w:pPr>
        <w:pStyle w:val="Heading5"/>
        <w:numPr>
          <w:ilvl w:val="4"/>
          <w:numId w:val="10"/>
        </w:numPr>
        <w:ind w:left="0" w:firstLine="0"/>
        <w:rPr>
          <w:del w:author="BUI Mai Anh" w:id="62" w:date="2018-05-28T02:05:12Z"/>
        </w:rPr>
      </w:pPr>
      <w:r w:rsidDel="00000000" w:rsidR="00000000" w:rsidRPr="00000000">
        <w:rPr>
          <w:rtl w:val="0"/>
        </w:rPr>
        <w:t xml:space="preserve">Luồng sự kiện và phát sinh</w:t>
      </w:r>
      <w:del w:author="BUI Mai Anh" w:id="62" w:date="2018-05-28T02:05:12Z">
        <w:r w:rsidDel="00000000" w:rsidR="00000000" w:rsidRPr="00000000">
          <w:rPr>
            <w:rtl w:val="0"/>
          </w:rPr>
        </w:r>
      </w:del>
    </w:p>
    <w:p w:rsidR="00000000" w:rsidDel="00000000" w:rsidP="00000000" w:rsidRDefault="00000000" w:rsidRPr="00000000" w14:paraId="00000247">
      <w:pPr>
        <w:pStyle w:val="Heading5"/>
        <w:numPr>
          <w:ilvl w:val="4"/>
          <w:numId w:val="10"/>
        </w:numPr>
        <w:ind w:left="0" w:firstLine="0"/>
        <w:rPr>
          <w:rPrChange w:author="BUI Mai Anh" w:id="63" w:date="2018-05-28T02:05:12Z">
            <w:rPr/>
          </w:rPrChange>
        </w:rPr>
        <w:pPrChange w:author="BUI Mai Anh" w:id="0" w:date="2018-05-28T02:05:12Z">
          <w:pPr/>
        </w:pPrChange>
      </w:pPr>
      <w:r w:rsidDel="00000000" w:rsidR="00000000" w:rsidRPr="00000000">
        <w:rPr>
          <w:rtl w:val="0"/>
        </w:rPr>
      </w:r>
    </w:p>
    <w:p w:rsidR="00000000" w:rsidDel="00000000" w:rsidP="00000000" w:rsidRDefault="00000000" w:rsidRPr="00000000" w14:paraId="00000248">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6 Đặc tả use case Tìm sinh viên</w:t>
      </w:r>
    </w:p>
    <w:tbl>
      <w:tblPr>
        <w:tblStyle w:val="Table10"/>
        <w:tblW w:w="8931.0" w:type="dxa"/>
        <w:jc w:val="center"/>
        <w:tblLayout w:type="fixed"/>
        <w:tblLook w:val="0400"/>
      </w:tblPr>
      <w:tblGrid>
        <w:gridCol w:w="2127"/>
        <w:gridCol w:w="1984"/>
        <w:gridCol w:w="1985"/>
        <w:gridCol w:w="2835"/>
        <w:tblGridChange w:id="0">
          <w:tblGrid>
            <w:gridCol w:w="2127"/>
            <w:gridCol w:w="1984"/>
            <w:gridCol w:w="1985"/>
            <w:gridCol w:w="2835"/>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9">
            <w:pPr>
              <w:spacing w:after="0" w:before="0" w:lineRule="auto"/>
              <w:rPr>
                <w:b w:val="1"/>
                <w:color w:val="000000"/>
              </w:rPr>
            </w:pPr>
            <w:r w:rsidDel="00000000" w:rsidR="00000000" w:rsidRPr="00000000">
              <w:rPr>
                <w:b w:val="1"/>
                <w:color w:val="000000"/>
                <w:rtl w:val="0"/>
              </w:rPr>
              <w:t xml:space="preserve">Mã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A">
            <w:pPr>
              <w:spacing w:after="0" w:before="0" w:lineRule="auto"/>
              <w:rPr>
                <w:color w:val="000000"/>
              </w:rPr>
            </w:pPr>
            <w:r w:rsidDel="00000000" w:rsidR="00000000" w:rsidRPr="00000000">
              <w:rPr>
                <w:color w:val="000000"/>
                <w:rtl w:val="0"/>
              </w:rPr>
              <w:t xml:space="preserve">UCTSV2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B">
            <w:pPr>
              <w:spacing w:after="0" w:before="0" w:lineRule="auto"/>
              <w:rPr>
                <w:b w:val="1"/>
                <w:color w:val="000000"/>
              </w:rPr>
            </w:pPr>
            <w:r w:rsidDel="00000000" w:rsidR="00000000" w:rsidRPr="00000000">
              <w:rPr>
                <w:b w:val="1"/>
                <w:color w:val="000000"/>
                <w:rtl w:val="0"/>
              </w:rPr>
              <w:t xml:space="preserve">Tên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C">
            <w:pPr>
              <w:spacing w:after="0" w:before="0" w:lineRule="auto"/>
              <w:rPr>
                <w:color w:val="000000"/>
              </w:rPr>
            </w:pPr>
            <w:r w:rsidDel="00000000" w:rsidR="00000000" w:rsidRPr="00000000">
              <w:rPr>
                <w:color w:val="000000"/>
                <w:rtl w:val="0"/>
              </w:rPr>
              <w:t xml:space="preserve">Tìm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D">
            <w:pPr>
              <w:spacing w:after="0" w:before="0" w:lineRule="auto"/>
              <w:rPr>
                <w:b w:val="1"/>
                <w:color w:val="000000"/>
              </w:rPr>
            </w:pPr>
            <w:r w:rsidDel="00000000" w:rsidR="00000000" w:rsidRPr="00000000">
              <w:rPr>
                <w:b w:val="1"/>
                <w:color w:val="000000"/>
                <w:rtl w:val="0"/>
              </w:rPr>
              <w:t xml:space="preserve">Tác nhân</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E">
            <w:pPr>
              <w:spacing w:after="0" w:before="0" w:lineRule="auto"/>
              <w:rPr>
                <w:color w:val="000000"/>
              </w:rPr>
            </w:pPr>
            <w:r w:rsidDel="00000000" w:rsidR="00000000" w:rsidRPr="00000000">
              <w:rPr>
                <w:color w:val="000000"/>
                <w:rtl w:val="0"/>
              </w:rPr>
              <w:t xml:space="preserve">Người dùng (quản lý, giảng viên,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1">
            <w:pPr>
              <w:spacing w:after="0" w:before="0" w:lineRule="auto"/>
              <w:rPr>
                <w:b w:val="1"/>
                <w:color w:val="000000"/>
              </w:rPr>
            </w:pPr>
            <w:r w:rsidDel="00000000" w:rsidR="00000000" w:rsidRPr="00000000">
              <w:rPr>
                <w:b w:val="1"/>
                <w:color w:val="000000"/>
                <w:rtl w:val="0"/>
              </w:rPr>
              <w:t xml:space="preserve">Điều kiện trước</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2">
            <w:pPr>
              <w:spacing w:after="0" w:before="0" w:lineRule="auto"/>
              <w:rPr>
                <w:color w:val="000000"/>
              </w:rPr>
            </w:pPr>
            <w:r w:rsidDel="00000000" w:rsidR="00000000" w:rsidRPr="00000000">
              <w:rPr>
                <w:color w:val="000000"/>
                <w:rtl w:val="0"/>
              </w:rPr>
              <w:t xml:space="preserve">Đăng nhập</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255">
            <w:pPr>
              <w:spacing w:after="0" w:before="0" w:lineRule="auto"/>
              <w:jc w:val="center"/>
              <w:rPr>
                <w:b w:val="1"/>
                <w:color w:val="000000"/>
              </w:rPr>
            </w:pPr>
            <w:r w:rsidDel="00000000" w:rsidR="00000000" w:rsidRPr="00000000">
              <w:rPr>
                <w:b w:val="1"/>
                <w:color w:val="000000"/>
                <w:rtl w:val="0"/>
              </w:rPr>
              <w:t xml:space="preserve">Luồng thực thi chính</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9">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A">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B">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D">
            <w:pPr>
              <w:spacing w:after="0" w:before="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E">
            <w:pPr>
              <w:spacing w:after="0" w:before="0" w:lineRule="auto"/>
              <w:rPr>
                <w:color w:val="000000"/>
              </w:rPr>
            </w:pPr>
            <w:r w:rsidDel="00000000" w:rsidR="00000000" w:rsidRPr="00000000">
              <w:rPr>
                <w:color w:val="000000"/>
                <w:rtl w:val="0"/>
              </w:rPr>
              <w:t xml:space="preserve">Người dùng</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F">
            <w:pPr>
              <w:spacing w:after="0" w:before="0" w:lineRule="auto"/>
              <w:rPr>
                <w:color w:val="000000"/>
              </w:rPr>
            </w:pPr>
            <w:r w:rsidDel="00000000" w:rsidR="00000000" w:rsidRPr="00000000">
              <w:rPr>
                <w:color w:val="000000"/>
                <w:rtl w:val="0"/>
              </w:rPr>
              <w:t xml:space="preserve">Vào trang quản lý thông tin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1">
            <w:pPr>
              <w:spacing w:after="0" w:before="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2">
            <w:pPr>
              <w:spacing w:after="0" w:before="0" w:lineRule="auto"/>
              <w:rPr>
                <w:color w:val="000000"/>
              </w:rPr>
            </w:pPr>
            <w:r w:rsidDel="00000000" w:rsidR="00000000" w:rsidRPr="00000000">
              <w:rPr>
                <w:color w:val="000000"/>
                <w:rtl w:val="0"/>
              </w:rPr>
              <w:t xml:space="preserve">Client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3">
            <w:pPr>
              <w:spacing w:after="0" w:before="0" w:lineRule="auto"/>
              <w:rPr>
                <w:color w:val="000000"/>
              </w:rPr>
            </w:pPr>
            <w:r w:rsidDel="00000000" w:rsidR="00000000" w:rsidRPr="00000000">
              <w:rPr>
                <w:color w:val="000000"/>
                <w:rtl w:val="0"/>
              </w:rPr>
              <w:t xml:space="preserve">Hiển thị giao diện quản lý thông tin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5">
            <w:pPr>
              <w:spacing w:after="0" w:before="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6">
            <w:pPr>
              <w:spacing w:after="0" w:before="0" w:lineRule="auto"/>
              <w:rPr>
                <w:color w:val="000000"/>
              </w:rPr>
            </w:pPr>
            <w:r w:rsidDel="00000000" w:rsidR="00000000" w:rsidRPr="00000000">
              <w:rPr>
                <w:color w:val="000000"/>
                <w:rtl w:val="0"/>
              </w:rPr>
              <w:t xml:space="preserve">Người dùng</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7">
            <w:pPr>
              <w:spacing w:after="0" w:before="0" w:lineRule="auto"/>
              <w:rPr>
                <w:color w:val="000000"/>
              </w:rPr>
            </w:pPr>
            <w:r w:rsidDel="00000000" w:rsidR="00000000" w:rsidRPr="00000000">
              <w:rPr>
                <w:color w:val="000000"/>
                <w:rtl w:val="0"/>
              </w:rPr>
              <w:t xml:space="preserve">Điền các ô trong trường tìm kiếm</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9">
            <w:pPr>
              <w:spacing w:after="0" w:before="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A">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B">
            <w:pPr>
              <w:spacing w:after="0" w:before="0" w:lineRule="auto"/>
              <w:rPr>
                <w:color w:val="000000"/>
              </w:rPr>
            </w:pPr>
            <w:r w:rsidDel="00000000" w:rsidR="00000000" w:rsidRPr="00000000">
              <w:rPr>
                <w:color w:val="000000"/>
                <w:rtl w:val="0"/>
              </w:rPr>
              <w:t xml:space="preserve">Lấy nội dung các ô trong trường tìm kiếm</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D">
            <w:pPr>
              <w:spacing w:after="0" w:before="0" w:lineRule="auto"/>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E">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F">
            <w:pPr>
              <w:spacing w:after="0" w:before="0" w:lineRule="auto"/>
              <w:rPr>
                <w:color w:val="000000"/>
              </w:rPr>
            </w:pPr>
            <w:r w:rsidDel="00000000" w:rsidR="00000000" w:rsidRPr="00000000">
              <w:rPr>
                <w:color w:val="000000"/>
                <w:rtl w:val="0"/>
              </w:rPr>
              <w:t xml:space="preserve">Gửi thông tin lên server</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1">
            <w:pPr>
              <w:spacing w:after="0" w:before="0" w:lineRule="auto"/>
              <w:jc w:val="center"/>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2">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3">
            <w:pPr>
              <w:spacing w:after="0" w:before="0" w:lineRule="auto"/>
              <w:rPr>
                <w:color w:val="000000"/>
              </w:rPr>
            </w:pPr>
            <w:r w:rsidDel="00000000" w:rsidR="00000000" w:rsidRPr="00000000">
              <w:rPr>
                <w:color w:val="000000"/>
                <w:rtl w:val="0"/>
              </w:rPr>
              <w:t xml:space="preserve">Nhận thông tin, thực hiện truy vấn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5">
            <w:pPr>
              <w:spacing w:after="0" w:before="0" w:lineRule="auto"/>
              <w:jc w:val="center"/>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6">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7">
            <w:pPr>
              <w:spacing w:after="0" w:before="0" w:lineRule="auto"/>
              <w:rPr>
                <w:color w:val="000000"/>
              </w:rPr>
            </w:pPr>
            <w:r w:rsidDel="00000000" w:rsidR="00000000" w:rsidRPr="00000000">
              <w:rPr>
                <w:color w:val="000000"/>
                <w:rtl w:val="0"/>
              </w:rPr>
              <w:t xml:space="preserve">Trả về kết quả truy vấn cho client</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9">
            <w:pPr>
              <w:spacing w:after="0" w:before="0" w:lineRule="auto"/>
              <w:jc w:val="center"/>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A">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B">
            <w:pPr>
              <w:spacing w:after="0" w:before="0" w:lineRule="auto"/>
              <w:rPr>
                <w:color w:val="000000"/>
              </w:rPr>
            </w:pPr>
            <w:r w:rsidDel="00000000" w:rsidR="00000000" w:rsidRPr="00000000">
              <w:rPr>
                <w:color w:val="000000"/>
                <w:rtl w:val="0"/>
              </w:rPr>
              <w:t xml:space="preserve">Hiển thị kết quả truy vấn cho người dùng</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27D">
            <w:pPr>
              <w:spacing w:after="0" w:before="0" w:lineRule="auto"/>
              <w:jc w:val="center"/>
              <w:rPr>
                <w:b w:val="1"/>
                <w:color w:val="000000"/>
              </w:rPr>
            </w:pPr>
            <w:r w:rsidDel="00000000" w:rsidR="00000000" w:rsidRPr="00000000">
              <w:rPr>
                <w:b w:val="1"/>
                <w:color w:val="000000"/>
                <w:rtl w:val="0"/>
              </w:rPr>
              <w:t xml:space="preserve">Luồng thực thi mở rộng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81">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82">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83">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85">
            <w:pPr>
              <w:spacing w:after="0" w:before="0" w:lineRule="auto"/>
              <w:jc w:val="center"/>
              <w:rPr>
                <w:color w:val="000000"/>
              </w:rPr>
            </w:pPr>
            <w:r w:rsidDel="00000000" w:rsidR="00000000" w:rsidRPr="00000000">
              <w:rPr>
                <w:color w:val="000000"/>
                <w:rtl w:val="0"/>
              </w:rPr>
              <w:t xml:space="preserve">1a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86">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87">
            <w:pPr>
              <w:spacing w:after="0" w:before="0" w:lineRule="auto"/>
              <w:rPr>
                <w:color w:val="000000"/>
              </w:rPr>
            </w:pPr>
            <w:r w:rsidDel="00000000" w:rsidR="00000000" w:rsidRPr="00000000">
              <w:rPr>
                <w:color w:val="000000"/>
                <w:rtl w:val="0"/>
              </w:rPr>
              <w:t xml:space="preserve">Kiểm tra người dùng đã đăng nhập trước đó chưa</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89">
            <w:pPr>
              <w:spacing w:after="0" w:before="0" w:lineRule="auto"/>
              <w:jc w:val="center"/>
              <w:rPr>
                <w:color w:val="000000"/>
              </w:rPr>
            </w:pPr>
            <w:r w:rsidDel="00000000" w:rsidR="00000000" w:rsidRPr="00000000">
              <w:rPr>
                <w:color w:val="000000"/>
                <w:rtl w:val="0"/>
              </w:rPr>
              <w:t xml:space="preserve">1b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8A">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8B">
            <w:pPr>
              <w:spacing w:after="0" w:before="0" w:lineRule="auto"/>
              <w:rPr>
                <w:color w:val="000000"/>
              </w:rPr>
            </w:pPr>
            <w:r w:rsidDel="00000000" w:rsidR="00000000" w:rsidRPr="00000000">
              <w:rPr>
                <w:color w:val="000000"/>
                <w:rtl w:val="0"/>
              </w:rPr>
              <w:t xml:space="preserve">Hiển thị thông báo nếu truy cập của người dùng không hợp lệ</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8D">
            <w:pPr>
              <w:spacing w:after="0" w:before="0" w:lineRule="auto"/>
              <w:jc w:val="center"/>
              <w:rPr>
                <w:color w:val="000000"/>
              </w:rPr>
            </w:pPr>
            <w:r w:rsidDel="00000000" w:rsidR="00000000" w:rsidRPr="00000000">
              <w:rPr>
                <w:color w:val="000000"/>
                <w:rtl w:val="0"/>
              </w:rPr>
              <w:t xml:space="preserve">4a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E">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F">
            <w:pPr>
              <w:spacing w:after="0" w:before="0" w:lineRule="auto"/>
              <w:rPr>
                <w:color w:val="000000"/>
              </w:rPr>
            </w:pPr>
            <w:r w:rsidDel="00000000" w:rsidR="00000000" w:rsidRPr="00000000">
              <w:rPr>
                <w:color w:val="000000"/>
                <w:rtl w:val="0"/>
              </w:rPr>
              <w:t xml:space="preserve">Đóng gói dữ liệu</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1">
            <w:pPr>
              <w:spacing w:after="0" w:before="0" w:lineRule="auto"/>
              <w:jc w:val="center"/>
              <w:rPr>
                <w:color w:val="000000"/>
              </w:rPr>
            </w:pPr>
            <w:r w:rsidDel="00000000" w:rsidR="00000000" w:rsidRPr="00000000">
              <w:rPr>
                <w:color w:val="000000"/>
                <w:rtl w:val="0"/>
              </w:rPr>
              <w:t xml:space="preserve">5a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2">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3">
            <w:pPr>
              <w:spacing w:after="0" w:before="0" w:lineRule="auto"/>
              <w:rPr>
                <w:color w:val="000000"/>
              </w:rPr>
            </w:pPr>
            <w:r w:rsidDel="00000000" w:rsidR="00000000" w:rsidRPr="00000000">
              <w:rPr>
                <w:color w:val="000000"/>
                <w:rtl w:val="0"/>
              </w:rPr>
              <w:t xml:space="preserve">Hiển thị icon “Xin hãy đợi”</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5">
            <w:pPr>
              <w:spacing w:after="0" w:before="0" w:lineRule="auto"/>
              <w:jc w:val="center"/>
              <w:rPr>
                <w:color w:val="000000"/>
              </w:rPr>
            </w:pPr>
            <w:r w:rsidDel="00000000" w:rsidR="00000000" w:rsidRPr="00000000">
              <w:rPr>
                <w:color w:val="000000"/>
                <w:rtl w:val="0"/>
              </w:rPr>
              <w:t xml:space="preserve">5b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6">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7">
            <w:pPr>
              <w:spacing w:after="0" w:before="0" w:lineRule="auto"/>
              <w:rPr>
                <w:color w:val="000000"/>
              </w:rPr>
            </w:pPr>
            <w:r w:rsidDel="00000000" w:rsidR="00000000" w:rsidRPr="00000000">
              <w:rPr>
                <w:color w:val="000000"/>
                <w:rtl w:val="0"/>
              </w:rPr>
              <w:t xml:space="preserve">Kiểm tra thông tin, kiểm tra SQL Injection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9">
            <w:pPr>
              <w:spacing w:after="0" w:before="0" w:lineRule="auto"/>
              <w:jc w:val="center"/>
              <w:rPr>
                <w:color w:val="000000"/>
              </w:rPr>
            </w:pPr>
            <w:r w:rsidDel="00000000" w:rsidR="00000000" w:rsidRPr="00000000">
              <w:rPr>
                <w:color w:val="000000"/>
                <w:rtl w:val="0"/>
              </w:rPr>
              <w:t xml:space="preserve">8a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A">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B">
            <w:pPr>
              <w:spacing w:after="0" w:before="0" w:lineRule="auto"/>
              <w:rPr>
                <w:color w:val="000000"/>
              </w:rPr>
            </w:pPr>
            <w:r w:rsidDel="00000000" w:rsidR="00000000" w:rsidRPr="00000000">
              <w:rPr>
                <w:color w:val="000000"/>
                <w:rtl w:val="0"/>
              </w:rPr>
              <w:t xml:space="preserve">Hiển thị thông báo nếu không lấy được dữ liệu</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D">
            <w:pPr>
              <w:spacing w:after="0" w:before="0" w:lineRule="auto"/>
              <w:rPr>
                <w:b w:val="1"/>
                <w:color w:val="000000"/>
              </w:rPr>
            </w:pPr>
            <w:r w:rsidDel="00000000" w:rsidR="00000000" w:rsidRPr="00000000">
              <w:rPr>
                <w:b w:val="1"/>
                <w:color w:val="000000"/>
                <w:rtl w:val="0"/>
              </w:rPr>
              <w:t xml:space="preserve">Điều kiện sau</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E">
            <w:pPr>
              <w:spacing w:after="0" w:before="0" w:lineRule="auto"/>
              <w:rPr>
                <w:color w:val="000000"/>
              </w:rPr>
            </w:pPr>
            <w:r w:rsidDel="00000000" w:rsidR="00000000" w:rsidRPr="00000000">
              <w:rPr>
                <w:rtl w:val="0"/>
              </w:rPr>
              <w:t xml:space="preserve">Không</w:t>
            </w:r>
            <w:r w:rsidDel="00000000" w:rsidR="00000000" w:rsidRPr="00000000">
              <w:rPr>
                <w:rtl w:val="0"/>
              </w:rPr>
            </w:r>
          </w:p>
        </w:tc>
      </w:tr>
    </w:tbl>
    <w:p w:rsidR="00000000" w:rsidDel="00000000" w:rsidP="00000000" w:rsidRDefault="00000000" w:rsidRPr="00000000" w14:paraId="000002A1">
      <w:pPr>
        <w:pStyle w:val="Heading5"/>
        <w:rPr>
          <w:del w:author="BUI Mai Anh" w:id="64" w:date="2018-05-28T02:05:12Z"/>
        </w:rPr>
      </w:pPr>
      <w:del w:author="BUI Mai Anh" w:id="64" w:date="2018-05-28T02:05:12Z">
        <w:r w:rsidDel="00000000" w:rsidR="00000000" w:rsidRPr="00000000">
          <w:rPr>
            <w:rtl w:val="0"/>
          </w:rPr>
        </w:r>
      </w:del>
    </w:p>
    <w:p w:rsidR="00000000" w:rsidDel="00000000" w:rsidP="00000000" w:rsidRDefault="00000000" w:rsidRPr="00000000" w14:paraId="000002A2">
      <w:pPr>
        <w:pStyle w:val="Heading5"/>
        <w:numPr>
          <w:ilvl w:val="4"/>
          <w:numId w:val="10"/>
        </w:numPr>
        <w:ind w:left="0" w:firstLine="0"/>
        <w:rPr/>
      </w:pPr>
      <w:r w:rsidDel="00000000" w:rsidR="00000000" w:rsidRPr="00000000">
        <w:rPr>
          <w:rtl w:val="0"/>
        </w:rPr>
        <w:t xml:space="preserve">Mô tả dữ liệu đầu vào của thông tin cá nhân</w:t>
      </w:r>
    </w:p>
    <w:p w:rsidR="00000000" w:rsidDel="00000000" w:rsidP="00000000" w:rsidRDefault="00000000" w:rsidRPr="00000000" w14:paraId="000002A3">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f1mdlm" w:id="42"/>
      <w:bookmarkEnd w: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7 Mô tả dữ liệu đầu vào Tìm sinh viên</w:t>
      </w:r>
    </w:p>
    <w:tbl>
      <w:tblPr>
        <w:tblStyle w:val="Table11"/>
        <w:tblW w:w="96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150"/>
        <w:gridCol w:w="1846"/>
        <w:gridCol w:w="1277"/>
        <w:gridCol w:w="1839"/>
        <w:gridCol w:w="1842"/>
        <w:tblGridChange w:id="0">
          <w:tblGrid>
            <w:gridCol w:w="679"/>
            <w:gridCol w:w="2150"/>
            <w:gridCol w:w="1846"/>
            <w:gridCol w:w="1277"/>
            <w:gridCol w:w="1839"/>
            <w:gridCol w:w="1842"/>
          </w:tblGrid>
        </w:tblGridChange>
      </w:tblGrid>
      <w:tr>
        <w:trPr>
          <w:trHeight w:val="420" w:hRule="atLeast"/>
        </w:trPr>
        <w:tc>
          <w:tcPr/>
          <w:p w:rsidR="00000000" w:rsidDel="00000000" w:rsidP="00000000" w:rsidRDefault="00000000" w:rsidRPr="00000000" w14:paraId="000002A4">
            <w:pPr>
              <w:spacing w:after="0" w:before="0" w:lineRule="auto"/>
              <w:rPr/>
            </w:pPr>
            <w:r w:rsidDel="00000000" w:rsidR="00000000" w:rsidRPr="00000000">
              <w:rPr>
                <w:rtl w:val="0"/>
              </w:rPr>
              <w:t xml:space="preserve">STT</w:t>
            </w:r>
          </w:p>
        </w:tc>
        <w:tc>
          <w:tcPr/>
          <w:p w:rsidR="00000000" w:rsidDel="00000000" w:rsidP="00000000" w:rsidRDefault="00000000" w:rsidRPr="00000000" w14:paraId="000002A5">
            <w:pPr>
              <w:spacing w:after="0" w:before="0" w:lineRule="auto"/>
              <w:rPr/>
            </w:pPr>
            <w:r w:rsidDel="00000000" w:rsidR="00000000" w:rsidRPr="00000000">
              <w:rPr>
                <w:rtl w:val="0"/>
              </w:rPr>
              <w:t xml:space="preserve">Trường Dữ Liệu</w:t>
            </w:r>
          </w:p>
        </w:tc>
        <w:tc>
          <w:tcPr/>
          <w:p w:rsidR="00000000" w:rsidDel="00000000" w:rsidP="00000000" w:rsidRDefault="00000000" w:rsidRPr="00000000" w14:paraId="000002A6">
            <w:pPr>
              <w:spacing w:after="0" w:before="0" w:lineRule="auto"/>
              <w:rPr/>
            </w:pPr>
            <w:r w:rsidDel="00000000" w:rsidR="00000000" w:rsidRPr="00000000">
              <w:rPr>
                <w:rtl w:val="0"/>
              </w:rPr>
              <w:t xml:space="preserve">Mô Tả</w:t>
            </w:r>
          </w:p>
        </w:tc>
        <w:tc>
          <w:tcPr/>
          <w:p w:rsidR="00000000" w:rsidDel="00000000" w:rsidP="00000000" w:rsidRDefault="00000000" w:rsidRPr="00000000" w14:paraId="000002A7">
            <w:pPr>
              <w:spacing w:after="0" w:before="0" w:lineRule="auto"/>
              <w:rPr/>
            </w:pPr>
            <w:r w:rsidDel="00000000" w:rsidR="00000000" w:rsidRPr="00000000">
              <w:rPr>
                <w:rtl w:val="0"/>
              </w:rPr>
              <w:t xml:space="preserve">Bắt Buộc</w:t>
            </w:r>
          </w:p>
        </w:tc>
        <w:tc>
          <w:tcPr/>
          <w:p w:rsidR="00000000" w:rsidDel="00000000" w:rsidP="00000000" w:rsidRDefault="00000000" w:rsidRPr="00000000" w14:paraId="000002A8">
            <w:pPr>
              <w:spacing w:after="0" w:before="0" w:lineRule="auto"/>
              <w:rPr/>
            </w:pPr>
            <w:r w:rsidDel="00000000" w:rsidR="00000000" w:rsidRPr="00000000">
              <w:rPr>
                <w:rtl w:val="0"/>
              </w:rPr>
              <w:t xml:space="preserve">Điều Kiện Hợp Lệ </w:t>
            </w:r>
          </w:p>
        </w:tc>
        <w:tc>
          <w:tcPr/>
          <w:p w:rsidR="00000000" w:rsidDel="00000000" w:rsidP="00000000" w:rsidRDefault="00000000" w:rsidRPr="00000000" w14:paraId="000002A9">
            <w:pPr>
              <w:spacing w:after="0" w:before="0" w:lineRule="auto"/>
              <w:rPr/>
            </w:pPr>
            <w:r w:rsidDel="00000000" w:rsidR="00000000" w:rsidRPr="00000000">
              <w:rPr>
                <w:rtl w:val="0"/>
              </w:rPr>
              <w:t xml:space="preserve">Ví Dụ</w:t>
            </w:r>
          </w:p>
        </w:tc>
      </w:tr>
      <w:tr>
        <w:tc>
          <w:tcPr/>
          <w:p w:rsidR="00000000" w:rsidDel="00000000" w:rsidP="00000000" w:rsidRDefault="00000000" w:rsidRPr="00000000" w14:paraId="000002AA">
            <w:pPr>
              <w:spacing w:after="0" w:before="0" w:lineRule="auto"/>
              <w:rPr/>
            </w:pPr>
            <w:r w:rsidDel="00000000" w:rsidR="00000000" w:rsidRPr="00000000">
              <w:rPr>
                <w:rtl w:val="0"/>
              </w:rPr>
              <w:t xml:space="preserve">1</w:t>
            </w:r>
          </w:p>
        </w:tc>
        <w:tc>
          <w:tcPr/>
          <w:p w:rsidR="00000000" w:rsidDel="00000000" w:rsidP="00000000" w:rsidRDefault="00000000" w:rsidRPr="00000000" w14:paraId="000002AB">
            <w:pPr>
              <w:spacing w:after="0" w:before="0" w:lineRule="auto"/>
              <w:rPr/>
            </w:pPr>
            <w:r w:rsidDel="00000000" w:rsidR="00000000" w:rsidRPr="00000000">
              <w:rPr>
                <w:rtl w:val="0"/>
              </w:rPr>
              <w:t xml:space="preserve">Mã sinh viên</w:t>
            </w:r>
          </w:p>
        </w:tc>
        <w:tc>
          <w:tcPr/>
          <w:p w:rsidR="00000000" w:rsidDel="00000000" w:rsidP="00000000" w:rsidRDefault="00000000" w:rsidRPr="00000000" w14:paraId="000002AC">
            <w:pPr>
              <w:spacing w:after="0" w:before="0" w:lineRule="auto"/>
              <w:rPr/>
            </w:pPr>
            <w:r w:rsidDel="00000000" w:rsidR="00000000" w:rsidRPr="00000000">
              <w:rPr>
                <w:rtl w:val="0"/>
              </w:rPr>
            </w:r>
          </w:p>
        </w:tc>
        <w:tc>
          <w:tcPr/>
          <w:p w:rsidR="00000000" w:rsidDel="00000000" w:rsidP="00000000" w:rsidRDefault="00000000" w:rsidRPr="00000000" w14:paraId="000002AD">
            <w:pPr>
              <w:spacing w:after="0" w:before="0" w:lineRule="auto"/>
              <w:rPr/>
            </w:pPr>
            <w:r w:rsidDel="00000000" w:rsidR="00000000" w:rsidRPr="00000000">
              <w:rPr>
                <w:rtl w:val="0"/>
              </w:rPr>
              <w:t xml:space="preserve">Có</w:t>
            </w:r>
          </w:p>
        </w:tc>
        <w:tc>
          <w:tcPr/>
          <w:p w:rsidR="00000000" w:rsidDel="00000000" w:rsidP="00000000" w:rsidRDefault="00000000" w:rsidRPr="00000000" w14:paraId="000002AE">
            <w:pPr>
              <w:spacing w:after="0" w:before="0" w:lineRule="auto"/>
              <w:rPr/>
            </w:pPr>
            <w:r w:rsidDel="00000000" w:rsidR="00000000" w:rsidRPr="00000000">
              <w:rPr>
                <w:rtl w:val="0"/>
              </w:rPr>
              <w:t xml:space="preserve">Là 1 dãy số</w:t>
            </w:r>
          </w:p>
        </w:tc>
        <w:tc>
          <w:tcPr/>
          <w:p w:rsidR="00000000" w:rsidDel="00000000" w:rsidP="00000000" w:rsidRDefault="00000000" w:rsidRPr="00000000" w14:paraId="000002AF">
            <w:pPr>
              <w:spacing w:after="0" w:before="0" w:lineRule="auto"/>
              <w:rPr/>
            </w:pPr>
            <w:r w:rsidDel="00000000" w:rsidR="00000000" w:rsidRPr="00000000">
              <w:rPr>
                <w:rtl w:val="0"/>
              </w:rPr>
              <w:t xml:space="preserve">20141234</w:t>
            </w:r>
          </w:p>
        </w:tc>
      </w:tr>
      <w:tr>
        <w:tc>
          <w:tcPr/>
          <w:p w:rsidR="00000000" w:rsidDel="00000000" w:rsidP="00000000" w:rsidRDefault="00000000" w:rsidRPr="00000000" w14:paraId="000002B0">
            <w:pPr>
              <w:spacing w:after="0" w:before="0" w:lineRule="auto"/>
              <w:rPr/>
            </w:pPr>
            <w:r w:rsidDel="00000000" w:rsidR="00000000" w:rsidRPr="00000000">
              <w:rPr>
                <w:rtl w:val="0"/>
              </w:rPr>
              <w:t xml:space="preserve">2</w:t>
            </w:r>
          </w:p>
        </w:tc>
        <w:tc>
          <w:tcPr/>
          <w:p w:rsidR="00000000" w:rsidDel="00000000" w:rsidP="00000000" w:rsidRDefault="00000000" w:rsidRPr="00000000" w14:paraId="000002B1">
            <w:pPr>
              <w:spacing w:after="0" w:before="0" w:lineRule="auto"/>
              <w:rPr/>
            </w:pPr>
            <w:r w:rsidDel="00000000" w:rsidR="00000000" w:rsidRPr="00000000">
              <w:rPr>
                <w:rtl w:val="0"/>
              </w:rPr>
              <w:t xml:space="preserve">Họ và tên</w:t>
            </w:r>
          </w:p>
        </w:tc>
        <w:tc>
          <w:tcPr/>
          <w:p w:rsidR="00000000" w:rsidDel="00000000" w:rsidP="00000000" w:rsidRDefault="00000000" w:rsidRPr="00000000" w14:paraId="000002B2">
            <w:pPr>
              <w:spacing w:after="0" w:before="0" w:lineRule="auto"/>
              <w:rPr/>
            </w:pPr>
            <w:r w:rsidDel="00000000" w:rsidR="00000000" w:rsidRPr="00000000">
              <w:rPr>
                <w:rtl w:val="0"/>
              </w:rPr>
            </w:r>
          </w:p>
        </w:tc>
        <w:tc>
          <w:tcPr/>
          <w:p w:rsidR="00000000" w:rsidDel="00000000" w:rsidP="00000000" w:rsidRDefault="00000000" w:rsidRPr="00000000" w14:paraId="000002B3">
            <w:pPr>
              <w:spacing w:after="0" w:before="0" w:lineRule="auto"/>
              <w:rPr/>
            </w:pPr>
            <w:r w:rsidDel="00000000" w:rsidR="00000000" w:rsidRPr="00000000">
              <w:rPr>
                <w:rtl w:val="0"/>
              </w:rPr>
              <w:t xml:space="preserve">Có</w:t>
            </w:r>
          </w:p>
        </w:tc>
        <w:tc>
          <w:tcPr/>
          <w:p w:rsidR="00000000" w:rsidDel="00000000" w:rsidP="00000000" w:rsidRDefault="00000000" w:rsidRPr="00000000" w14:paraId="000002B4">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2B5">
            <w:pPr>
              <w:spacing w:after="0" w:before="0" w:lineRule="auto"/>
              <w:rPr/>
            </w:pPr>
            <w:r w:rsidDel="00000000" w:rsidR="00000000" w:rsidRPr="00000000">
              <w:rPr>
                <w:rtl w:val="0"/>
              </w:rPr>
              <w:t xml:space="preserve">Trần Đức Nam</w:t>
            </w:r>
          </w:p>
        </w:tc>
      </w:tr>
      <w:tr>
        <w:tc>
          <w:tcPr/>
          <w:p w:rsidR="00000000" w:rsidDel="00000000" w:rsidP="00000000" w:rsidRDefault="00000000" w:rsidRPr="00000000" w14:paraId="000002B6">
            <w:pPr>
              <w:spacing w:after="0" w:before="0" w:lineRule="auto"/>
              <w:rPr/>
            </w:pPr>
            <w:r w:rsidDel="00000000" w:rsidR="00000000" w:rsidRPr="00000000">
              <w:rPr>
                <w:rtl w:val="0"/>
              </w:rPr>
              <w:t xml:space="preserve">3</w:t>
            </w:r>
          </w:p>
        </w:tc>
        <w:tc>
          <w:tcPr/>
          <w:p w:rsidR="00000000" w:rsidDel="00000000" w:rsidP="00000000" w:rsidRDefault="00000000" w:rsidRPr="00000000" w14:paraId="000002B7">
            <w:pPr>
              <w:spacing w:after="0" w:before="0" w:lineRule="auto"/>
              <w:rPr/>
            </w:pPr>
            <w:r w:rsidDel="00000000" w:rsidR="00000000" w:rsidRPr="00000000">
              <w:rPr>
                <w:rtl w:val="0"/>
              </w:rPr>
              <w:t xml:space="preserve">Giới Tính</w:t>
            </w:r>
          </w:p>
        </w:tc>
        <w:tc>
          <w:tcPr/>
          <w:p w:rsidR="00000000" w:rsidDel="00000000" w:rsidP="00000000" w:rsidRDefault="00000000" w:rsidRPr="00000000" w14:paraId="000002B8">
            <w:pPr>
              <w:spacing w:after="0" w:before="0" w:lineRule="auto"/>
              <w:rPr/>
            </w:pPr>
            <w:r w:rsidDel="00000000" w:rsidR="00000000" w:rsidRPr="00000000">
              <w:rPr>
                <w:rtl w:val="0"/>
              </w:rPr>
              <w:t xml:space="preserve">Lựa chọn Nam/Nữ</w:t>
            </w:r>
          </w:p>
        </w:tc>
        <w:tc>
          <w:tcPr/>
          <w:p w:rsidR="00000000" w:rsidDel="00000000" w:rsidP="00000000" w:rsidRDefault="00000000" w:rsidRPr="00000000" w14:paraId="000002B9">
            <w:pPr>
              <w:spacing w:after="0" w:before="0" w:lineRule="auto"/>
              <w:rPr/>
            </w:pPr>
            <w:r w:rsidDel="00000000" w:rsidR="00000000" w:rsidRPr="00000000">
              <w:rPr>
                <w:rtl w:val="0"/>
              </w:rPr>
              <w:t xml:space="preserve">Có</w:t>
            </w:r>
          </w:p>
        </w:tc>
        <w:tc>
          <w:tcPr/>
          <w:p w:rsidR="00000000" w:rsidDel="00000000" w:rsidP="00000000" w:rsidRDefault="00000000" w:rsidRPr="00000000" w14:paraId="000002BA">
            <w:pPr>
              <w:spacing w:after="0" w:before="0" w:lineRule="auto"/>
              <w:rPr/>
            </w:pPr>
            <w:r w:rsidDel="00000000" w:rsidR="00000000" w:rsidRPr="00000000">
              <w:rPr>
                <w:rtl w:val="0"/>
              </w:rPr>
            </w:r>
          </w:p>
        </w:tc>
        <w:tc>
          <w:tcPr/>
          <w:p w:rsidR="00000000" w:rsidDel="00000000" w:rsidP="00000000" w:rsidRDefault="00000000" w:rsidRPr="00000000" w14:paraId="000002BB">
            <w:pPr>
              <w:spacing w:after="0" w:before="0" w:lineRule="auto"/>
              <w:rPr/>
            </w:pPr>
            <w:r w:rsidDel="00000000" w:rsidR="00000000" w:rsidRPr="00000000">
              <w:rPr>
                <w:rtl w:val="0"/>
              </w:rPr>
              <w:t xml:space="preserve">Lựa chọn Nam</w:t>
            </w:r>
          </w:p>
        </w:tc>
      </w:tr>
      <w:tr>
        <w:tc>
          <w:tcPr/>
          <w:p w:rsidR="00000000" w:rsidDel="00000000" w:rsidP="00000000" w:rsidRDefault="00000000" w:rsidRPr="00000000" w14:paraId="000002BC">
            <w:pPr>
              <w:spacing w:after="0" w:before="0" w:lineRule="auto"/>
              <w:rPr/>
            </w:pPr>
            <w:r w:rsidDel="00000000" w:rsidR="00000000" w:rsidRPr="00000000">
              <w:rPr>
                <w:rtl w:val="0"/>
              </w:rPr>
              <w:t xml:space="preserve">4</w:t>
            </w:r>
          </w:p>
        </w:tc>
        <w:tc>
          <w:tcPr/>
          <w:p w:rsidR="00000000" w:rsidDel="00000000" w:rsidP="00000000" w:rsidRDefault="00000000" w:rsidRPr="00000000" w14:paraId="000002BD">
            <w:pPr>
              <w:spacing w:after="0" w:before="0" w:lineRule="auto"/>
              <w:rPr/>
            </w:pPr>
            <w:r w:rsidDel="00000000" w:rsidR="00000000" w:rsidRPr="00000000">
              <w:rPr>
                <w:rtl w:val="0"/>
              </w:rPr>
              <w:t xml:space="preserve">Ngày sinh</w:t>
            </w:r>
          </w:p>
        </w:tc>
        <w:tc>
          <w:tcPr/>
          <w:p w:rsidR="00000000" w:rsidDel="00000000" w:rsidP="00000000" w:rsidRDefault="00000000" w:rsidRPr="00000000" w14:paraId="000002BE">
            <w:pPr>
              <w:spacing w:after="0" w:before="0" w:lineRule="auto"/>
              <w:rPr/>
            </w:pPr>
            <w:r w:rsidDel="00000000" w:rsidR="00000000" w:rsidRPr="00000000">
              <w:rPr>
                <w:rtl w:val="0"/>
              </w:rPr>
              <w:t xml:space="preserve">Lựa chọn Ngày tháng năm</w:t>
            </w:r>
          </w:p>
        </w:tc>
        <w:tc>
          <w:tcPr/>
          <w:p w:rsidR="00000000" w:rsidDel="00000000" w:rsidP="00000000" w:rsidRDefault="00000000" w:rsidRPr="00000000" w14:paraId="000002BF">
            <w:pPr>
              <w:spacing w:after="0" w:before="0" w:lineRule="auto"/>
              <w:rPr/>
            </w:pPr>
            <w:r w:rsidDel="00000000" w:rsidR="00000000" w:rsidRPr="00000000">
              <w:rPr>
                <w:rtl w:val="0"/>
              </w:rPr>
              <w:t xml:space="preserve">Có</w:t>
            </w:r>
          </w:p>
        </w:tc>
        <w:tc>
          <w:tcPr/>
          <w:p w:rsidR="00000000" w:rsidDel="00000000" w:rsidP="00000000" w:rsidRDefault="00000000" w:rsidRPr="00000000" w14:paraId="000002C0">
            <w:pPr>
              <w:spacing w:after="0" w:before="0" w:lineRule="auto"/>
              <w:rPr/>
            </w:pPr>
            <w:r w:rsidDel="00000000" w:rsidR="00000000" w:rsidRPr="00000000">
              <w:rPr>
                <w:rtl w:val="0"/>
              </w:rPr>
              <w:t xml:space="preserve">Dạng ngày tháng</w:t>
            </w:r>
          </w:p>
        </w:tc>
        <w:tc>
          <w:tcPr/>
          <w:p w:rsidR="00000000" w:rsidDel="00000000" w:rsidP="00000000" w:rsidRDefault="00000000" w:rsidRPr="00000000" w14:paraId="000002C1">
            <w:pPr>
              <w:spacing w:after="0" w:before="0" w:lineRule="auto"/>
              <w:rPr/>
            </w:pPr>
            <w:r w:rsidDel="00000000" w:rsidR="00000000" w:rsidRPr="00000000">
              <w:rPr>
                <w:rtl w:val="0"/>
              </w:rPr>
              <w:t xml:space="preserve">01/05/1996</w:t>
            </w:r>
          </w:p>
        </w:tc>
      </w:tr>
      <w:tr>
        <w:tc>
          <w:tcPr/>
          <w:p w:rsidR="00000000" w:rsidDel="00000000" w:rsidP="00000000" w:rsidRDefault="00000000" w:rsidRPr="00000000" w14:paraId="000002C2">
            <w:pPr>
              <w:spacing w:after="0" w:before="0" w:lineRule="auto"/>
              <w:rPr/>
            </w:pPr>
            <w:r w:rsidDel="00000000" w:rsidR="00000000" w:rsidRPr="00000000">
              <w:rPr>
                <w:rtl w:val="0"/>
              </w:rPr>
              <w:t xml:space="preserve">5</w:t>
            </w:r>
          </w:p>
        </w:tc>
        <w:tc>
          <w:tcPr/>
          <w:p w:rsidR="00000000" w:rsidDel="00000000" w:rsidP="00000000" w:rsidRDefault="00000000" w:rsidRPr="00000000" w14:paraId="000002C3">
            <w:pPr>
              <w:spacing w:after="0" w:before="0" w:lineRule="auto"/>
              <w:rPr/>
            </w:pPr>
            <w:r w:rsidDel="00000000" w:rsidR="00000000" w:rsidRPr="00000000">
              <w:rPr>
                <w:rtl w:val="0"/>
              </w:rPr>
              <w:t xml:space="preserve">Khoa viện</w:t>
            </w:r>
          </w:p>
        </w:tc>
        <w:tc>
          <w:tcPr/>
          <w:p w:rsidR="00000000" w:rsidDel="00000000" w:rsidP="00000000" w:rsidRDefault="00000000" w:rsidRPr="00000000" w14:paraId="000002C4">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2C5">
            <w:pPr>
              <w:spacing w:after="0" w:before="0" w:lineRule="auto"/>
              <w:rPr/>
            </w:pPr>
            <w:r w:rsidDel="00000000" w:rsidR="00000000" w:rsidRPr="00000000">
              <w:rPr>
                <w:rtl w:val="0"/>
              </w:rPr>
              <w:t xml:space="preserve">Có</w:t>
            </w:r>
          </w:p>
        </w:tc>
        <w:tc>
          <w:tcPr/>
          <w:p w:rsidR="00000000" w:rsidDel="00000000" w:rsidP="00000000" w:rsidRDefault="00000000" w:rsidRPr="00000000" w14:paraId="000002C6">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2C7">
            <w:pPr>
              <w:spacing w:after="0" w:before="0" w:lineRule="auto"/>
              <w:rPr/>
            </w:pPr>
            <w:r w:rsidDel="00000000" w:rsidR="00000000" w:rsidRPr="00000000">
              <w:rPr>
                <w:rtl w:val="0"/>
              </w:rPr>
              <w:t xml:space="preserve">1 ứng với viện CNTT</w:t>
            </w:r>
          </w:p>
        </w:tc>
      </w:tr>
      <w:tr>
        <w:tc>
          <w:tcPr/>
          <w:p w:rsidR="00000000" w:rsidDel="00000000" w:rsidP="00000000" w:rsidRDefault="00000000" w:rsidRPr="00000000" w14:paraId="000002C8">
            <w:pPr>
              <w:spacing w:after="0" w:before="0" w:lineRule="auto"/>
              <w:rPr/>
            </w:pPr>
            <w:r w:rsidDel="00000000" w:rsidR="00000000" w:rsidRPr="00000000">
              <w:rPr>
                <w:rtl w:val="0"/>
              </w:rPr>
              <w:t xml:space="preserve">6</w:t>
            </w:r>
          </w:p>
        </w:tc>
        <w:tc>
          <w:tcPr/>
          <w:p w:rsidR="00000000" w:rsidDel="00000000" w:rsidP="00000000" w:rsidRDefault="00000000" w:rsidRPr="00000000" w14:paraId="000002C9">
            <w:pPr>
              <w:spacing w:after="0" w:before="0" w:lineRule="auto"/>
              <w:rPr/>
            </w:pPr>
            <w:r w:rsidDel="00000000" w:rsidR="00000000" w:rsidRPr="00000000">
              <w:rPr>
                <w:rtl w:val="0"/>
              </w:rPr>
              <w:t xml:space="preserve">Khóa</w:t>
            </w:r>
          </w:p>
        </w:tc>
        <w:tc>
          <w:tcPr/>
          <w:p w:rsidR="00000000" w:rsidDel="00000000" w:rsidP="00000000" w:rsidRDefault="00000000" w:rsidRPr="00000000" w14:paraId="000002CA">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2CB">
            <w:pPr>
              <w:spacing w:after="0" w:before="0" w:lineRule="auto"/>
              <w:rPr/>
            </w:pPr>
            <w:r w:rsidDel="00000000" w:rsidR="00000000" w:rsidRPr="00000000">
              <w:rPr>
                <w:rtl w:val="0"/>
              </w:rPr>
              <w:t xml:space="preserve">Có</w:t>
            </w:r>
          </w:p>
        </w:tc>
        <w:tc>
          <w:tcPr/>
          <w:p w:rsidR="00000000" w:rsidDel="00000000" w:rsidP="00000000" w:rsidRDefault="00000000" w:rsidRPr="00000000" w14:paraId="000002CC">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2CD">
            <w:pPr>
              <w:spacing w:after="0" w:before="0" w:lineRule="auto"/>
              <w:rPr/>
            </w:pPr>
            <w:r w:rsidDel="00000000" w:rsidR="00000000" w:rsidRPr="00000000">
              <w:rPr>
                <w:rtl w:val="0"/>
              </w:rPr>
              <w:t xml:space="preserve">60 ứng với K60</w:t>
            </w:r>
          </w:p>
        </w:tc>
      </w:tr>
      <w:tr>
        <w:tc>
          <w:tcPr/>
          <w:p w:rsidR="00000000" w:rsidDel="00000000" w:rsidP="00000000" w:rsidRDefault="00000000" w:rsidRPr="00000000" w14:paraId="000002CE">
            <w:pPr>
              <w:spacing w:after="0" w:before="0" w:lineRule="auto"/>
              <w:rPr/>
            </w:pPr>
            <w:r w:rsidDel="00000000" w:rsidR="00000000" w:rsidRPr="00000000">
              <w:rPr>
                <w:rtl w:val="0"/>
              </w:rPr>
              <w:t xml:space="preserve">7</w:t>
            </w:r>
          </w:p>
        </w:tc>
        <w:tc>
          <w:tcPr/>
          <w:p w:rsidR="00000000" w:rsidDel="00000000" w:rsidP="00000000" w:rsidRDefault="00000000" w:rsidRPr="00000000" w14:paraId="000002CF">
            <w:pPr>
              <w:spacing w:after="0" w:before="0" w:lineRule="auto"/>
              <w:rPr/>
            </w:pPr>
            <w:r w:rsidDel="00000000" w:rsidR="00000000" w:rsidRPr="00000000">
              <w:rPr>
                <w:rtl w:val="0"/>
              </w:rPr>
              <w:t xml:space="preserve">Địa chỉ</w:t>
            </w:r>
          </w:p>
        </w:tc>
        <w:tc>
          <w:tcPr/>
          <w:p w:rsidR="00000000" w:rsidDel="00000000" w:rsidP="00000000" w:rsidRDefault="00000000" w:rsidRPr="00000000" w14:paraId="000002D0">
            <w:pPr>
              <w:spacing w:after="0" w:before="0" w:lineRule="auto"/>
              <w:rPr/>
            </w:pPr>
            <w:r w:rsidDel="00000000" w:rsidR="00000000" w:rsidRPr="00000000">
              <w:rPr>
                <w:rtl w:val="0"/>
              </w:rPr>
            </w:r>
          </w:p>
        </w:tc>
        <w:tc>
          <w:tcPr/>
          <w:p w:rsidR="00000000" w:rsidDel="00000000" w:rsidP="00000000" w:rsidRDefault="00000000" w:rsidRPr="00000000" w14:paraId="000002D1">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2D2">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2D3">
            <w:pPr>
              <w:spacing w:after="0" w:before="0" w:lineRule="auto"/>
              <w:rPr/>
            </w:pPr>
            <w:r w:rsidDel="00000000" w:rsidR="00000000" w:rsidRPr="00000000">
              <w:rPr>
                <w:rtl w:val="0"/>
              </w:rPr>
              <w:t xml:space="preserve">Số 1 Đại Cồ Việt</w:t>
            </w:r>
          </w:p>
        </w:tc>
      </w:tr>
      <w:tr>
        <w:tc>
          <w:tcPr/>
          <w:p w:rsidR="00000000" w:rsidDel="00000000" w:rsidP="00000000" w:rsidRDefault="00000000" w:rsidRPr="00000000" w14:paraId="000002D4">
            <w:pPr>
              <w:spacing w:after="0" w:before="0" w:lineRule="auto"/>
              <w:rPr/>
            </w:pPr>
            <w:r w:rsidDel="00000000" w:rsidR="00000000" w:rsidRPr="00000000">
              <w:rPr>
                <w:rtl w:val="0"/>
              </w:rPr>
              <w:t xml:space="preserve">8</w:t>
            </w:r>
          </w:p>
        </w:tc>
        <w:tc>
          <w:tcPr/>
          <w:p w:rsidR="00000000" w:rsidDel="00000000" w:rsidP="00000000" w:rsidRDefault="00000000" w:rsidRPr="00000000" w14:paraId="000002D5">
            <w:pPr>
              <w:spacing w:after="0" w:before="0" w:lineRule="auto"/>
              <w:rPr/>
            </w:pPr>
            <w:r w:rsidDel="00000000" w:rsidR="00000000" w:rsidRPr="00000000">
              <w:rPr>
                <w:rtl w:val="0"/>
              </w:rPr>
              <w:t xml:space="preserve">Trạng thái</w:t>
            </w:r>
          </w:p>
        </w:tc>
        <w:tc>
          <w:tcPr/>
          <w:p w:rsidR="00000000" w:rsidDel="00000000" w:rsidP="00000000" w:rsidRDefault="00000000" w:rsidRPr="00000000" w14:paraId="000002D6">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2D7">
            <w:pPr>
              <w:spacing w:after="0" w:before="0" w:lineRule="auto"/>
              <w:rPr/>
            </w:pPr>
            <w:r w:rsidDel="00000000" w:rsidR="00000000" w:rsidRPr="00000000">
              <w:rPr>
                <w:rtl w:val="0"/>
              </w:rPr>
              <w:t xml:space="preserve">Có</w:t>
            </w:r>
          </w:p>
        </w:tc>
        <w:tc>
          <w:tcPr/>
          <w:p w:rsidR="00000000" w:rsidDel="00000000" w:rsidP="00000000" w:rsidRDefault="00000000" w:rsidRPr="00000000" w14:paraId="000002D8">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2D9">
            <w:pPr>
              <w:spacing w:after="0" w:before="0" w:lineRule="auto"/>
              <w:rPr/>
            </w:pPr>
            <w:r w:rsidDel="00000000" w:rsidR="00000000" w:rsidRPr="00000000">
              <w:rPr>
                <w:rtl w:val="0"/>
              </w:rPr>
              <w:t xml:space="preserve">1 ứng với “Đang học”</w:t>
            </w:r>
          </w:p>
        </w:tc>
      </w:tr>
      <w:tr>
        <w:tc>
          <w:tcPr/>
          <w:p w:rsidR="00000000" w:rsidDel="00000000" w:rsidP="00000000" w:rsidRDefault="00000000" w:rsidRPr="00000000" w14:paraId="000002DA">
            <w:pPr>
              <w:spacing w:after="0" w:before="0" w:lineRule="auto"/>
              <w:rPr/>
            </w:pPr>
            <w:r w:rsidDel="00000000" w:rsidR="00000000" w:rsidRPr="00000000">
              <w:rPr>
                <w:rtl w:val="0"/>
              </w:rPr>
              <w:t xml:space="preserve">9</w:t>
            </w:r>
          </w:p>
        </w:tc>
        <w:tc>
          <w:tcPr/>
          <w:p w:rsidR="00000000" w:rsidDel="00000000" w:rsidP="00000000" w:rsidRDefault="00000000" w:rsidRPr="00000000" w14:paraId="000002DB">
            <w:pPr>
              <w:spacing w:after="0" w:before="0" w:lineRule="auto"/>
              <w:rPr/>
            </w:pPr>
            <w:r w:rsidDel="00000000" w:rsidR="00000000" w:rsidRPr="00000000">
              <w:rPr>
                <w:rtl w:val="0"/>
              </w:rPr>
              <w:t xml:space="preserve">Yêu cầu lọc dữ liệu</w:t>
            </w:r>
          </w:p>
        </w:tc>
        <w:tc>
          <w:tcPr/>
          <w:p w:rsidR="00000000" w:rsidDel="00000000" w:rsidP="00000000" w:rsidRDefault="00000000" w:rsidRPr="00000000" w14:paraId="000002DC">
            <w:pPr>
              <w:spacing w:after="0" w:before="0" w:lineRule="auto"/>
              <w:rPr/>
            </w:pPr>
            <w:r w:rsidDel="00000000" w:rsidR="00000000" w:rsidRPr="00000000">
              <w:rPr>
                <w:rtl w:val="0"/>
              </w:rPr>
              <w:t xml:space="preserve">Ứng với mỗi trường dữ liệu sẽ có 1 biến ứng với yêu cầu lọc dữ liệu</w:t>
            </w:r>
          </w:p>
        </w:tc>
        <w:tc>
          <w:tcPr/>
          <w:p w:rsidR="00000000" w:rsidDel="00000000" w:rsidP="00000000" w:rsidRDefault="00000000" w:rsidRPr="00000000" w14:paraId="000002DD">
            <w:pPr>
              <w:spacing w:after="0" w:before="0" w:lineRule="auto"/>
              <w:rPr/>
            </w:pPr>
            <w:r w:rsidDel="00000000" w:rsidR="00000000" w:rsidRPr="00000000">
              <w:rPr>
                <w:rtl w:val="0"/>
              </w:rPr>
              <w:t xml:space="preserve">Có</w:t>
            </w:r>
          </w:p>
        </w:tc>
        <w:tc>
          <w:tcPr/>
          <w:p w:rsidR="00000000" w:rsidDel="00000000" w:rsidP="00000000" w:rsidRDefault="00000000" w:rsidRPr="00000000" w14:paraId="000002DE">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2DF">
            <w:pPr>
              <w:spacing w:after="0" w:before="0" w:lineRule="auto"/>
              <w:rPr/>
            </w:pPr>
            <w:r w:rsidDel="00000000" w:rsidR="00000000" w:rsidRPr="00000000">
              <w:rPr>
                <w:rtl w:val="0"/>
              </w:rPr>
              <w:t xml:space="preserve">‘* ứng với chứa</w:t>
            </w:r>
          </w:p>
          <w:p w:rsidR="00000000" w:rsidDel="00000000" w:rsidP="00000000" w:rsidRDefault="00000000" w:rsidRPr="00000000" w14:paraId="000002E0">
            <w:pPr>
              <w:spacing w:after="0" w:before="0" w:lineRule="auto"/>
              <w:rPr/>
            </w:pPr>
            <w:r w:rsidDel="00000000" w:rsidR="00000000" w:rsidRPr="00000000">
              <w:rPr>
                <w:rtl w:val="0"/>
              </w:rPr>
              <w:t xml:space="preserve">= ứng với bằng</w:t>
            </w:r>
          </w:p>
          <w:p w:rsidR="00000000" w:rsidDel="00000000" w:rsidP="00000000" w:rsidRDefault="00000000" w:rsidRPr="00000000" w14:paraId="000002E1">
            <w:pPr>
              <w:spacing w:after="0" w:before="0" w:lineRule="auto"/>
              <w:rPr/>
            </w:pPr>
            <w:r w:rsidDel="00000000" w:rsidR="00000000" w:rsidRPr="00000000">
              <w:rPr>
                <w:rtl w:val="0"/>
              </w:rPr>
              <w:t xml:space="preserve">+ ứng với bắt đầu bằng</w:t>
            </w:r>
          </w:p>
          <w:p w:rsidR="00000000" w:rsidDel="00000000" w:rsidP="00000000" w:rsidRDefault="00000000" w:rsidRPr="00000000" w14:paraId="000002E2">
            <w:pPr>
              <w:spacing w:after="0" w:before="0" w:lineRule="auto"/>
              <w:rPr/>
            </w:pPr>
            <w:r w:rsidDel="00000000" w:rsidR="00000000" w:rsidRPr="00000000">
              <w:rPr>
                <w:rtl w:val="0"/>
              </w:rPr>
              <w:t xml:space="preserve">‘- ứng với kết thúc bằng</w:t>
            </w:r>
          </w:p>
          <w:p w:rsidR="00000000" w:rsidDel="00000000" w:rsidP="00000000" w:rsidRDefault="00000000" w:rsidRPr="00000000" w14:paraId="000002E3">
            <w:pPr>
              <w:spacing w:after="0" w:before="0" w:lineRule="auto"/>
              <w:rPr/>
            </w:pPr>
            <w:r w:rsidDel="00000000" w:rsidR="00000000" w:rsidRPr="00000000">
              <w:rPr>
                <w:rtl w:val="0"/>
              </w:rPr>
              <w:t xml:space="preserve">! ứng với không chứa</w:t>
            </w:r>
          </w:p>
        </w:tc>
      </w:tr>
    </w:tbl>
    <w:p w:rsidR="00000000" w:rsidDel="00000000" w:rsidP="00000000" w:rsidRDefault="00000000" w:rsidRPr="00000000" w14:paraId="000002E4">
      <w:pPr>
        <w:pStyle w:val="Heading5"/>
        <w:numPr>
          <w:ilvl w:val="4"/>
          <w:numId w:val="10"/>
        </w:numPr>
        <w:ind w:left="0" w:firstLine="0"/>
        <w:rPr/>
      </w:pPr>
      <w:r w:rsidDel="00000000" w:rsidR="00000000" w:rsidRPr="00000000">
        <w:rPr>
          <w:rtl w:val="0"/>
        </w:rPr>
        <w:t xml:space="preserve">Yêu cầu chức năng</w:t>
      </w:r>
    </w:p>
    <w:p w:rsidR="00000000" w:rsidDel="00000000" w:rsidP="00000000" w:rsidRDefault="00000000" w:rsidRPr="00000000" w14:paraId="000002E5">
      <w:pPr>
        <w:rPr/>
      </w:pPr>
      <w:r w:rsidDel="00000000" w:rsidR="00000000" w:rsidRPr="00000000">
        <w:rPr>
          <w:rtl w:val="0"/>
        </w:rPr>
        <w:t xml:space="preserve">Hệ thống hoạt động chính xác, có cảnh báo khi không đạt yêu cầu, hiển thị cảnh báo khi sinh ra lỗi.</w:t>
      </w:r>
    </w:p>
    <w:p w:rsidR="00000000" w:rsidDel="00000000" w:rsidP="00000000" w:rsidRDefault="00000000" w:rsidRPr="00000000" w14:paraId="000002E6">
      <w:pPr>
        <w:pStyle w:val="Heading5"/>
        <w:numPr>
          <w:ilvl w:val="4"/>
          <w:numId w:val="10"/>
        </w:numPr>
        <w:ind w:left="0" w:firstLine="0"/>
        <w:rPr/>
      </w:pPr>
      <w:r w:rsidDel="00000000" w:rsidR="00000000" w:rsidRPr="00000000">
        <w:rPr>
          <w:rtl w:val="0"/>
        </w:rPr>
        <w:t xml:space="preserve">Mô tả biểu đồ hoạt động tìm sinh viên</w:t>
      </w:r>
    </w:p>
    <w:p w:rsidR="00000000" w:rsidDel="00000000" w:rsidP="00000000" w:rsidRDefault="00000000" w:rsidRPr="00000000" w14:paraId="000002E7">
      <w:pPr>
        <w:keepNext w:val="1"/>
        <w:rPr/>
      </w:pPr>
      <w:r w:rsidDel="00000000" w:rsidR="00000000" w:rsidRPr="00000000">
        <w:rPr/>
        <w:drawing>
          <wp:inline distB="0" distT="0" distL="0" distR="0">
            <wp:extent cx="4809754" cy="5696724"/>
            <wp:effectExtent b="0" l="0" r="0" t="0"/>
            <wp:docPr id="49"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4809754" cy="5696724"/>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u6wntf" w:id="43"/>
      <w:bookmarkEnd w: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12 Biểu đồ hoạt động tìm sinh viên</w:t>
      </w:r>
    </w:p>
    <w:p w:rsidR="00000000" w:rsidDel="00000000" w:rsidP="00000000" w:rsidRDefault="00000000" w:rsidRPr="00000000" w14:paraId="000002E9">
      <w:pPr>
        <w:pStyle w:val="Heading3"/>
        <w:numPr>
          <w:ilvl w:val="2"/>
          <w:numId w:val="10"/>
        </w:numPr>
        <w:ind w:left="0" w:firstLine="0"/>
        <w:rPr/>
      </w:pPr>
      <w:bookmarkStart w:colFirst="0" w:colLast="0" w:name="_19c6y18" w:id="44"/>
      <w:bookmarkEnd w:id="44"/>
      <w:r w:rsidDel="00000000" w:rsidR="00000000" w:rsidRPr="00000000">
        <w:rPr>
          <w:rtl w:val="0"/>
        </w:rPr>
        <w:t xml:space="preserve">Đặc tả use case Sửa thông tin sinh viên</w:t>
      </w:r>
    </w:p>
    <w:p w:rsidR="00000000" w:rsidDel="00000000" w:rsidP="00000000" w:rsidRDefault="00000000" w:rsidRPr="00000000" w14:paraId="000002EA">
      <w:pPr>
        <w:pStyle w:val="Heading5"/>
        <w:numPr>
          <w:ilvl w:val="4"/>
          <w:numId w:val="10"/>
        </w:numPr>
        <w:ind w:left="0" w:firstLine="0"/>
        <w:rPr/>
      </w:pPr>
      <w:r w:rsidDel="00000000" w:rsidR="00000000" w:rsidRPr="00000000">
        <w:rPr>
          <w:rtl w:val="0"/>
        </w:rPr>
        <w:t xml:space="preserve">Mô tả</w:t>
      </w:r>
    </w:p>
    <w:p w:rsidR="00000000" w:rsidDel="00000000" w:rsidP="00000000" w:rsidRDefault="00000000" w:rsidRPr="00000000" w14:paraId="000002EB">
      <w:pPr>
        <w:rPr/>
      </w:pPr>
      <w:r w:rsidDel="00000000" w:rsidR="00000000" w:rsidRPr="00000000">
        <w:rPr>
          <w:rtl w:val="0"/>
        </w:rPr>
        <w:t xml:space="preserve">Thực hiện công việc sửa thông tin của 1 sinh viên trong hệ thống</w:t>
      </w:r>
    </w:p>
    <w:p w:rsidR="00000000" w:rsidDel="00000000" w:rsidP="00000000" w:rsidRDefault="00000000" w:rsidRPr="00000000" w14:paraId="000002EC">
      <w:pPr>
        <w:pStyle w:val="Heading5"/>
        <w:numPr>
          <w:ilvl w:val="4"/>
          <w:numId w:val="10"/>
        </w:numPr>
        <w:ind w:left="0" w:firstLine="0"/>
        <w:rPr/>
      </w:pPr>
      <w:r w:rsidDel="00000000" w:rsidR="00000000" w:rsidRPr="00000000">
        <w:rPr>
          <w:rtl w:val="0"/>
        </w:rPr>
        <w:t xml:space="preserve">Luồng sự kiện và phát sinh</w:t>
      </w:r>
    </w:p>
    <w:p w:rsidR="00000000" w:rsidDel="00000000" w:rsidP="00000000" w:rsidRDefault="00000000" w:rsidRPr="00000000" w14:paraId="000002ED">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8 Đặc tả use case Sửa thông tin sinh viên</w:t>
      </w:r>
    </w:p>
    <w:tbl>
      <w:tblPr>
        <w:tblStyle w:val="Table12"/>
        <w:tblW w:w="8931.0" w:type="dxa"/>
        <w:jc w:val="center"/>
        <w:tblLayout w:type="fixed"/>
        <w:tblLook w:val="0400"/>
      </w:tblPr>
      <w:tblGrid>
        <w:gridCol w:w="2127"/>
        <w:gridCol w:w="1984"/>
        <w:gridCol w:w="1985"/>
        <w:gridCol w:w="2835"/>
        <w:tblGridChange w:id="0">
          <w:tblGrid>
            <w:gridCol w:w="2127"/>
            <w:gridCol w:w="1984"/>
            <w:gridCol w:w="1985"/>
            <w:gridCol w:w="2835"/>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E">
            <w:pPr>
              <w:spacing w:after="0" w:before="0" w:lineRule="auto"/>
              <w:rPr>
                <w:b w:val="1"/>
                <w:color w:val="000000"/>
              </w:rPr>
            </w:pPr>
            <w:r w:rsidDel="00000000" w:rsidR="00000000" w:rsidRPr="00000000">
              <w:rPr>
                <w:b w:val="1"/>
                <w:color w:val="000000"/>
                <w:rtl w:val="0"/>
              </w:rPr>
              <w:t xml:space="preserve">Mã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F">
            <w:pPr>
              <w:spacing w:after="0" w:before="0" w:lineRule="auto"/>
              <w:rPr>
                <w:color w:val="000000"/>
              </w:rPr>
            </w:pPr>
            <w:r w:rsidDel="00000000" w:rsidR="00000000" w:rsidRPr="00000000">
              <w:rPr>
                <w:color w:val="000000"/>
                <w:rtl w:val="0"/>
              </w:rPr>
              <w:t xml:space="preserve">UCSTT</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0">
            <w:pPr>
              <w:spacing w:after="0" w:before="0" w:lineRule="auto"/>
              <w:rPr>
                <w:b w:val="1"/>
                <w:color w:val="000000"/>
              </w:rPr>
            </w:pPr>
            <w:r w:rsidDel="00000000" w:rsidR="00000000" w:rsidRPr="00000000">
              <w:rPr>
                <w:b w:val="1"/>
                <w:color w:val="000000"/>
                <w:rtl w:val="0"/>
              </w:rPr>
              <w:t xml:space="preserve">Tên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1">
            <w:pPr>
              <w:spacing w:after="0" w:before="0" w:lineRule="auto"/>
              <w:rPr>
                <w:color w:val="000000"/>
              </w:rPr>
            </w:pPr>
            <w:r w:rsidDel="00000000" w:rsidR="00000000" w:rsidRPr="00000000">
              <w:rPr>
                <w:color w:val="000000"/>
                <w:rtl w:val="0"/>
              </w:rPr>
              <w:t xml:space="preserve">Sửa thông tin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2">
            <w:pPr>
              <w:spacing w:after="0" w:before="0" w:lineRule="auto"/>
              <w:rPr>
                <w:b w:val="1"/>
                <w:color w:val="000000"/>
              </w:rPr>
            </w:pPr>
            <w:r w:rsidDel="00000000" w:rsidR="00000000" w:rsidRPr="00000000">
              <w:rPr>
                <w:b w:val="1"/>
                <w:color w:val="000000"/>
                <w:rtl w:val="0"/>
              </w:rPr>
              <w:t xml:space="preserve">Tác nhân</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3">
            <w:pPr>
              <w:spacing w:after="0" w:before="0" w:lineRule="auto"/>
              <w:rPr>
                <w:color w:val="000000"/>
              </w:rPr>
            </w:pPr>
            <w:r w:rsidDel="00000000" w:rsidR="00000000" w:rsidRPr="00000000">
              <w:rPr>
                <w:color w:val="000000"/>
                <w:rtl w:val="0"/>
              </w:rPr>
              <w:t xml:space="preserve">Quản lý</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6">
            <w:pPr>
              <w:spacing w:after="0" w:before="0" w:lineRule="auto"/>
              <w:rPr>
                <w:b w:val="1"/>
                <w:color w:val="000000"/>
              </w:rPr>
            </w:pPr>
            <w:r w:rsidDel="00000000" w:rsidR="00000000" w:rsidRPr="00000000">
              <w:rPr>
                <w:b w:val="1"/>
                <w:color w:val="000000"/>
                <w:rtl w:val="0"/>
              </w:rPr>
              <w:t xml:space="preserve">Điều kiện trước</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7">
            <w:pPr>
              <w:spacing w:after="0" w:before="0" w:lineRule="auto"/>
              <w:rPr>
                <w:color w:val="000000"/>
              </w:rPr>
            </w:pPr>
            <w:r w:rsidDel="00000000" w:rsidR="00000000" w:rsidRPr="00000000">
              <w:rPr>
                <w:color w:val="000000"/>
                <w:rtl w:val="0"/>
              </w:rPr>
              <w:t xml:space="preserve">Đăng nhập</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2FA">
            <w:pPr>
              <w:spacing w:after="0" w:before="0" w:lineRule="auto"/>
              <w:jc w:val="center"/>
              <w:rPr>
                <w:b w:val="1"/>
                <w:color w:val="000000"/>
              </w:rPr>
            </w:pPr>
            <w:r w:rsidDel="00000000" w:rsidR="00000000" w:rsidRPr="00000000">
              <w:rPr>
                <w:b w:val="1"/>
                <w:color w:val="000000"/>
                <w:rtl w:val="0"/>
              </w:rPr>
              <w:t xml:space="preserve">Luồng thực thi chính</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E">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FF">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00">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2">
            <w:pPr>
              <w:spacing w:after="0" w:before="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3">
            <w:pPr>
              <w:spacing w:after="0" w:before="0" w:lineRule="auto"/>
              <w:rPr>
                <w:color w:val="000000"/>
              </w:rPr>
            </w:pPr>
            <w:r w:rsidDel="00000000" w:rsidR="00000000" w:rsidRPr="00000000">
              <w:rPr>
                <w:color w:val="000000"/>
                <w:rtl w:val="0"/>
              </w:rPr>
              <w:t xml:space="preserve">Quản lý</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4">
            <w:pPr>
              <w:spacing w:after="0" w:before="0" w:lineRule="auto"/>
              <w:rPr>
                <w:color w:val="000000"/>
              </w:rPr>
            </w:pPr>
            <w:r w:rsidDel="00000000" w:rsidR="00000000" w:rsidRPr="00000000">
              <w:rPr>
                <w:color w:val="000000"/>
                <w:rtl w:val="0"/>
              </w:rPr>
              <w:t xml:space="preserve">Vào trang quản lý thông tin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6">
            <w:pPr>
              <w:spacing w:after="0" w:before="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7">
            <w:pPr>
              <w:spacing w:after="0" w:before="0" w:lineRule="auto"/>
              <w:rPr>
                <w:color w:val="000000"/>
              </w:rPr>
            </w:pPr>
            <w:r w:rsidDel="00000000" w:rsidR="00000000" w:rsidRPr="00000000">
              <w:rPr>
                <w:color w:val="000000"/>
                <w:rtl w:val="0"/>
              </w:rPr>
              <w:t xml:space="preserve">Client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8">
            <w:pPr>
              <w:spacing w:after="0" w:before="0" w:lineRule="auto"/>
              <w:rPr>
                <w:color w:val="000000"/>
              </w:rPr>
            </w:pPr>
            <w:r w:rsidDel="00000000" w:rsidR="00000000" w:rsidRPr="00000000">
              <w:rPr>
                <w:color w:val="000000"/>
                <w:rtl w:val="0"/>
              </w:rPr>
              <w:t xml:space="preserve">Hiển thị giao diện quản lý thông tin 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A">
            <w:pPr>
              <w:spacing w:after="0" w:before="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B">
            <w:pPr>
              <w:spacing w:after="0" w:before="0" w:lineRule="auto"/>
              <w:rPr>
                <w:color w:val="000000"/>
              </w:rPr>
            </w:pPr>
            <w:r w:rsidDel="00000000" w:rsidR="00000000" w:rsidRPr="00000000">
              <w:rPr>
                <w:color w:val="000000"/>
                <w:rtl w:val="0"/>
              </w:rPr>
              <w:t xml:space="preserve">Quản lý</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C">
            <w:pPr>
              <w:spacing w:after="0" w:before="0" w:lineRule="auto"/>
              <w:rPr>
                <w:color w:val="000000"/>
              </w:rPr>
            </w:pPr>
            <w:r w:rsidDel="00000000" w:rsidR="00000000" w:rsidRPr="00000000">
              <w:rPr>
                <w:color w:val="000000"/>
                <w:rtl w:val="0"/>
              </w:rPr>
              <w:t xml:space="preserve">Chọn giao diện Sửa thông tin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E">
            <w:pPr>
              <w:spacing w:after="0" w:before="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F">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0">
            <w:pPr>
              <w:spacing w:after="0" w:before="0" w:lineRule="auto"/>
              <w:rPr>
                <w:color w:val="000000"/>
              </w:rPr>
            </w:pPr>
            <w:r w:rsidDel="00000000" w:rsidR="00000000" w:rsidRPr="00000000">
              <w:rPr>
                <w:color w:val="000000"/>
                <w:rtl w:val="0"/>
              </w:rPr>
              <w:t xml:space="preserve">Hiển thị giao diện Sửa thông tin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12">
            <w:pPr>
              <w:spacing w:after="0" w:before="0" w:lineRule="auto"/>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3">
            <w:pPr>
              <w:spacing w:after="0" w:before="0" w:lineRule="auto"/>
              <w:rPr>
                <w:color w:val="000000"/>
              </w:rPr>
            </w:pPr>
            <w:r w:rsidDel="00000000" w:rsidR="00000000" w:rsidRPr="00000000">
              <w:rPr>
                <w:color w:val="000000"/>
                <w:rtl w:val="0"/>
              </w:rPr>
              <w:t xml:space="preserve">Quản lý</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4">
            <w:pPr>
              <w:spacing w:after="0" w:before="0" w:lineRule="auto"/>
              <w:rPr>
                <w:color w:val="000000"/>
              </w:rPr>
            </w:pPr>
            <w:r w:rsidDel="00000000" w:rsidR="00000000" w:rsidRPr="00000000">
              <w:rPr>
                <w:color w:val="000000"/>
                <w:rtl w:val="0"/>
              </w:rPr>
              <w:t xml:space="preserve">Nhập các thông tin cần sửa</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16">
            <w:pPr>
              <w:spacing w:after="0" w:before="0" w:lineRule="auto"/>
              <w:jc w:val="center"/>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7">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8">
            <w:pPr>
              <w:spacing w:after="0" w:before="0" w:lineRule="auto"/>
              <w:rPr>
                <w:color w:val="000000"/>
              </w:rPr>
            </w:pPr>
            <w:r w:rsidDel="00000000" w:rsidR="00000000" w:rsidRPr="00000000">
              <w:rPr>
                <w:color w:val="000000"/>
                <w:rtl w:val="0"/>
              </w:rPr>
              <w:t xml:space="preserve">Lấy nội dung các trường cần sửa</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1A">
            <w:pPr>
              <w:spacing w:after="0" w:before="0" w:lineRule="auto"/>
              <w:jc w:val="center"/>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B">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C">
            <w:pPr>
              <w:spacing w:after="0" w:before="0" w:lineRule="auto"/>
              <w:rPr>
                <w:color w:val="000000"/>
              </w:rPr>
            </w:pPr>
            <w:r w:rsidDel="00000000" w:rsidR="00000000" w:rsidRPr="00000000">
              <w:rPr>
                <w:color w:val="000000"/>
                <w:rtl w:val="0"/>
              </w:rPr>
              <w:t xml:space="preserve">Gửi thông tin lên server</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1E">
            <w:pPr>
              <w:spacing w:after="0" w:before="0" w:lineRule="auto"/>
              <w:jc w:val="center"/>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F">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0">
            <w:pPr>
              <w:spacing w:after="0" w:before="0" w:lineRule="auto"/>
              <w:rPr>
                <w:color w:val="000000"/>
              </w:rPr>
            </w:pPr>
            <w:r w:rsidDel="00000000" w:rsidR="00000000" w:rsidRPr="00000000">
              <w:rPr>
                <w:color w:val="000000"/>
                <w:rtl w:val="0"/>
              </w:rPr>
              <w:t xml:space="preserve">Nhận thông tin, thực hiện truy vấn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22">
            <w:pPr>
              <w:spacing w:after="0" w:before="0" w:lineRule="auto"/>
              <w:jc w:val="center"/>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3">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4">
            <w:pPr>
              <w:spacing w:after="0" w:before="0" w:lineRule="auto"/>
              <w:rPr>
                <w:color w:val="000000"/>
              </w:rPr>
            </w:pPr>
            <w:r w:rsidDel="00000000" w:rsidR="00000000" w:rsidRPr="00000000">
              <w:rPr>
                <w:color w:val="000000"/>
                <w:rtl w:val="0"/>
              </w:rPr>
              <w:t xml:space="preserve">Trả về kết quả truy vấn cho client</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26">
            <w:pPr>
              <w:spacing w:after="0" w:before="0" w:lineRule="auto"/>
              <w:jc w:val="center"/>
              <w:rPr>
                <w:color w:val="000000"/>
              </w:rPr>
            </w:pPr>
            <w:r w:rsidDel="00000000" w:rsidR="00000000" w:rsidRPr="00000000">
              <w:rPr>
                <w:color w:val="000000"/>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7">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8">
            <w:pPr>
              <w:spacing w:after="0" w:before="0" w:lineRule="auto"/>
              <w:rPr>
                <w:color w:val="000000"/>
              </w:rPr>
            </w:pPr>
            <w:r w:rsidDel="00000000" w:rsidR="00000000" w:rsidRPr="00000000">
              <w:rPr>
                <w:color w:val="000000"/>
                <w:rtl w:val="0"/>
              </w:rPr>
              <w:t xml:space="preserve">Hiển thị kết quả truy vấn cho Quản lý</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2A">
            <w:pPr>
              <w:spacing w:after="0" w:before="0" w:lineRule="auto"/>
              <w:jc w:val="center"/>
              <w:rPr>
                <w:b w:val="1"/>
                <w:color w:val="000000"/>
              </w:rPr>
            </w:pPr>
            <w:r w:rsidDel="00000000" w:rsidR="00000000" w:rsidRPr="00000000">
              <w:rPr>
                <w:b w:val="1"/>
                <w:color w:val="000000"/>
                <w:rtl w:val="0"/>
              </w:rPr>
              <w:t xml:space="preserve">Luồng thực thi mở rộng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2E">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2F">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30">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32">
            <w:pPr>
              <w:spacing w:after="0" w:before="0" w:lineRule="auto"/>
              <w:jc w:val="center"/>
              <w:rPr>
                <w:color w:val="000000"/>
              </w:rPr>
            </w:pPr>
            <w:r w:rsidDel="00000000" w:rsidR="00000000" w:rsidRPr="00000000">
              <w:rPr>
                <w:color w:val="000000"/>
                <w:rtl w:val="0"/>
              </w:rPr>
              <w:t xml:space="preserve">1a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33">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34">
            <w:pPr>
              <w:spacing w:after="0" w:before="0" w:lineRule="auto"/>
              <w:rPr>
                <w:color w:val="000000"/>
              </w:rPr>
            </w:pPr>
            <w:r w:rsidDel="00000000" w:rsidR="00000000" w:rsidRPr="00000000">
              <w:rPr>
                <w:color w:val="000000"/>
                <w:rtl w:val="0"/>
              </w:rPr>
              <w:t xml:space="preserve">Kiểm tra người dùng đã đăng nhập trước đó chưa</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36">
            <w:pPr>
              <w:spacing w:after="0" w:before="0" w:lineRule="auto"/>
              <w:jc w:val="center"/>
              <w:rPr>
                <w:color w:val="000000"/>
              </w:rPr>
            </w:pPr>
            <w:r w:rsidDel="00000000" w:rsidR="00000000" w:rsidRPr="00000000">
              <w:rPr>
                <w:color w:val="000000"/>
                <w:rtl w:val="0"/>
              </w:rPr>
              <w:t xml:space="preserve">1b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37">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38">
            <w:pPr>
              <w:spacing w:after="0" w:before="0" w:lineRule="auto"/>
              <w:rPr>
                <w:color w:val="000000"/>
              </w:rPr>
            </w:pPr>
            <w:r w:rsidDel="00000000" w:rsidR="00000000" w:rsidRPr="00000000">
              <w:rPr>
                <w:color w:val="000000"/>
                <w:rtl w:val="0"/>
              </w:rPr>
              <w:t xml:space="preserve">Hiển thị thông báo nếu truy cập của người dùng không hợp lệ</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3A">
            <w:pPr>
              <w:spacing w:after="0" w:before="0" w:lineRule="auto"/>
              <w:jc w:val="center"/>
              <w:rPr>
                <w:color w:val="000000"/>
              </w:rPr>
            </w:pPr>
            <w:r w:rsidDel="00000000" w:rsidR="00000000" w:rsidRPr="00000000">
              <w:rPr>
                <w:color w:val="000000"/>
                <w:rtl w:val="0"/>
              </w:rPr>
              <w:t xml:space="preserve">6a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3B">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3C">
            <w:pPr>
              <w:spacing w:after="0" w:before="0" w:lineRule="auto"/>
              <w:rPr>
                <w:color w:val="000000"/>
              </w:rPr>
            </w:pPr>
            <w:r w:rsidDel="00000000" w:rsidR="00000000" w:rsidRPr="00000000">
              <w:rPr>
                <w:color w:val="000000"/>
                <w:rtl w:val="0"/>
              </w:rPr>
              <w:t xml:space="preserve">Kiểm tra nội dung các trường cần sửa, kiểm tra tính hợp lệ của dữ liệu</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3E">
            <w:pPr>
              <w:spacing w:after="0" w:before="0" w:lineRule="auto"/>
              <w:jc w:val="center"/>
              <w:rPr>
                <w:color w:val="000000"/>
              </w:rPr>
            </w:pPr>
            <w:r w:rsidDel="00000000" w:rsidR="00000000" w:rsidRPr="00000000">
              <w:rPr>
                <w:color w:val="000000"/>
                <w:rtl w:val="0"/>
              </w:rPr>
              <w:t xml:space="preserve">6b</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3F">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40">
            <w:pPr>
              <w:spacing w:after="0" w:before="0" w:lineRule="auto"/>
              <w:rPr>
                <w:color w:val="000000"/>
              </w:rPr>
            </w:pPr>
            <w:r w:rsidDel="00000000" w:rsidR="00000000" w:rsidRPr="00000000">
              <w:rPr>
                <w:color w:val="000000"/>
                <w:rtl w:val="0"/>
              </w:rPr>
              <w:t xml:space="preserve">Đóng gói dữ liệu</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2">
            <w:pPr>
              <w:spacing w:after="0" w:before="0" w:lineRule="auto"/>
              <w:jc w:val="center"/>
              <w:rPr>
                <w:color w:val="000000"/>
              </w:rPr>
            </w:pPr>
            <w:r w:rsidDel="00000000" w:rsidR="00000000" w:rsidRPr="00000000">
              <w:rPr>
                <w:color w:val="000000"/>
                <w:rtl w:val="0"/>
              </w:rPr>
              <w:t xml:space="preserve">7a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3">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4">
            <w:pPr>
              <w:spacing w:after="0" w:before="0" w:lineRule="auto"/>
              <w:rPr>
                <w:color w:val="000000"/>
              </w:rPr>
            </w:pPr>
            <w:r w:rsidDel="00000000" w:rsidR="00000000" w:rsidRPr="00000000">
              <w:rPr>
                <w:color w:val="000000"/>
                <w:rtl w:val="0"/>
              </w:rPr>
              <w:t xml:space="preserve">Hiển thị icon “Xin hãy đợi”</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6">
            <w:pPr>
              <w:spacing w:after="0" w:before="0" w:lineRule="auto"/>
              <w:jc w:val="center"/>
              <w:rPr>
                <w:color w:val="000000"/>
              </w:rPr>
            </w:pPr>
            <w:r w:rsidDel="00000000" w:rsidR="00000000" w:rsidRPr="00000000">
              <w:rPr>
                <w:color w:val="000000"/>
                <w:rtl w:val="0"/>
              </w:rPr>
              <w:t xml:space="preserve">7b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7">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8">
            <w:pPr>
              <w:spacing w:after="0" w:before="0" w:lineRule="auto"/>
              <w:rPr>
                <w:color w:val="000000"/>
              </w:rPr>
            </w:pPr>
            <w:r w:rsidDel="00000000" w:rsidR="00000000" w:rsidRPr="00000000">
              <w:rPr>
                <w:color w:val="000000"/>
                <w:rtl w:val="0"/>
              </w:rPr>
              <w:t xml:space="preserve">Kiểm tra thông tin, kiểm tra SQL Injection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A">
            <w:pPr>
              <w:spacing w:after="0" w:before="0" w:lineRule="auto"/>
              <w:jc w:val="center"/>
              <w:rPr>
                <w:color w:val="000000"/>
              </w:rPr>
            </w:pPr>
            <w:r w:rsidDel="00000000" w:rsidR="00000000" w:rsidRPr="00000000">
              <w:rPr>
                <w:color w:val="000000"/>
                <w:rtl w:val="0"/>
              </w:rPr>
              <w:t xml:space="preserve">10a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B">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C">
            <w:pPr>
              <w:spacing w:after="0" w:before="0" w:lineRule="auto"/>
              <w:rPr>
                <w:color w:val="000000"/>
              </w:rPr>
            </w:pPr>
            <w:r w:rsidDel="00000000" w:rsidR="00000000" w:rsidRPr="00000000">
              <w:rPr>
                <w:color w:val="000000"/>
                <w:rtl w:val="0"/>
              </w:rPr>
              <w:t xml:space="preserve">Hiển thị thông báo nếu không Thực thi được truy vấn</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E">
            <w:pPr>
              <w:spacing w:after="0" w:before="0" w:lineRule="auto"/>
              <w:rPr>
                <w:b w:val="1"/>
                <w:color w:val="000000"/>
              </w:rPr>
            </w:pPr>
            <w:r w:rsidDel="00000000" w:rsidR="00000000" w:rsidRPr="00000000">
              <w:rPr>
                <w:b w:val="1"/>
                <w:color w:val="000000"/>
                <w:rtl w:val="0"/>
              </w:rPr>
              <w:t xml:space="preserve">Điều kiện sau</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4F">
            <w:pPr>
              <w:spacing w:after="0" w:before="0" w:lineRule="auto"/>
              <w:rPr>
                <w:color w:val="000000"/>
              </w:rPr>
            </w:pPr>
            <w:r w:rsidDel="00000000" w:rsidR="00000000" w:rsidRPr="00000000">
              <w:rPr>
                <w:rtl w:val="0"/>
              </w:rPr>
              <w:t xml:space="preserve">Không</w:t>
            </w:r>
            <w:r w:rsidDel="00000000" w:rsidR="00000000" w:rsidRPr="00000000">
              <w:rPr>
                <w:rtl w:val="0"/>
              </w:rPr>
            </w:r>
          </w:p>
        </w:tc>
      </w:tr>
    </w:tbl>
    <w:p w:rsidR="00000000" w:rsidDel="00000000" w:rsidP="00000000" w:rsidRDefault="00000000" w:rsidRPr="00000000" w14:paraId="00000352">
      <w:pPr>
        <w:pStyle w:val="Heading5"/>
        <w:numPr>
          <w:ilvl w:val="4"/>
          <w:numId w:val="10"/>
        </w:numPr>
        <w:ind w:left="0" w:firstLine="0"/>
        <w:rPr/>
      </w:pPr>
      <w:r w:rsidDel="00000000" w:rsidR="00000000" w:rsidRPr="00000000">
        <w:rPr>
          <w:rtl w:val="0"/>
        </w:rPr>
        <w:t xml:space="preserve">Mô tả dữ liệu đầu vào của thông tin cá nhân</w:t>
      </w:r>
    </w:p>
    <w:p w:rsidR="00000000" w:rsidDel="00000000" w:rsidP="00000000" w:rsidRDefault="00000000" w:rsidRPr="00000000" w14:paraId="00000353">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8h4qwu" w:id="46"/>
      <w:bookmarkEnd w: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9 Mô tả dữ liệu đầu vào Sửa thông tin sinh viên</w:t>
      </w:r>
    </w:p>
    <w:tbl>
      <w:tblPr>
        <w:tblStyle w:val="Table13"/>
        <w:tblW w:w="96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150"/>
        <w:gridCol w:w="1846"/>
        <w:gridCol w:w="1277"/>
        <w:gridCol w:w="1839"/>
        <w:gridCol w:w="1842"/>
        <w:tblGridChange w:id="0">
          <w:tblGrid>
            <w:gridCol w:w="679"/>
            <w:gridCol w:w="2150"/>
            <w:gridCol w:w="1846"/>
            <w:gridCol w:w="1277"/>
            <w:gridCol w:w="1839"/>
            <w:gridCol w:w="1842"/>
          </w:tblGrid>
        </w:tblGridChange>
      </w:tblGrid>
      <w:tr>
        <w:trPr>
          <w:trHeight w:val="420" w:hRule="atLeast"/>
        </w:trPr>
        <w:tc>
          <w:tcPr/>
          <w:p w:rsidR="00000000" w:rsidDel="00000000" w:rsidP="00000000" w:rsidRDefault="00000000" w:rsidRPr="00000000" w14:paraId="00000354">
            <w:pPr>
              <w:spacing w:after="0" w:before="0" w:lineRule="auto"/>
              <w:rPr/>
            </w:pPr>
            <w:r w:rsidDel="00000000" w:rsidR="00000000" w:rsidRPr="00000000">
              <w:rPr>
                <w:rtl w:val="0"/>
              </w:rPr>
              <w:t xml:space="preserve">STT</w:t>
            </w:r>
          </w:p>
        </w:tc>
        <w:tc>
          <w:tcPr/>
          <w:p w:rsidR="00000000" w:rsidDel="00000000" w:rsidP="00000000" w:rsidRDefault="00000000" w:rsidRPr="00000000" w14:paraId="00000355">
            <w:pPr>
              <w:spacing w:after="0" w:before="0" w:lineRule="auto"/>
              <w:rPr/>
            </w:pPr>
            <w:r w:rsidDel="00000000" w:rsidR="00000000" w:rsidRPr="00000000">
              <w:rPr>
                <w:rtl w:val="0"/>
              </w:rPr>
              <w:t xml:space="preserve">Trường Dữ Liệu</w:t>
            </w:r>
          </w:p>
        </w:tc>
        <w:tc>
          <w:tcPr/>
          <w:p w:rsidR="00000000" w:rsidDel="00000000" w:rsidP="00000000" w:rsidRDefault="00000000" w:rsidRPr="00000000" w14:paraId="00000356">
            <w:pPr>
              <w:spacing w:after="0" w:before="0" w:lineRule="auto"/>
              <w:rPr/>
            </w:pPr>
            <w:r w:rsidDel="00000000" w:rsidR="00000000" w:rsidRPr="00000000">
              <w:rPr>
                <w:rtl w:val="0"/>
              </w:rPr>
              <w:t xml:space="preserve">Mô Tả</w:t>
            </w:r>
          </w:p>
        </w:tc>
        <w:tc>
          <w:tcPr/>
          <w:p w:rsidR="00000000" w:rsidDel="00000000" w:rsidP="00000000" w:rsidRDefault="00000000" w:rsidRPr="00000000" w14:paraId="00000357">
            <w:pPr>
              <w:spacing w:after="0" w:before="0" w:lineRule="auto"/>
              <w:rPr/>
            </w:pPr>
            <w:r w:rsidDel="00000000" w:rsidR="00000000" w:rsidRPr="00000000">
              <w:rPr>
                <w:rtl w:val="0"/>
              </w:rPr>
              <w:t xml:space="preserve">Bắt Buộc</w:t>
            </w:r>
          </w:p>
        </w:tc>
        <w:tc>
          <w:tcPr/>
          <w:p w:rsidR="00000000" w:rsidDel="00000000" w:rsidP="00000000" w:rsidRDefault="00000000" w:rsidRPr="00000000" w14:paraId="00000358">
            <w:pPr>
              <w:spacing w:after="0" w:before="0" w:lineRule="auto"/>
              <w:rPr/>
            </w:pPr>
            <w:r w:rsidDel="00000000" w:rsidR="00000000" w:rsidRPr="00000000">
              <w:rPr>
                <w:rtl w:val="0"/>
              </w:rPr>
              <w:t xml:space="preserve">Điều Kiện Hợp Lệ </w:t>
            </w:r>
          </w:p>
        </w:tc>
        <w:tc>
          <w:tcPr/>
          <w:p w:rsidR="00000000" w:rsidDel="00000000" w:rsidP="00000000" w:rsidRDefault="00000000" w:rsidRPr="00000000" w14:paraId="00000359">
            <w:pPr>
              <w:spacing w:after="0" w:before="0" w:lineRule="auto"/>
              <w:rPr/>
            </w:pPr>
            <w:r w:rsidDel="00000000" w:rsidR="00000000" w:rsidRPr="00000000">
              <w:rPr>
                <w:rtl w:val="0"/>
              </w:rPr>
              <w:t xml:space="preserve">Ví Dụ</w:t>
            </w:r>
          </w:p>
        </w:tc>
      </w:tr>
      <w:tr>
        <w:tc>
          <w:tcPr/>
          <w:p w:rsidR="00000000" w:rsidDel="00000000" w:rsidP="00000000" w:rsidRDefault="00000000" w:rsidRPr="00000000" w14:paraId="0000035A">
            <w:pPr>
              <w:spacing w:after="0" w:before="0" w:lineRule="auto"/>
              <w:rPr/>
            </w:pPr>
            <w:r w:rsidDel="00000000" w:rsidR="00000000" w:rsidRPr="00000000">
              <w:rPr>
                <w:rtl w:val="0"/>
              </w:rPr>
              <w:t xml:space="preserve">1</w:t>
            </w:r>
          </w:p>
        </w:tc>
        <w:tc>
          <w:tcPr/>
          <w:p w:rsidR="00000000" w:rsidDel="00000000" w:rsidP="00000000" w:rsidRDefault="00000000" w:rsidRPr="00000000" w14:paraId="0000035B">
            <w:pPr>
              <w:spacing w:after="0" w:before="0" w:lineRule="auto"/>
              <w:rPr/>
            </w:pPr>
            <w:r w:rsidDel="00000000" w:rsidR="00000000" w:rsidRPr="00000000">
              <w:rPr>
                <w:rtl w:val="0"/>
              </w:rPr>
              <w:t xml:space="preserve">Mã sinh viên</w:t>
            </w:r>
          </w:p>
        </w:tc>
        <w:tc>
          <w:tcPr/>
          <w:p w:rsidR="00000000" w:rsidDel="00000000" w:rsidP="00000000" w:rsidRDefault="00000000" w:rsidRPr="00000000" w14:paraId="0000035C">
            <w:pPr>
              <w:spacing w:after="0" w:before="0" w:lineRule="auto"/>
              <w:rPr/>
            </w:pPr>
            <w:r w:rsidDel="00000000" w:rsidR="00000000" w:rsidRPr="00000000">
              <w:rPr>
                <w:rtl w:val="0"/>
              </w:rPr>
            </w:r>
          </w:p>
        </w:tc>
        <w:tc>
          <w:tcPr/>
          <w:p w:rsidR="00000000" w:rsidDel="00000000" w:rsidP="00000000" w:rsidRDefault="00000000" w:rsidRPr="00000000" w14:paraId="0000035D">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5E">
            <w:pPr>
              <w:spacing w:after="0" w:before="0" w:lineRule="auto"/>
              <w:rPr/>
            </w:pPr>
            <w:r w:rsidDel="00000000" w:rsidR="00000000" w:rsidRPr="00000000">
              <w:rPr>
                <w:rtl w:val="0"/>
              </w:rPr>
              <w:t xml:space="preserve">Là 1 dãy số</w:t>
            </w:r>
          </w:p>
        </w:tc>
        <w:tc>
          <w:tcPr/>
          <w:p w:rsidR="00000000" w:rsidDel="00000000" w:rsidP="00000000" w:rsidRDefault="00000000" w:rsidRPr="00000000" w14:paraId="0000035F">
            <w:pPr>
              <w:spacing w:after="0" w:before="0" w:lineRule="auto"/>
              <w:rPr/>
            </w:pPr>
            <w:r w:rsidDel="00000000" w:rsidR="00000000" w:rsidRPr="00000000">
              <w:rPr>
                <w:rtl w:val="0"/>
              </w:rPr>
              <w:t xml:space="preserve">20141234</w:t>
            </w:r>
          </w:p>
        </w:tc>
      </w:tr>
      <w:tr>
        <w:tc>
          <w:tcPr/>
          <w:p w:rsidR="00000000" w:rsidDel="00000000" w:rsidP="00000000" w:rsidRDefault="00000000" w:rsidRPr="00000000" w14:paraId="00000360">
            <w:pPr>
              <w:spacing w:after="0" w:before="0" w:lineRule="auto"/>
              <w:rPr/>
            </w:pPr>
            <w:r w:rsidDel="00000000" w:rsidR="00000000" w:rsidRPr="00000000">
              <w:rPr>
                <w:rtl w:val="0"/>
              </w:rPr>
              <w:t xml:space="preserve">2</w:t>
            </w:r>
          </w:p>
        </w:tc>
        <w:tc>
          <w:tcPr/>
          <w:p w:rsidR="00000000" w:rsidDel="00000000" w:rsidP="00000000" w:rsidRDefault="00000000" w:rsidRPr="00000000" w14:paraId="00000361">
            <w:pPr>
              <w:spacing w:after="0" w:before="0" w:lineRule="auto"/>
              <w:rPr/>
            </w:pPr>
            <w:r w:rsidDel="00000000" w:rsidR="00000000" w:rsidRPr="00000000">
              <w:rPr>
                <w:rtl w:val="0"/>
              </w:rPr>
              <w:t xml:space="preserve">Họ và tên</w:t>
            </w:r>
          </w:p>
        </w:tc>
        <w:tc>
          <w:tcPr/>
          <w:p w:rsidR="00000000" w:rsidDel="00000000" w:rsidP="00000000" w:rsidRDefault="00000000" w:rsidRPr="00000000" w14:paraId="00000362">
            <w:pPr>
              <w:spacing w:after="0" w:before="0" w:lineRule="auto"/>
              <w:rPr/>
            </w:pPr>
            <w:r w:rsidDel="00000000" w:rsidR="00000000" w:rsidRPr="00000000">
              <w:rPr>
                <w:rtl w:val="0"/>
              </w:rPr>
            </w:r>
          </w:p>
        </w:tc>
        <w:tc>
          <w:tcPr/>
          <w:p w:rsidR="00000000" w:rsidDel="00000000" w:rsidP="00000000" w:rsidRDefault="00000000" w:rsidRPr="00000000" w14:paraId="00000363">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64">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365">
            <w:pPr>
              <w:spacing w:after="0" w:before="0" w:lineRule="auto"/>
              <w:rPr/>
            </w:pPr>
            <w:r w:rsidDel="00000000" w:rsidR="00000000" w:rsidRPr="00000000">
              <w:rPr>
                <w:rtl w:val="0"/>
              </w:rPr>
              <w:t xml:space="preserve">Trần Đức Nam</w:t>
            </w:r>
          </w:p>
        </w:tc>
      </w:tr>
      <w:tr>
        <w:tc>
          <w:tcPr/>
          <w:p w:rsidR="00000000" w:rsidDel="00000000" w:rsidP="00000000" w:rsidRDefault="00000000" w:rsidRPr="00000000" w14:paraId="00000366">
            <w:pPr>
              <w:spacing w:after="0" w:before="0" w:lineRule="auto"/>
              <w:rPr/>
            </w:pPr>
            <w:r w:rsidDel="00000000" w:rsidR="00000000" w:rsidRPr="00000000">
              <w:rPr>
                <w:rtl w:val="0"/>
              </w:rPr>
              <w:t xml:space="preserve">3</w:t>
            </w:r>
          </w:p>
        </w:tc>
        <w:tc>
          <w:tcPr/>
          <w:p w:rsidR="00000000" w:rsidDel="00000000" w:rsidP="00000000" w:rsidRDefault="00000000" w:rsidRPr="00000000" w14:paraId="00000367">
            <w:pPr>
              <w:spacing w:after="0" w:before="0" w:lineRule="auto"/>
              <w:rPr/>
            </w:pPr>
            <w:r w:rsidDel="00000000" w:rsidR="00000000" w:rsidRPr="00000000">
              <w:rPr>
                <w:rtl w:val="0"/>
              </w:rPr>
              <w:t xml:space="preserve">Giới Tính</w:t>
            </w:r>
          </w:p>
        </w:tc>
        <w:tc>
          <w:tcPr/>
          <w:p w:rsidR="00000000" w:rsidDel="00000000" w:rsidP="00000000" w:rsidRDefault="00000000" w:rsidRPr="00000000" w14:paraId="00000368">
            <w:pPr>
              <w:spacing w:after="0" w:before="0" w:lineRule="auto"/>
              <w:rPr/>
            </w:pPr>
            <w:r w:rsidDel="00000000" w:rsidR="00000000" w:rsidRPr="00000000">
              <w:rPr>
                <w:rtl w:val="0"/>
              </w:rPr>
              <w:t xml:space="preserve">Lựa chọn Nam/Nữ</w:t>
            </w:r>
          </w:p>
        </w:tc>
        <w:tc>
          <w:tcPr/>
          <w:p w:rsidR="00000000" w:rsidDel="00000000" w:rsidP="00000000" w:rsidRDefault="00000000" w:rsidRPr="00000000" w14:paraId="00000369">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6A">
            <w:pPr>
              <w:spacing w:after="0" w:before="0" w:lineRule="auto"/>
              <w:rPr/>
            </w:pPr>
            <w:r w:rsidDel="00000000" w:rsidR="00000000" w:rsidRPr="00000000">
              <w:rPr>
                <w:rtl w:val="0"/>
              </w:rPr>
            </w:r>
          </w:p>
        </w:tc>
        <w:tc>
          <w:tcPr/>
          <w:p w:rsidR="00000000" w:rsidDel="00000000" w:rsidP="00000000" w:rsidRDefault="00000000" w:rsidRPr="00000000" w14:paraId="0000036B">
            <w:pPr>
              <w:spacing w:after="0" w:before="0" w:lineRule="auto"/>
              <w:rPr/>
            </w:pPr>
            <w:r w:rsidDel="00000000" w:rsidR="00000000" w:rsidRPr="00000000">
              <w:rPr>
                <w:rtl w:val="0"/>
              </w:rPr>
              <w:t xml:space="preserve">Lựa chọn Nam</w:t>
            </w:r>
          </w:p>
        </w:tc>
      </w:tr>
      <w:tr>
        <w:tc>
          <w:tcPr/>
          <w:p w:rsidR="00000000" w:rsidDel="00000000" w:rsidP="00000000" w:rsidRDefault="00000000" w:rsidRPr="00000000" w14:paraId="0000036C">
            <w:pPr>
              <w:spacing w:after="0" w:before="0" w:lineRule="auto"/>
              <w:rPr/>
            </w:pPr>
            <w:r w:rsidDel="00000000" w:rsidR="00000000" w:rsidRPr="00000000">
              <w:rPr>
                <w:rtl w:val="0"/>
              </w:rPr>
              <w:t xml:space="preserve">4</w:t>
            </w:r>
          </w:p>
        </w:tc>
        <w:tc>
          <w:tcPr/>
          <w:p w:rsidR="00000000" w:rsidDel="00000000" w:rsidP="00000000" w:rsidRDefault="00000000" w:rsidRPr="00000000" w14:paraId="0000036D">
            <w:pPr>
              <w:spacing w:after="0" w:before="0" w:lineRule="auto"/>
              <w:rPr/>
            </w:pPr>
            <w:r w:rsidDel="00000000" w:rsidR="00000000" w:rsidRPr="00000000">
              <w:rPr>
                <w:rtl w:val="0"/>
              </w:rPr>
              <w:t xml:space="preserve">Ngày sinh</w:t>
            </w:r>
          </w:p>
        </w:tc>
        <w:tc>
          <w:tcPr/>
          <w:p w:rsidR="00000000" w:rsidDel="00000000" w:rsidP="00000000" w:rsidRDefault="00000000" w:rsidRPr="00000000" w14:paraId="0000036E">
            <w:pPr>
              <w:spacing w:after="0" w:before="0" w:lineRule="auto"/>
              <w:rPr/>
            </w:pPr>
            <w:r w:rsidDel="00000000" w:rsidR="00000000" w:rsidRPr="00000000">
              <w:rPr>
                <w:rtl w:val="0"/>
              </w:rPr>
              <w:t xml:space="preserve">Lựa chọn Ngày tháng năm</w:t>
            </w:r>
          </w:p>
        </w:tc>
        <w:tc>
          <w:tcPr/>
          <w:p w:rsidR="00000000" w:rsidDel="00000000" w:rsidP="00000000" w:rsidRDefault="00000000" w:rsidRPr="00000000" w14:paraId="0000036F">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70">
            <w:pPr>
              <w:spacing w:after="0" w:before="0" w:lineRule="auto"/>
              <w:rPr/>
            </w:pPr>
            <w:r w:rsidDel="00000000" w:rsidR="00000000" w:rsidRPr="00000000">
              <w:rPr>
                <w:rtl w:val="0"/>
              </w:rPr>
              <w:t xml:space="preserve">Dạng ngày tháng</w:t>
            </w:r>
          </w:p>
        </w:tc>
        <w:tc>
          <w:tcPr/>
          <w:p w:rsidR="00000000" w:rsidDel="00000000" w:rsidP="00000000" w:rsidRDefault="00000000" w:rsidRPr="00000000" w14:paraId="00000371">
            <w:pPr>
              <w:spacing w:after="0" w:before="0" w:lineRule="auto"/>
              <w:rPr/>
            </w:pPr>
            <w:r w:rsidDel="00000000" w:rsidR="00000000" w:rsidRPr="00000000">
              <w:rPr>
                <w:rtl w:val="0"/>
              </w:rPr>
              <w:t xml:space="preserve">01/05/1996</w:t>
            </w:r>
          </w:p>
        </w:tc>
      </w:tr>
      <w:tr>
        <w:tc>
          <w:tcPr/>
          <w:p w:rsidR="00000000" w:rsidDel="00000000" w:rsidP="00000000" w:rsidRDefault="00000000" w:rsidRPr="00000000" w14:paraId="00000372">
            <w:pPr>
              <w:spacing w:after="0" w:before="0" w:lineRule="auto"/>
              <w:rPr/>
            </w:pPr>
            <w:r w:rsidDel="00000000" w:rsidR="00000000" w:rsidRPr="00000000">
              <w:rPr>
                <w:rtl w:val="0"/>
              </w:rPr>
              <w:t xml:space="preserve">5</w:t>
            </w:r>
          </w:p>
        </w:tc>
        <w:tc>
          <w:tcPr/>
          <w:p w:rsidR="00000000" w:rsidDel="00000000" w:rsidP="00000000" w:rsidRDefault="00000000" w:rsidRPr="00000000" w14:paraId="00000373">
            <w:pPr>
              <w:spacing w:after="0" w:before="0" w:lineRule="auto"/>
              <w:rPr/>
            </w:pPr>
            <w:r w:rsidDel="00000000" w:rsidR="00000000" w:rsidRPr="00000000">
              <w:rPr>
                <w:rtl w:val="0"/>
              </w:rPr>
              <w:t xml:space="preserve">Khoa viện</w:t>
            </w:r>
          </w:p>
        </w:tc>
        <w:tc>
          <w:tcPr/>
          <w:p w:rsidR="00000000" w:rsidDel="00000000" w:rsidP="00000000" w:rsidRDefault="00000000" w:rsidRPr="00000000" w14:paraId="00000374">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375">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76">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377">
            <w:pPr>
              <w:spacing w:after="0" w:before="0" w:lineRule="auto"/>
              <w:rPr/>
            </w:pPr>
            <w:r w:rsidDel="00000000" w:rsidR="00000000" w:rsidRPr="00000000">
              <w:rPr>
                <w:rtl w:val="0"/>
              </w:rPr>
              <w:t xml:space="preserve">1 ứng với viện CNTT</w:t>
            </w:r>
          </w:p>
        </w:tc>
      </w:tr>
      <w:tr>
        <w:tc>
          <w:tcPr/>
          <w:p w:rsidR="00000000" w:rsidDel="00000000" w:rsidP="00000000" w:rsidRDefault="00000000" w:rsidRPr="00000000" w14:paraId="00000378">
            <w:pPr>
              <w:spacing w:after="0" w:before="0" w:lineRule="auto"/>
              <w:rPr/>
            </w:pPr>
            <w:r w:rsidDel="00000000" w:rsidR="00000000" w:rsidRPr="00000000">
              <w:rPr>
                <w:rtl w:val="0"/>
              </w:rPr>
              <w:t xml:space="preserve">6</w:t>
            </w:r>
          </w:p>
        </w:tc>
        <w:tc>
          <w:tcPr/>
          <w:p w:rsidR="00000000" w:rsidDel="00000000" w:rsidP="00000000" w:rsidRDefault="00000000" w:rsidRPr="00000000" w14:paraId="00000379">
            <w:pPr>
              <w:spacing w:after="0" w:before="0" w:lineRule="auto"/>
              <w:rPr/>
            </w:pPr>
            <w:r w:rsidDel="00000000" w:rsidR="00000000" w:rsidRPr="00000000">
              <w:rPr>
                <w:rtl w:val="0"/>
              </w:rPr>
              <w:t xml:space="preserve">Khóa</w:t>
            </w:r>
          </w:p>
        </w:tc>
        <w:tc>
          <w:tcPr/>
          <w:p w:rsidR="00000000" w:rsidDel="00000000" w:rsidP="00000000" w:rsidRDefault="00000000" w:rsidRPr="00000000" w14:paraId="0000037A">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37B">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7C">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37D">
            <w:pPr>
              <w:spacing w:after="0" w:before="0" w:lineRule="auto"/>
              <w:rPr/>
            </w:pPr>
            <w:r w:rsidDel="00000000" w:rsidR="00000000" w:rsidRPr="00000000">
              <w:rPr>
                <w:rtl w:val="0"/>
              </w:rPr>
              <w:t xml:space="preserve">60 ứng với K60</w:t>
            </w:r>
          </w:p>
        </w:tc>
      </w:tr>
      <w:tr>
        <w:tc>
          <w:tcPr/>
          <w:p w:rsidR="00000000" w:rsidDel="00000000" w:rsidP="00000000" w:rsidRDefault="00000000" w:rsidRPr="00000000" w14:paraId="0000037E">
            <w:pPr>
              <w:spacing w:after="0" w:before="0" w:lineRule="auto"/>
              <w:rPr/>
            </w:pPr>
            <w:r w:rsidDel="00000000" w:rsidR="00000000" w:rsidRPr="00000000">
              <w:rPr>
                <w:rtl w:val="0"/>
              </w:rPr>
              <w:t xml:space="preserve">7</w:t>
            </w:r>
          </w:p>
        </w:tc>
        <w:tc>
          <w:tcPr/>
          <w:p w:rsidR="00000000" w:rsidDel="00000000" w:rsidP="00000000" w:rsidRDefault="00000000" w:rsidRPr="00000000" w14:paraId="0000037F">
            <w:pPr>
              <w:spacing w:after="0" w:before="0" w:lineRule="auto"/>
              <w:rPr/>
            </w:pPr>
            <w:r w:rsidDel="00000000" w:rsidR="00000000" w:rsidRPr="00000000">
              <w:rPr>
                <w:rtl w:val="0"/>
              </w:rPr>
              <w:t xml:space="preserve">Địa chỉ</w:t>
            </w:r>
          </w:p>
        </w:tc>
        <w:tc>
          <w:tcPr/>
          <w:p w:rsidR="00000000" w:rsidDel="00000000" w:rsidP="00000000" w:rsidRDefault="00000000" w:rsidRPr="00000000" w14:paraId="00000380">
            <w:pPr>
              <w:spacing w:after="0" w:before="0" w:lineRule="auto"/>
              <w:rPr/>
            </w:pPr>
            <w:r w:rsidDel="00000000" w:rsidR="00000000" w:rsidRPr="00000000">
              <w:rPr>
                <w:rtl w:val="0"/>
              </w:rPr>
            </w:r>
          </w:p>
        </w:tc>
        <w:tc>
          <w:tcPr/>
          <w:p w:rsidR="00000000" w:rsidDel="00000000" w:rsidP="00000000" w:rsidRDefault="00000000" w:rsidRPr="00000000" w14:paraId="00000381">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82">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383">
            <w:pPr>
              <w:spacing w:after="0" w:before="0" w:lineRule="auto"/>
              <w:rPr/>
            </w:pPr>
            <w:r w:rsidDel="00000000" w:rsidR="00000000" w:rsidRPr="00000000">
              <w:rPr>
                <w:rtl w:val="0"/>
              </w:rPr>
              <w:t xml:space="preserve">Số 1 Đại Cồ Việt</w:t>
            </w:r>
          </w:p>
        </w:tc>
      </w:tr>
      <w:tr>
        <w:tc>
          <w:tcPr/>
          <w:p w:rsidR="00000000" w:rsidDel="00000000" w:rsidP="00000000" w:rsidRDefault="00000000" w:rsidRPr="00000000" w14:paraId="00000384">
            <w:pPr>
              <w:spacing w:after="0" w:before="0" w:lineRule="auto"/>
              <w:rPr/>
            </w:pPr>
            <w:r w:rsidDel="00000000" w:rsidR="00000000" w:rsidRPr="00000000">
              <w:rPr>
                <w:rtl w:val="0"/>
              </w:rPr>
              <w:t xml:space="preserve">8</w:t>
            </w:r>
          </w:p>
        </w:tc>
        <w:tc>
          <w:tcPr/>
          <w:p w:rsidR="00000000" w:rsidDel="00000000" w:rsidP="00000000" w:rsidRDefault="00000000" w:rsidRPr="00000000" w14:paraId="00000385">
            <w:pPr>
              <w:spacing w:after="0" w:before="0" w:lineRule="auto"/>
              <w:rPr/>
            </w:pPr>
            <w:r w:rsidDel="00000000" w:rsidR="00000000" w:rsidRPr="00000000">
              <w:rPr>
                <w:rtl w:val="0"/>
              </w:rPr>
              <w:t xml:space="preserve">Trạng thái</w:t>
            </w:r>
          </w:p>
        </w:tc>
        <w:tc>
          <w:tcPr/>
          <w:p w:rsidR="00000000" w:rsidDel="00000000" w:rsidP="00000000" w:rsidRDefault="00000000" w:rsidRPr="00000000" w14:paraId="00000386">
            <w:pPr>
              <w:spacing w:after="0" w:before="0" w:lineRule="auto"/>
              <w:rPr/>
            </w:pPr>
            <w:r w:rsidDel="00000000" w:rsidR="00000000" w:rsidRPr="00000000">
              <w:rPr>
                <w:rtl w:val="0"/>
              </w:rPr>
              <w:t xml:space="preserve">Lựa chọn</w:t>
            </w:r>
          </w:p>
        </w:tc>
        <w:tc>
          <w:tcPr/>
          <w:p w:rsidR="00000000" w:rsidDel="00000000" w:rsidP="00000000" w:rsidRDefault="00000000" w:rsidRPr="00000000" w14:paraId="00000387">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88">
            <w:pPr>
              <w:spacing w:after="0" w:before="0" w:lineRule="auto"/>
              <w:rPr/>
            </w:pPr>
            <w:r w:rsidDel="00000000" w:rsidR="00000000" w:rsidRPr="00000000">
              <w:rPr>
                <w:rtl w:val="0"/>
              </w:rPr>
              <w:t xml:space="preserve">Dạng enum</w:t>
            </w:r>
          </w:p>
        </w:tc>
        <w:tc>
          <w:tcPr/>
          <w:p w:rsidR="00000000" w:rsidDel="00000000" w:rsidP="00000000" w:rsidRDefault="00000000" w:rsidRPr="00000000" w14:paraId="00000389">
            <w:pPr>
              <w:spacing w:after="0" w:before="0" w:lineRule="auto"/>
              <w:rPr/>
            </w:pPr>
            <w:r w:rsidDel="00000000" w:rsidR="00000000" w:rsidRPr="00000000">
              <w:rPr>
                <w:rtl w:val="0"/>
              </w:rPr>
              <w:t xml:space="preserve">1 ứng với “Đang học”</w:t>
            </w:r>
          </w:p>
        </w:tc>
      </w:tr>
    </w:tbl>
    <w:p w:rsidR="00000000" w:rsidDel="00000000" w:rsidP="00000000" w:rsidRDefault="00000000" w:rsidRPr="00000000" w14:paraId="0000038A">
      <w:pPr>
        <w:pStyle w:val="Heading5"/>
        <w:numPr>
          <w:ilvl w:val="4"/>
          <w:numId w:val="10"/>
        </w:numPr>
        <w:ind w:left="0" w:firstLine="0"/>
        <w:rPr/>
      </w:pPr>
      <w:r w:rsidDel="00000000" w:rsidR="00000000" w:rsidRPr="00000000">
        <w:rPr>
          <w:rtl w:val="0"/>
        </w:rPr>
        <w:t xml:space="preserve">Yêu cầu chức năng</w:t>
      </w:r>
    </w:p>
    <w:p w:rsidR="00000000" w:rsidDel="00000000" w:rsidP="00000000" w:rsidRDefault="00000000" w:rsidRPr="00000000" w14:paraId="0000038B">
      <w:pPr>
        <w:rPr/>
      </w:pPr>
      <w:r w:rsidDel="00000000" w:rsidR="00000000" w:rsidRPr="00000000">
        <w:rPr>
          <w:rtl w:val="0"/>
        </w:rPr>
        <w:t xml:space="preserve">Hệ thống hoạt động chính xác, có cảnh báo khi không đạt yêu cầu, hiển thị cảnh báo khi sinh ra lỗi.</w:t>
      </w:r>
    </w:p>
    <w:p w:rsidR="00000000" w:rsidDel="00000000" w:rsidP="00000000" w:rsidRDefault="00000000" w:rsidRPr="00000000" w14:paraId="0000038C">
      <w:pPr>
        <w:pStyle w:val="Heading5"/>
        <w:numPr>
          <w:ilvl w:val="4"/>
          <w:numId w:val="10"/>
        </w:numPr>
        <w:ind w:left="0" w:firstLine="0"/>
        <w:rPr/>
      </w:pPr>
      <w:r w:rsidDel="00000000" w:rsidR="00000000" w:rsidRPr="00000000">
        <w:rPr>
          <w:rtl w:val="0"/>
        </w:rPr>
        <w:t xml:space="preserve">Mô tả biểu đồ hoạt động sửa thông tin sinh viên</w:t>
      </w:r>
    </w:p>
    <w:p w:rsidR="00000000" w:rsidDel="00000000" w:rsidP="00000000" w:rsidRDefault="00000000" w:rsidRPr="00000000" w14:paraId="0000038D">
      <w:pPr>
        <w:keepNext w:val="1"/>
        <w:rPr/>
      </w:pPr>
      <w:r w:rsidDel="00000000" w:rsidR="00000000" w:rsidRPr="00000000">
        <w:rPr/>
        <w:drawing>
          <wp:inline distB="0" distT="0" distL="0" distR="0">
            <wp:extent cx="5575935" cy="5097780"/>
            <wp:effectExtent b="0" l="0" r="0" t="0"/>
            <wp:docPr id="52"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575935" cy="509778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13 Biểu đồ hoạt động sửa sinh viên</w:t>
      </w:r>
    </w:p>
    <w:p w:rsidR="00000000" w:rsidDel="00000000" w:rsidP="00000000" w:rsidRDefault="00000000" w:rsidRPr="00000000" w14:paraId="0000038F">
      <w:pPr>
        <w:pStyle w:val="Heading3"/>
        <w:numPr>
          <w:ilvl w:val="2"/>
          <w:numId w:val="10"/>
        </w:numPr>
        <w:ind w:left="0" w:firstLine="0"/>
        <w:rPr/>
      </w:pPr>
      <w:bookmarkStart w:colFirst="0" w:colLast="0" w:name="_37m2jsg" w:id="48"/>
      <w:bookmarkEnd w:id="48"/>
      <w:r w:rsidDel="00000000" w:rsidR="00000000" w:rsidRPr="00000000">
        <w:rPr>
          <w:rtl w:val="0"/>
        </w:rPr>
        <w:t xml:space="preserve">Đặc tả use case Tìm học phần</w:t>
      </w:r>
    </w:p>
    <w:p w:rsidR="00000000" w:rsidDel="00000000" w:rsidP="00000000" w:rsidRDefault="00000000" w:rsidRPr="00000000" w14:paraId="00000390">
      <w:pPr>
        <w:pStyle w:val="Heading5"/>
        <w:numPr>
          <w:ilvl w:val="4"/>
          <w:numId w:val="10"/>
        </w:numPr>
        <w:ind w:left="0" w:firstLine="0"/>
        <w:rPr/>
      </w:pPr>
      <w:r w:rsidDel="00000000" w:rsidR="00000000" w:rsidRPr="00000000">
        <w:rPr>
          <w:rtl w:val="0"/>
        </w:rPr>
        <w:t xml:space="preserve">Mô tả</w:t>
      </w:r>
    </w:p>
    <w:p w:rsidR="00000000" w:rsidDel="00000000" w:rsidP="00000000" w:rsidRDefault="00000000" w:rsidRPr="00000000" w14:paraId="00000391">
      <w:pPr>
        <w:rPr/>
      </w:pPr>
      <w:r w:rsidDel="00000000" w:rsidR="00000000" w:rsidRPr="00000000">
        <w:rPr>
          <w:rtl w:val="0"/>
        </w:rPr>
        <w:t xml:space="preserve">Sinh viên thực hiện tìm học phần trong trang đăng ký học phần</w:t>
      </w:r>
    </w:p>
    <w:p w:rsidR="00000000" w:rsidDel="00000000" w:rsidP="00000000" w:rsidRDefault="00000000" w:rsidRPr="00000000" w14:paraId="00000392">
      <w:pPr>
        <w:rPr/>
      </w:pPr>
      <w:r w:rsidDel="00000000" w:rsidR="00000000" w:rsidRPr="00000000">
        <w:rPr>
          <w:rtl w:val="0"/>
        </w:rPr>
        <w:t xml:space="preserve">Sinh viên nhập các thông tin cần tìm kiếm như mã học phần, tên học phần, số tín chỉ… hệ thống sẽ trả về danh sách các học phần phù hợp với dữ liệu tìm được</w:t>
      </w:r>
    </w:p>
    <w:p w:rsidR="00000000" w:rsidDel="00000000" w:rsidP="00000000" w:rsidRDefault="00000000" w:rsidRPr="00000000" w14:paraId="00000393">
      <w:pPr>
        <w:pStyle w:val="Heading5"/>
        <w:numPr>
          <w:ilvl w:val="4"/>
          <w:numId w:val="10"/>
        </w:numPr>
        <w:ind w:left="0" w:firstLine="0"/>
        <w:rPr/>
      </w:pPr>
      <w:r w:rsidDel="00000000" w:rsidR="00000000" w:rsidRPr="00000000">
        <w:rPr>
          <w:rtl w:val="0"/>
        </w:rPr>
        <w:t xml:space="preserve">Luồng sự kiện và phát sinh</w:t>
      </w:r>
    </w:p>
    <w:p w:rsidR="00000000" w:rsidDel="00000000" w:rsidP="00000000" w:rsidRDefault="00000000" w:rsidRPr="00000000" w14:paraId="00000394">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mrcu09" w:id="49"/>
      <w:bookmarkEnd w: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10 Đặc tả use case Tim học phần</w:t>
      </w:r>
    </w:p>
    <w:tbl>
      <w:tblPr>
        <w:tblStyle w:val="Table14"/>
        <w:tblW w:w="8931.0" w:type="dxa"/>
        <w:jc w:val="center"/>
        <w:tblLayout w:type="fixed"/>
        <w:tblLook w:val="0400"/>
      </w:tblPr>
      <w:tblGrid>
        <w:gridCol w:w="2127"/>
        <w:gridCol w:w="1984"/>
        <w:gridCol w:w="1985"/>
        <w:gridCol w:w="2835"/>
        <w:tblGridChange w:id="0">
          <w:tblGrid>
            <w:gridCol w:w="2127"/>
            <w:gridCol w:w="1984"/>
            <w:gridCol w:w="1985"/>
            <w:gridCol w:w="2835"/>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95">
            <w:pPr>
              <w:spacing w:after="0" w:before="0" w:lineRule="auto"/>
              <w:rPr>
                <w:b w:val="1"/>
                <w:color w:val="000000"/>
              </w:rPr>
            </w:pPr>
            <w:r w:rsidDel="00000000" w:rsidR="00000000" w:rsidRPr="00000000">
              <w:rPr>
                <w:b w:val="1"/>
                <w:color w:val="000000"/>
                <w:rtl w:val="0"/>
              </w:rPr>
              <w:t xml:space="preserve">Mã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6">
            <w:pPr>
              <w:spacing w:after="0" w:before="0" w:lineRule="auto"/>
              <w:rPr>
                <w:color w:val="000000"/>
              </w:rPr>
            </w:pPr>
            <w:r w:rsidDel="00000000" w:rsidR="00000000" w:rsidRPr="00000000">
              <w:rPr>
                <w:color w:val="000000"/>
                <w:rtl w:val="0"/>
              </w:rPr>
              <w:t xml:space="preserve">UCDKHP</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7">
            <w:pPr>
              <w:spacing w:after="0" w:before="0" w:lineRule="auto"/>
              <w:rPr>
                <w:b w:val="1"/>
                <w:color w:val="000000"/>
              </w:rPr>
            </w:pPr>
            <w:r w:rsidDel="00000000" w:rsidR="00000000" w:rsidRPr="00000000">
              <w:rPr>
                <w:b w:val="1"/>
                <w:color w:val="000000"/>
                <w:rtl w:val="0"/>
              </w:rPr>
              <w:t xml:space="preserve">Tên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8">
            <w:pPr>
              <w:spacing w:after="0" w:before="0" w:lineRule="auto"/>
              <w:rPr>
                <w:color w:val="000000"/>
              </w:rPr>
            </w:pPr>
            <w:r w:rsidDel="00000000" w:rsidR="00000000" w:rsidRPr="00000000">
              <w:rPr>
                <w:color w:val="000000"/>
                <w:rtl w:val="0"/>
              </w:rPr>
              <w:t xml:space="preserve">Tim học phần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99">
            <w:pPr>
              <w:spacing w:after="0" w:before="0" w:lineRule="auto"/>
              <w:rPr>
                <w:b w:val="1"/>
                <w:color w:val="000000"/>
              </w:rPr>
            </w:pPr>
            <w:r w:rsidDel="00000000" w:rsidR="00000000" w:rsidRPr="00000000">
              <w:rPr>
                <w:b w:val="1"/>
                <w:color w:val="000000"/>
                <w:rtl w:val="0"/>
              </w:rPr>
              <w:t xml:space="preserve">Tác nhân</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A">
            <w:pPr>
              <w:spacing w:after="0" w:before="0" w:lineRule="auto"/>
              <w:rPr>
                <w:color w:val="000000"/>
              </w:rPr>
            </w:pPr>
            <w:r w:rsidDel="00000000" w:rsidR="00000000" w:rsidRPr="00000000">
              <w:rPr>
                <w:color w:val="000000"/>
                <w:rtl w:val="0"/>
              </w:rPr>
              <w:t xml:space="preserve">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9D">
            <w:pPr>
              <w:spacing w:after="0" w:before="0" w:lineRule="auto"/>
              <w:rPr>
                <w:b w:val="1"/>
                <w:color w:val="000000"/>
              </w:rPr>
            </w:pPr>
            <w:r w:rsidDel="00000000" w:rsidR="00000000" w:rsidRPr="00000000">
              <w:rPr>
                <w:b w:val="1"/>
                <w:color w:val="000000"/>
                <w:rtl w:val="0"/>
              </w:rPr>
              <w:t xml:space="preserve">Điều kiện trước</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E">
            <w:pPr>
              <w:spacing w:after="0" w:before="0" w:lineRule="auto"/>
              <w:rPr>
                <w:color w:val="000000"/>
              </w:rPr>
            </w:pPr>
            <w:r w:rsidDel="00000000" w:rsidR="00000000" w:rsidRPr="00000000">
              <w:rPr>
                <w:color w:val="000000"/>
                <w:rtl w:val="0"/>
              </w:rPr>
              <w:t xml:space="preserve">Đăng nhập</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A1">
            <w:pPr>
              <w:spacing w:after="0" w:before="0" w:lineRule="auto"/>
              <w:jc w:val="center"/>
              <w:rPr>
                <w:b w:val="1"/>
                <w:color w:val="000000"/>
              </w:rPr>
            </w:pPr>
            <w:r w:rsidDel="00000000" w:rsidR="00000000" w:rsidRPr="00000000">
              <w:rPr>
                <w:b w:val="1"/>
                <w:color w:val="000000"/>
                <w:rtl w:val="0"/>
              </w:rPr>
              <w:t xml:space="preserve">Luồng thực thi chính</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A5">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A6">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A7">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A9">
            <w:pPr>
              <w:spacing w:after="0" w:before="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AA">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AB">
            <w:pPr>
              <w:spacing w:after="0" w:before="0" w:lineRule="auto"/>
              <w:rPr>
                <w:color w:val="000000"/>
              </w:rPr>
            </w:pPr>
            <w:r w:rsidDel="00000000" w:rsidR="00000000" w:rsidRPr="00000000">
              <w:rPr>
                <w:color w:val="000000"/>
                <w:rtl w:val="0"/>
              </w:rPr>
              <w:t xml:space="preserve">Vào trang quản lý học phần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AD">
            <w:pPr>
              <w:spacing w:after="0" w:before="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AE">
            <w:pPr>
              <w:spacing w:after="0" w:before="0" w:lineRule="auto"/>
              <w:rPr>
                <w:color w:val="000000"/>
              </w:rPr>
            </w:pPr>
            <w:r w:rsidDel="00000000" w:rsidR="00000000" w:rsidRPr="00000000">
              <w:rPr>
                <w:color w:val="000000"/>
                <w:rtl w:val="0"/>
              </w:rPr>
              <w:t xml:space="preserve">Client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AF">
            <w:pPr>
              <w:spacing w:after="0" w:before="0" w:lineRule="auto"/>
              <w:rPr>
                <w:color w:val="000000"/>
              </w:rPr>
            </w:pPr>
            <w:r w:rsidDel="00000000" w:rsidR="00000000" w:rsidRPr="00000000">
              <w:rPr>
                <w:color w:val="000000"/>
                <w:rtl w:val="0"/>
              </w:rPr>
              <w:t xml:space="preserve">Hiển thị giao diện trang đăng ký</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B1">
            <w:pPr>
              <w:spacing w:after="0" w:before="0" w:lineRule="auto"/>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2">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3">
            <w:pPr>
              <w:spacing w:after="0" w:before="0" w:lineRule="auto"/>
              <w:rPr>
                <w:color w:val="000000"/>
              </w:rPr>
            </w:pPr>
            <w:r w:rsidDel="00000000" w:rsidR="00000000" w:rsidRPr="00000000">
              <w:rPr>
                <w:color w:val="000000"/>
                <w:rtl w:val="0"/>
              </w:rPr>
              <w:t xml:space="preserve">Nhập các thông tin học phần cần tìm</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B5">
            <w:pPr>
              <w:spacing w:after="0" w:before="0" w:lineRule="auto"/>
              <w:jc w:val="center"/>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6">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7">
            <w:pPr>
              <w:spacing w:after="0" w:before="0" w:lineRule="auto"/>
              <w:rPr>
                <w:color w:val="000000"/>
              </w:rPr>
            </w:pPr>
            <w:r w:rsidDel="00000000" w:rsidR="00000000" w:rsidRPr="00000000">
              <w:rPr>
                <w:color w:val="000000"/>
                <w:rtl w:val="0"/>
              </w:rPr>
              <w:t xml:space="preserve">Lấy nội dung các trường cần tìm</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B9">
            <w:pPr>
              <w:spacing w:after="0" w:before="0" w:lineRule="auto"/>
              <w:jc w:val="center"/>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A">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B">
            <w:pPr>
              <w:spacing w:after="0" w:before="0" w:lineRule="auto"/>
              <w:rPr>
                <w:color w:val="000000"/>
              </w:rPr>
            </w:pPr>
            <w:r w:rsidDel="00000000" w:rsidR="00000000" w:rsidRPr="00000000">
              <w:rPr>
                <w:color w:val="000000"/>
                <w:rtl w:val="0"/>
              </w:rPr>
              <w:t xml:space="preserve">Gửi thông tin lên server</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BD">
            <w:pPr>
              <w:spacing w:after="0" w:before="0" w:lineRule="auto"/>
              <w:jc w:val="center"/>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E">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F">
            <w:pPr>
              <w:spacing w:after="0" w:before="0" w:lineRule="auto"/>
              <w:rPr>
                <w:color w:val="000000"/>
              </w:rPr>
            </w:pPr>
            <w:r w:rsidDel="00000000" w:rsidR="00000000" w:rsidRPr="00000000">
              <w:rPr>
                <w:color w:val="000000"/>
                <w:rtl w:val="0"/>
              </w:rPr>
              <w:t xml:space="preserve">Nhận thông tin, thực hiện truy vấn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C1">
            <w:pPr>
              <w:spacing w:after="0" w:before="0" w:lineRule="auto"/>
              <w:jc w:val="center"/>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2">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3">
            <w:pPr>
              <w:spacing w:after="0" w:before="0" w:lineRule="auto"/>
              <w:rPr>
                <w:color w:val="000000"/>
              </w:rPr>
            </w:pPr>
            <w:r w:rsidDel="00000000" w:rsidR="00000000" w:rsidRPr="00000000">
              <w:rPr>
                <w:color w:val="000000"/>
                <w:rtl w:val="0"/>
              </w:rPr>
              <w:t xml:space="preserve">Trả về kết quả truy vấn cho client</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C5">
            <w:pPr>
              <w:spacing w:after="0" w:before="0" w:lineRule="auto"/>
              <w:jc w:val="center"/>
              <w:rPr>
                <w:color w:val="000000"/>
              </w:rPr>
            </w:pPr>
            <w:r w:rsidDel="00000000" w:rsidR="00000000" w:rsidRPr="00000000">
              <w:rPr>
                <w:color w:val="000000"/>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6">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7">
            <w:pPr>
              <w:spacing w:after="0" w:before="0" w:lineRule="auto"/>
              <w:rPr>
                <w:color w:val="000000"/>
              </w:rPr>
            </w:pPr>
            <w:r w:rsidDel="00000000" w:rsidR="00000000" w:rsidRPr="00000000">
              <w:rPr>
                <w:color w:val="000000"/>
                <w:rtl w:val="0"/>
              </w:rPr>
              <w:t xml:space="preserve">Hiển thị danh sách học phần</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C9">
            <w:pPr>
              <w:spacing w:after="0" w:before="0" w:lineRule="auto"/>
              <w:jc w:val="center"/>
              <w:rPr>
                <w:b w:val="1"/>
                <w:color w:val="000000"/>
              </w:rPr>
            </w:pPr>
            <w:r w:rsidDel="00000000" w:rsidR="00000000" w:rsidRPr="00000000">
              <w:rPr>
                <w:b w:val="1"/>
                <w:color w:val="000000"/>
                <w:rtl w:val="0"/>
              </w:rPr>
              <w:t xml:space="preserve">Luồng thực thi mở rộng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CD">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CE">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CF">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1">
            <w:pPr>
              <w:spacing w:after="0" w:before="0" w:lineRule="auto"/>
              <w:jc w:val="center"/>
              <w:rPr>
                <w:color w:val="000000"/>
              </w:rPr>
            </w:pPr>
            <w:r w:rsidDel="00000000" w:rsidR="00000000" w:rsidRPr="00000000">
              <w:rPr>
                <w:color w:val="000000"/>
                <w:rtl w:val="0"/>
              </w:rPr>
              <w:t xml:space="preserve">1a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D2">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D3">
            <w:pPr>
              <w:spacing w:after="0" w:before="0" w:lineRule="auto"/>
              <w:rPr>
                <w:color w:val="000000"/>
              </w:rPr>
            </w:pPr>
            <w:r w:rsidDel="00000000" w:rsidR="00000000" w:rsidRPr="00000000">
              <w:rPr>
                <w:color w:val="000000"/>
                <w:rtl w:val="0"/>
              </w:rPr>
              <w:t xml:space="preserve">Kiểm tra người dùng đã đăng nhập trước đó chưa</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5">
            <w:pPr>
              <w:spacing w:after="0" w:before="0" w:lineRule="auto"/>
              <w:jc w:val="center"/>
              <w:rPr>
                <w:color w:val="000000"/>
              </w:rPr>
            </w:pPr>
            <w:r w:rsidDel="00000000" w:rsidR="00000000" w:rsidRPr="00000000">
              <w:rPr>
                <w:color w:val="000000"/>
                <w:rtl w:val="0"/>
              </w:rPr>
              <w:t xml:space="preserve">1b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D6">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D7">
            <w:pPr>
              <w:spacing w:after="0" w:before="0" w:lineRule="auto"/>
              <w:rPr>
                <w:color w:val="000000"/>
              </w:rPr>
            </w:pPr>
            <w:r w:rsidDel="00000000" w:rsidR="00000000" w:rsidRPr="00000000">
              <w:rPr>
                <w:color w:val="000000"/>
                <w:rtl w:val="0"/>
              </w:rPr>
              <w:t xml:space="preserve">Hiển thị thông báo nếu truy cập của người dùng không hợp lệ</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9">
            <w:pPr>
              <w:spacing w:after="0" w:before="0" w:lineRule="auto"/>
              <w:jc w:val="center"/>
              <w:rPr>
                <w:color w:val="000000"/>
              </w:rPr>
            </w:pPr>
            <w:r w:rsidDel="00000000" w:rsidR="00000000" w:rsidRPr="00000000">
              <w:rPr>
                <w:color w:val="000000"/>
                <w:rtl w:val="0"/>
              </w:rPr>
              <w:t xml:space="preserve">6a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A">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B">
            <w:pPr>
              <w:spacing w:after="0" w:before="0" w:lineRule="auto"/>
              <w:rPr>
                <w:color w:val="000000"/>
              </w:rPr>
            </w:pPr>
            <w:r w:rsidDel="00000000" w:rsidR="00000000" w:rsidRPr="00000000">
              <w:rPr>
                <w:color w:val="000000"/>
                <w:rtl w:val="0"/>
              </w:rPr>
              <w:t xml:space="preserve">Kiểm tra nội dung các trường cần sửa, kiểm tra tính hợp lệ của dữ liệu</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D">
            <w:pPr>
              <w:spacing w:after="0" w:before="0" w:lineRule="auto"/>
              <w:jc w:val="center"/>
              <w:rPr>
                <w:color w:val="000000"/>
              </w:rPr>
            </w:pPr>
            <w:r w:rsidDel="00000000" w:rsidR="00000000" w:rsidRPr="00000000">
              <w:rPr>
                <w:color w:val="000000"/>
                <w:rtl w:val="0"/>
              </w:rPr>
              <w:t xml:space="preserve">6b</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E">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F">
            <w:pPr>
              <w:spacing w:after="0" w:before="0" w:lineRule="auto"/>
              <w:rPr>
                <w:color w:val="000000"/>
              </w:rPr>
            </w:pPr>
            <w:r w:rsidDel="00000000" w:rsidR="00000000" w:rsidRPr="00000000">
              <w:rPr>
                <w:color w:val="000000"/>
                <w:rtl w:val="0"/>
              </w:rPr>
              <w:t xml:space="preserve">Đóng gói dữ liệu</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1">
            <w:pPr>
              <w:spacing w:after="0" w:before="0" w:lineRule="auto"/>
              <w:jc w:val="center"/>
              <w:rPr>
                <w:color w:val="000000"/>
              </w:rPr>
            </w:pPr>
            <w:r w:rsidDel="00000000" w:rsidR="00000000" w:rsidRPr="00000000">
              <w:rPr>
                <w:color w:val="000000"/>
                <w:rtl w:val="0"/>
              </w:rPr>
              <w:t xml:space="preserve">7a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2">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3">
            <w:pPr>
              <w:spacing w:after="0" w:before="0" w:lineRule="auto"/>
              <w:rPr>
                <w:color w:val="000000"/>
              </w:rPr>
            </w:pPr>
            <w:r w:rsidDel="00000000" w:rsidR="00000000" w:rsidRPr="00000000">
              <w:rPr>
                <w:color w:val="000000"/>
                <w:rtl w:val="0"/>
              </w:rPr>
              <w:t xml:space="preserve">Hiển thị icon “Xin hãy đợi”</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5">
            <w:pPr>
              <w:spacing w:after="0" w:before="0" w:lineRule="auto"/>
              <w:jc w:val="center"/>
              <w:rPr>
                <w:color w:val="000000"/>
              </w:rPr>
            </w:pPr>
            <w:r w:rsidDel="00000000" w:rsidR="00000000" w:rsidRPr="00000000">
              <w:rPr>
                <w:color w:val="000000"/>
                <w:rtl w:val="0"/>
              </w:rPr>
              <w:t xml:space="preserve">7b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6">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7">
            <w:pPr>
              <w:spacing w:after="0" w:before="0" w:lineRule="auto"/>
              <w:rPr>
                <w:color w:val="000000"/>
              </w:rPr>
            </w:pPr>
            <w:r w:rsidDel="00000000" w:rsidR="00000000" w:rsidRPr="00000000">
              <w:rPr>
                <w:color w:val="000000"/>
                <w:rtl w:val="0"/>
              </w:rPr>
              <w:t xml:space="preserve">Kiểm tra thông tin, kiểm tra SQL Injection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9">
            <w:pPr>
              <w:spacing w:after="0" w:before="0" w:lineRule="auto"/>
              <w:jc w:val="center"/>
              <w:rPr>
                <w:color w:val="000000"/>
              </w:rPr>
            </w:pPr>
            <w:r w:rsidDel="00000000" w:rsidR="00000000" w:rsidRPr="00000000">
              <w:rPr>
                <w:color w:val="000000"/>
                <w:rtl w:val="0"/>
              </w:rPr>
              <w:t xml:space="preserve">10a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A">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B">
            <w:pPr>
              <w:spacing w:after="0" w:before="0" w:lineRule="auto"/>
              <w:rPr>
                <w:color w:val="000000"/>
              </w:rPr>
            </w:pPr>
            <w:r w:rsidDel="00000000" w:rsidR="00000000" w:rsidRPr="00000000">
              <w:rPr>
                <w:color w:val="000000"/>
                <w:rtl w:val="0"/>
              </w:rPr>
              <w:t xml:space="preserve">Hiển thị thông báo nếu không Thực thi được truy vấn</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D">
            <w:pPr>
              <w:spacing w:after="0" w:before="0" w:lineRule="auto"/>
              <w:rPr>
                <w:b w:val="1"/>
                <w:color w:val="000000"/>
              </w:rPr>
            </w:pPr>
            <w:r w:rsidDel="00000000" w:rsidR="00000000" w:rsidRPr="00000000">
              <w:rPr>
                <w:b w:val="1"/>
                <w:color w:val="000000"/>
                <w:rtl w:val="0"/>
              </w:rPr>
              <w:t xml:space="preserve">Điều kiện sau</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EE">
            <w:pPr>
              <w:spacing w:after="0" w:before="0" w:lineRule="auto"/>
              <w:rPr>
                <w:color w:val="000000"/>
              </w:rPr>
            </w:pPr>
            <w:r w:rsidDel="00000000" w:rsidR="00000000" w:rsidRPr="00000000">
              <w:rPr>
                <w:rtl w:val="0"/>
              </w:rPr>
              <w:t xml:space="preserve">Không</w:t>
            </w:r>
            <w:r w:rsidDel="00000000" w:rsidR="00000000" w:rsidRPr="00000000">
              <w:rPr>
                <w:rtl w:val="0"/>
              </w:rPr>
            </w:r>
          </w:p>
        </w:tc>
      </w:tr>
    </w:tbl>
    <w:p w:rsidR="00000000" w:rsidDel="00000000" w:rsidP="00000000" w:rsidRDefault="00000000" w:rsidRPr="00000000" w14:paraId="000003F1">
      <w:pPr>
        <w:pStyle w:val="Heading5"/>
        <w:numPr>
          <w:ilvl w:val="4"/>
          <w:numId w:val="10"/>
        </w:numPr>
        <w:ind w:left="0" w:firstLine="0"/>
        <w:rPr/>
      </w:pPr>
      <w:r w:rsidDel="00000000" w:rsidR="00000000" w:rsidRPr="00000000">
        <w:rPr>
          <w:rtl w:val="0"/>
        </w:rPr>
        <w:t xml:space="preserve">Mô tả dữ liệu đầu vào của trường học phần</w:t>
      </w:r>
    </w:p>
    <w:p w:rsidR="00000000" w:rsidDel="00000000" w:rsidP="00000000" w:rsidRDefault="00000000" w:rsidRPr="00000000" w14:paraId="000003F2">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6r0co2" w:id="50"/>
      <w:bookmarkEnd w: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11 Mô tả dữ liệu Tim học phần</w:t>
      </w:r>
    </w:p>
    <w:tbl>
      <w:tblPr>
        <w:tblStyle w:val="Table15"/>
        <w:tblW w:w="96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150"/>
        <w:gridCol w:w="1846"/>
        <w:gridCol w:w="1277"/>
        <w:gridCol w:w="1839"/>
        <w:gridCol w:w="1842"/>
        <w:tblGridChange w:id="0">
          <w:tblGrid>
            <w:gridCol w:w="679"/>
            <w:gridCol w:w="2150"/>
            <w:gridCol w:w="1846"/>
            <w:gridCol w:w="1277"/>
            <w:gridCol w:w="1839"/>
            <w:gridCol w:w="1842"/>
          </w:tblGrid>
        </w:tblGridChange>
      </w:tblGrid>
      <w:tr>
        <w:trPr>
          <w:trHeight w:val="420" w:hRule="atLeast"/>
        </w:trPr>
        <w:tc>
          <w:tcPr/>
          <w:p w:rsidR="00000000" w:rsidDel="00000000" w:rsidP="00000000" w:rsidRDefault="00000000" w:rsidRPr="00000000" w14:paraId="000003F3">
            <w:pPr>
              <w:spacing w:after="0" w:before="0" w:lineRule="auto"/>
              <w:rPr/>
            </w:pPr>
            <w:r w:rsidDel="00000000" w:rsidR="00000000" w:rsidRPr="00000000">
              <w:rPr>
                <w:rtl w:val="0"/>
              </w:rPr>
              <w:t xml:space="preserve">STT</w:t>
            </w:r>
          </w:p>
        </w:tc>
        <w:tc>
          <w:tcPr/>
          <w:p w:rsidR="00000000" w:rsidDel="00000000" w:rsidP="00000000" w:rsidRDefault="00000000" w:rsidRPr="00000000" w14:paraId="000003F4">
            <w:pPr>
              <w:spacing w:after="0" w:before="0" w:lineRule="auto"/>
              <w:rPr/>
            </w:pPr>
            <w:r w:rsidDel="00000000" w:rsidR="00000000" w:rsidRPr="00000000">
              <w:rPr>
                <w:rtl w:val="0"/>
              </w:rPr>
              <w:t xml:space="preserve">Trường Dữ Liệu</w:t>
            </w:r>
          </w:p>
        </w:tc>
        <w:tc>
          <w:tcPr/>
          <w:p w:rsidR="00000000" w:rsidDel="00000000" w:rsidP="00000000" w:rsidRDefault="00000000" w:rsidRPr="00000000" w14:paraId="000003F5">
            <w:pPr>
              <w:spacing w:after="0" w:before="0" w:lineRule="auto"/>
              <w:rPr/>
            </w:pPr>
            <w:r w:rsidDel="00000000" w:rsidR="00000000" w:rsidRPr="00000000">
              <w:rPr>
                <w:rtl w:val="0"/>
              </w:rPr>
              <w:t xml:space="preserve">Mô Tả</w:t>
            </w:r>
          </w:p>
        </w:tc>
        <w:tc>
          <w:tcPr/>
          <w:p w:rsidR="00000000" w:rsidDel="00000000" w:rsidP="00000000" w:rsidRDefault="00000000" w:rsidRPr="00000000" w14:paraId="000003F6">
            <w:pPr>
              <w:spacing w:after="0" w:before="0" w:lineRule="auto"/>
              <w:rPr/>
            </w:pPr>
            <w:r w:rsidDel="00000000" w:rsidR="00000000" w:rsidRPr="00000000">
              <w:rPr>
                <w:rtl w:val="0"/>
              </w:rPr>
              <w:t xml:space="preserve">Bắt Buộc</w:t>
            </w:r>
          </w:p>
        </w:tc>
        <w:tc>
          <w:tcPr/>
          <w:p w:rsidR="00000000" w:rsidDel="00000000" w:rsidP="00000000" w:rsidRDefault="00000000" w:rsidRPr="00000000" w14:paraId="000003F7">
            <w:pPr>
              <w:spacing w:after="0" w:before="0" w:lineRule="auto"/>
              <w:rPr/>
            </w:pPr>
            <w:r w:rsidDel="00000000" w:rsidR="00000000" w:rsidRPr="00000000">
              <w:rPr>
                <w:rtl w:val="0"/>
              </w:rPr>
              <w:t xml:space="preserve">Điều Kiện Hợp Lệ </w:t>
            </w:r>
          </w:p>
        </w:tc>
        <w:tc>
          <w:tcPr/>
          <w:p w:rsidR="00000000" w:rsidDel="00000000" w:rsidP="00000000" w:rsidRDefault="00000000" w:rsidRPr="00000000" w14:paraId="000003F8">
            <w:pPr>
              <w:spacing w:after="0" w:before="0" w:lineRule="auto"/>
              <w:rPr/>
            </w:pPr>
            <w:r w:rsidDel="00000000" w:rsidR="00000000" w:rsidRPr="00000000">
              <w:rPr>
                <w:rtl w:val="0"/>
              </w:rPr>
              <w:t xml:space="preserve">Ví Dụ</w:t>
            </w:r>
          </w:p>
        </w:tc>
      </w:tr>
      <w:tr>
        <w:tc>
          <w:tcPr/>
          <w:p w:rsidR="00000000" w:rsidDel="00000000" w:rsidP="00000000" w:rsidRDefault="00000000" w:rsidRPr="00000000" w14:paraId="000003F9">
            <w:pPr>
              <w:spacing w:after="0" w:before="0" w:lineRule="auto"/>
              <w:rPr/>
            </w:pPr>
            <w:r w:rsidDel="00000000" w:rsidR="00000000" w:rsidRPr="00000000">
              <w:rPr>
                <w:rtl w:val="0"/>
              </w:rPr>
              <w:t xml:space="preserve">1</w:t>
            </w:r>
          </w:p>
        </w:tc>
        <w:tc>
          <w:tcPr/>
          <w:p w:rsidR="00000000" w:rsidDel="00000000" w:rsidP="00000000" w:rsidRDefault="00000000" w:rsidRPr="00000000" w14:paraId="000003FA">
            <w:pPr>
              <w:spacing w:after="0" w:before="0" w:lineRule="auto"/>
              <w:rPr/>
            </w:pPr>
            <w:r w:rsidDel="00000000" w:rsidR="00000000" w:rsidRPr="00000000">
              <w:rPr>
                <w:rtl w:val="0"/>
              </w:rPr>
              <w:t xml:space="preserve">Mã học phần</w:t>
            </w:r>
          </w:p>
        </w:tc>
        <w:tc>
          <w:tcPr/>
          <w:p w:rsidR="00000000" w:rsidDel="00000000" w:rsidP="00000000" w:rsidRDefault="00000000" w:rsidRPr="00000000" w14:paraId="000003FB">
            <w:pPr>
              <w:spacing w:after="0" w:before="0" w:lineRule="auto"/>
              <w:rPr/>
            </w:pPr>
            <w:r w:rsidDel="00000000" w:rsidR="00000000" w:rsidRPr="00000000">
              <w:rPr>
                <w:rtl w:val="0"/>
              </w:rPr>
            </w:r>
          </w:p>
        </w:tc>
        <w:tc>
          <w:tcPr/>
          <w:p w:rsidR="00000000" w:rsidDel="00000000" w:rsidP="00000000" w:rsidRDefault="00000000" w:rsidRPr="00000000" w14:paraId="000003FC">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3FD">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3FE">
            <w:pPr>
              <w:spacing w:after="0" w:before="0" w:lineRule="auto"/>
              <w:rPr/>
            </w:pPr>
            <w:r w:rsidDel="00000000" w:rsidR="00000000" w:rsidRPr="00000000">
              <w:rPr>
                <w:rtl w:val="0"/>
              </w:rPr>
              <w:t xml:space="preserve">MI1110</w:t>
            </w:r>
          </w:p>
        </w:tc>
      </w:tr>
      <w:tr>
        <w:tc>
          <w:tcPr/>
          <w:p w:rsidR="00000000" w:rsidDel="00000000" w:rsidP="00000000" w:rsidRDefault="00000000" w:rsidRPr="00000000" w14:paraId="000003FF">
            <w:pPr>
              <w:spacing w:after="0" w:before="0" w:lineRule="auto"/>
              <w:rPr/>
            </w:pPr>
            <w:r w:rsidDel="00000000" w:rsidR="00000000" w:rsidRPr="00000000">
              <w:rPr>
                <w:rtl w:val="0"/>
              </w:rPr>
              <w:t xml:space="preserve">2</w:t>
            </w:r>
          </w:p>
        </w:tc>
        <w:tc>
          <w:tcPr/>
          <w:p w:rsidR="00000000" w:rsidDel="00000000" w:rsidP="00000000" w:rsidRDefault="00000000" w:rsidRPr="00000000" w14:paraId="00000400">
            <w:pPr>
              <w:spacing w:after="0" w:before="0" w:lineRule="auto"/>
              <w:rPr/>
            </w:pPr>
            <w:r w:rsidDel="00000000" w:rsidR="00000000" w:rsidRPr="00000000">
              <w:rPr>
                <w:rtl w:val="0"/>
              </w:rPr>
              <w:t xml:space="preserve">Tên học phần</w:t>
            </w:r>
          </w:p>
        </w:tc>
        <w:tc>
          <w:tcPr/>
          <w:p w:rsidR="00000000" w:rsidDel="00000000" w:rsidP="00000000" w:rsidRDefault="00000000" w:rsidRPr="00000000" w14:paraId="00000401">
            <w:pPr>
              <w:spacing w:after="0" w:before="0" w:lineRule="auto"/>
              <w:rPr/>
            </w:pPr>
            <w:r w:rsidDel="00000000" w:rsidR="00000000" w:rsidRPr="00000000">
              <w:rPr>
                <w:rtl w:val="0"/>
              </w:rPr>
            </w:r>
          </w:p>
        </w:tc>
        <w:tc>
          <w:tcPr/>
          <w:p w:rsidR="00000000" w:rsidDel="00000000" w:rsidP="00000000" w:rsidRDefault="00000000" w:rsidRPr="00000000" w14:paraId="00000402">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03">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404">
            <w:pPr>
              <w:spacing w:after="0" w:before="0" w:lineRule="auto"/>
              <w:rPr/>
            </w:pPr>
            <w:r w:rsidDel="00000000" w:rsidR="00000000" w:rsidRPr="00000000">
              <w:rPr>
                <w:rtl w:val="0"/>
              </w:rPr>
              <w:t xml:space="preserve">Giải tích I</w:t>
            </w:r>
          </w:p>
        </w:tc>
      </w:tr>
      <w:tr>
        <w:tc>
          <w:tcPr/>
          <w:p w:rsidR="00000000" w:rsidDel="00000000" w:rsidP="00000000" w:rsidRDefault="00000000" w:rsidRPr="00000000" w14:paraId="00000405">
            <w:pPr>
              <w:spacing w:after="0" w:before="0" w:lineRule="auto"/>
              <w:rPr/>
            </w:pPr>
            <w:r w:rsidDel="00000000" w:rsidR="00000000" w:rsidRPr="00000000">
              <w:rPr>
                <w:rtl w:val="0"/>
              </w:rPr>
              <w:t xml:space="preserve">3</w:t>
            </w:r>
          </w:p>
        </w:tc>
        <w:tc>
          <w:tcPr/>
          <w:p w:rsidR="00000000" w:rsidDel="00000000" w:rsidP="00000000" w:rsidRDefault="00000000" w:rsidRPr="00000000" w14:paraId="00000406">
            <w:pPr>
              <w:spacing w:after="0" w:before="0" w:lineRule="auto"/>
              <w:rPr/>
            </w:pPr>
            <w:r w:rsidDel="00000000" w:rsidR="00000000" w:rsidRPr="00000000">
              <w:rPr>
                <w:rtl w:val="0"/>
              </w:rPr>
              <w:t xml:space="preserve">Khoa viện</w:t>
            </w:r>
          </w:p>
        </w:tc>
        <w:tc>
          <w:tcPr/>
          <w:p w:rsidR="00000000" w:rsidDel="00000000" w:rsidP="00000000" w:rsidRDefault="00000000" w:rsidRPr="00000000" w14:paraId="00000407">
            <w:pPr>
              <w:spacing w:after="0" w:before="0" w:lineRule="auto"/>
              <w:rPr/>
            </w:pPr>
            <w:r w:rsidDel="00000000" w:rsidR="00000000" w:rsidRPr="00000000">
              <w:rPr>
                <w:rtl w:val="0"/>
              </w:rPr>
              <w:t xml:space="preserve">Lựa chọn </w:t>
            </w:r>
          </w:p>
        </w:tc>
        <w:tc>
          <w:tcPr/>
          <w:p w:rsidR="00000000" w:rsidDel="00000000" w:rsidP="00000000" w:rsidRDefault="00000000" w:rsidRPr="00000000" w14:paraId="00000408">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09">
            <w:pPr>
              <w:spacing w:after="0" w:before="0" w:lineRule="auto"/>
              <w:rPr/>
            </w:pPr>
            <w:r w:rsidDel="00000000" w:rsidR="00000000" w:rsidRPr="00000000">
              <w:rPr>
                <w:rtl w:val="0"/>
              </w:rPr>
              <w:t xml:space="preserve">Kiểu enum</w:t>
            </w:r>
          </w:p>
        </w:tc>
        <w:tc>
          <w:tcPr/>
          <w:p w:rsidR="00000000" w:rsidDel="00000000" w:rsidP="00000000" w:rsidRDefault="00000000" w:rsidRPr="00000000" w14:paraId="0000040A">
            <w:pPr>
              <w:spacing w:after="0" w:before="0" w:lineRule="auto"/>
              <w:rPr/>
            </w:pPr>
            <w:r w:rsidDel="00000000" w:rsidR="00000000" w:rsidRPr="00000000">
              <w:rPr>
                <w:rtl w:val="0"/>
              </w:rPr>
              <w:t xml:space="preserve">1 ứng với viện CNTT</w:t>
            </w:r>
          </w:p>
        </w:tc>
      </w:tr>
      <w:tr>
        <w:tc>
          <w:tcPr/>
          <w:p w:rsidR="00000000" w:rsidDel="00000000" w:rsidP="00000000" w:rsidRDefault="00000000" w:rsidRPr="00000000" w14:paraId="0000040B">
            <w:pPr>
              <w:spacing w:after="0" w:before="0" w:lineRule="auto"/>
              <w:rPr/>
            </w:pPr>
            <w:r w:rsidDel="00000000" w:rsidR="00000000" w:rsidRPr="00000000">
              <w:rPr>
                <w:rtl w:val="0"/>
              </w:rPr>
              <w:t xml:space="preserve">4</w:t>
            </w:r>
          </w:p>
        </w:tc>
        <w:tc>
          <w:tcPr/>
          <w:p w:rsidR="00000000" w:rsidDel="00000000" w:rsidP="00000000" w:rsidRDefault="00000000" w:rsidRPr="00000000" w14:paraId="0000040C">
            <w:pPr>
              <w:spacing w:after="0" w:before="0" w:lineRule="auto"/>
              <w:rPr/>
            </w:pPr>
            <w:r w:rsidDel="00000000" w:rsidR="00000000" w:rsidRPr="00000000">
              <w:rPr>
                <w:rtl w:val="0"/>
              </w:rPr>
              <w:t xml:space="preserve">Số tín chỉ</w:t>
            </w:r>
          </w:p>
        </w:tc>
        <w:tc>
          <w:tcPr/>
          <w:p w:rsidR="00000000" w:rsidDel="00000000" w:rsidP="00000000" w:rsidRDefault="00000000" w:rsidRPr="00000000" w14:paraId="0000040D">
            <w:pPr>
              <w:spacing w:after="0" w:before="0" w:lineRule="auto"/>
              <w:rPr/>
            </w:pPr>
            <w:r w:rsidDel="00000000" w:rsidR="00000000" w:rsidRPr="00000000">
              <w:rPr>
                <w:rtl w:val="0"/>
              </w:rPr>
            </w:r>
          </w:p>
        </w:tc>
        <w:tc>
          <w:tcPr/>
          <w:p w:rsidR="00000000" w:rsidDel="00000000" w:rsidP="00000000" w:rsidRDefault="00000000" w:rsidRPr="00000000" w14:paraId="0000040E">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0F">
            <w:pPr>
              <w:spacing w:after="0" w:before="0" w:lineRule="auto"/>
              <w:rPr/>
            </w:pPr>
            <w:r w:rsidDel="00000000" w:rsidR="00000000" w:rsidRPr="00000000">
              <w:rPr>
                <w:rtl w:val="0"/>
              </w:rPr>
              <w:t xml:space="preserve">Là 1 số</w:t>
            </w:r>
          </w:p>
        </w:tc>
        <w:tc>
          <w:tcPr/>
          <w:p w:rsidR="00000000" w:rsidDel="00000000" w:rsidP="00000000" w:rsidRDefault="00000000" w:rsidRPr="00000000" w14:paraId="00000410">
            <w:pPr>
              <w:spacing w:after="0" w:before="0" w:lineRule="auto"/>
              <w:rPr/>
            </w:pPr>
            <w:r w:rsidDel="00000000" w:rsidR="00000000" w:rsidRPr="00000000">
              <w:rPr>
                <w:rtl w:val="0"/>
              </w:rPr>
              <w:t xml:space="preserve">3</w:t>
            </w:r>
          </w:p>
        </w:tc>
      </w:tr>
      <w:tr>
        <w:tc>
          <w:tcPr/>
          <w:p w:rsidR="00000000" w:rsidDel="00000000" w:rsidP="00000000" w:rsidRDefault="00000000" w:rsidRPr="00000000" w14:paraId="00000411">
            <w:pPr>
              <w:spacing w:after="0" w:before="0" w:lineRule="auto"/>
              <w:rPr/>
            </w:pPr>
            <w:r w:rsidDel="00000000" w:rsidR="00000000" w:rsidRPr="00000000">
              <w:rPr>
                <w:rtl w:val="0"/>
              </w:rPr>
              <w:t xml:space="preserve">5</w:t>
            </w:r>
          </w:p>
        </w:tc>
        <w:tc>
          <w:tcPr/>
          <w:p w:rsidR="00000000" w:rsidDel="00000000" w:rsidP="00000000" w:rsidRDefault="00000000" w:rsidRPr="00000000" w14:paraId="00000412">
            <w:pPr>
              <w:spacing w:after="0" w:before="0" w:lineRule="auto"/>
              <w:rPr/>
            </w:pPr>
            <w:r w:rsidDel="00000000" w:rsidR="00000000" w:rsidRPr="00000000">
              <w:rPr>
                <w:rtl w:val="0"/>
              </w:rPr>
              <w:t xml:space="preserve">Số tín chỉ học phí</w:t>
            </w:r>
          </w:p>
        </w:tc>
        <w:tc>
          <w:tcPr/>
          <w:p w:rsidR="00000000" w:rsidDel="00000000" w:rsidP="00000000" w:rsidRDefault="00000000" w:rsidRPr="00000000" w14:paraId="00000413">
            <w:pPr>
              <w:spacing w:after="0" w:before="0" w:lineRule="auto"/>
              <w:rPr/>
            </w:pPr>
            <w:r w:rsidDel="00000000" w:rsidR="00000000" w:rsidRPr="00000000">
              <w:rPr>
                <w:rtl w:val="0"/>
              </w:rPr>
            </w:r>
          </w:p>
        </w:tc>
        <w:tc>
          <w:tcPr/>
          <w:p w:rsidR="00000000" w:rsidDel="00000000" w:rsidP="00000000" w:rsidRDefault="00000000" w:rsidRPr="00000000" w14:paraId="00000414">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15">
            <w:pPr>
              <w:spacing w:after="0" w:before="0" w:lineRule="auto"/>
              <w:rPr/>
            </w:pPr>
            <w:r w:rsidDel="00000000" w:rsidR="00000000" w:rsidRPr="00000000">
              <w:rPr>
                <w:rtl w:val="0"/>
              </w:rPr>
              <w:t xml:space="preserve">Là 1 số</w:t>
            </w:r>
          </w:p>
        </w:tc>
        <w:tc>
          <w:tcPr/>
          <w:p w:rsidR="00000000" w:rsidDel="00000000" w:rsidP="00000000" w:rsidRDefault="00000000" w:rsidRPr="00000000" w14:paraId="00000416">
            <w:pPr>
              <w:spacing w:after="0" w:before="0" w:lineRule="auto"/>
              <w:rPr/>
            </w:pPr>
            <w:r w:rsidDel="00000000" w:rsidR="00000000" w:rsidRPr="00000000">
              <w:rPr>
                <w:rtl w:val="0"/>
              </w:rPr>
              <w:t xml:space="preserve">4</w:t>
            </w:r>
          </w:p>
        </w:tc>
      </w:tr>
      <w:tr>
        <w:tc>
          <w:tcPr/>
          <w:p w:rsidR="00000000" w:rsidDel="00000000" w:rsidP="00000000" w:rsidRDefault="00000000" w:rsidRPr="00000000" w14:paraId="00000417">
            <w:pPr>
              <w:spacing w:after="0" w:before="0" w:lineRule="auto"/>
              <w:rPr/>
            </w:pPr>
            <w:r w:rsidDel="00000000" w:rsidR="00000000" w:rsidRPr="00000000">
              <w:rPr>
                <w:rtl w:val="0"/>
              </w:rPr>
              <w:t xml:space="preserve">6</w:t>
            </w:r>
          </w:p>
        </w:tc>
        <w:tc>
          <w:tcPr/>
          <w:p w:rsidR="00000000" w:rsidDel="00000000" w:rsidP="00000000" w:rsidRDefault="00000000" w:rsidRPr="00000000" w14:paraId="00000418">
            <w:pPr>
              <w:spacing w:after="0" w:before="0" w:lineRule="auto"/>
              <w:rPr/>
            </w:pPr>
            <w:r w:rsidDel="00000000" w:rsidR="00000000" w:rsidRPr="00000000">
              <w:rPr>
                <w:rtl w:val="0"/>
              </w:rPr>
              <w:t xml:space="preserve">Mô tả</w:t>
            </w:r>
          </w:p>
        </w:tc>
        <w:tc>
          <w:tcPr/>
          <w:p w:rsidR="00000000" w:rsidDel="00000000" w:rsidP="00000000" w:rsidRDefault="00000000" w:rsidRPr="00000000" w14:paraId="00000419">
            <w:pPr>
              <w:spacing w:after="0" w:before="0" w:lineRule="auto"/>
              <w:rPr/>
            </w:pPr>
            <w:r w:rsidDel="00000000" w:rsidR="00000000" w:rsidRPr="00000000">
              <w:rPr>
                <w:rtl w:val="0"/>
              </w:rPr>
            </w:r>
          </w:p>
        </w:tc>
        <w:tc>
          <w:tcPr/>
          <w:p w:rsidR="00000000" w:rsidDel="00000000" w:rsidP="00000000" w:rsidRDefault="00000000" w:rsidRPr="00000000" w14:paraId="0000041A">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1B">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41C">
            <w:pPr>
              <w:spacing w:after="0" w:before="0" w:lineRule="auto"/>
              <w:rPr/>
            </w:pPr>
            <w:r w:rsidDel="00000000" w:rsidR="00000000" w:rsidRPr="00000000">
              <w:rPr>
                <w:rtl w:val="0"/>
              </w:rPr>
              <w:t xml:space="preserve">“Mở nửa kỳ”</w:t>
            </w:r>
          </w:p>
        </w:tc>
      </w:tr>
      <w:tr>
        <w:tc>
          <w:tcPr/>
          <w:p w:rsidR="00000000" w:rsidDel="00000000" w:rsidP="00000000" w:rsidRDefault="00000000" w:rsidRPr="00000000" w14:paraId="0000041D">
            <w:pPr>
              <w:spacing w:after="0" w:before="0" w:lineRule="auto"/>
              <w:rPr/>
            </w:pPr>
            <w:r w:rsidDel="00000000" w:rsidR="00000000" w:rsidRPr="00000000">
              <w:rPr>
                <w:rtl w:val="0"/>
              </w:rPr>
              <w:t xml:space="preserve">7</w:t>
            </w:r>
          </w:p>
        </w:tc>
        <w:tc>
          <w:tcPr/>
          <w:p w:rsidR="00000000" w:rsidDel="00000000" w:rsidP="00000000" w:rsidRDefault="00000000" w:rsidRPr="00000000" w14:paraId="0000041E">
            <w:pPr>
              <w:spacing w:after="0" w:before="0" w:lineRule="auto"/>
              <w:rPr/>
            </w:pPr>
            <w:r w:rsidDel="00000000" w:rsidR="00000000" w:rsidRPr="00000000">
              <w:rPr>
                <w:rtl w:val="0"/>
              </w:rPr>
              <w:t xml:space="preserve">Trọng số</w:t>
            </w:r>
          </w:p>
        </w:tc>
        <w:tc>
          <w:tcPr/>
          <w:p w:rsidR="00000000" w:rsidDel="00000000" w:rsidP="00000000" w:rsidRDefault="00000000" w:rsidRPr="00000000" w14:paraId="0000041F">
            <w:pPr>
              <w:spacing w:after="0" w:before="0" w:lineRule="auto"/>
              <w:rPr/>
            </w:pPr>
            <w:r w:rsidDel="00000000" w:rsidR="00000000" w:rsidRPr="00000000">
              <w:rPr>
                <w:rtl w:val="0"/>
              </w:rPr>
            </w:r>
          </w:p>
        </w:tc>
        <w:tc>
          <w:tcPr/>
          <w:p w:rsidR="00000000" w:rsidDel="00000000" w:rsidP="00000000" w:rsidRDefault="00000000" w:rsidRPr="00000000" w14:paraId="00000420">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21">
            <w:pPr>
              <w:spacing w:after="0" w:before="0" w:lineRule="auto"/>
              <w:rPr/>
            </w:pPr>
            <w:r w:rsidDel="00000000" w:rsidR="00000000" w:rsidRPr="00000000">
              <w:rPr>
                <w:rtl w:val="0"/>
              </w:rPr>
              <w:t xml:space="preserve">Là 1 số thập phân</w:t>
            </w:r>
          </w:p>
        </w:tc>
        <w:tc>
          <w:tcPr/>
          <w:p w:rsidR="00000000" w:rsidDel="00000000" w:rsidP="00000000" w:rsidRDefault="00000000" w:rsidRPr="00000000" w14:paraId="00000422">
            <w:pPr>
              <w:spacing w:after="0" w:before="0" w:lineRule="auto"/>
              <w:rPr/>
            </w:pPr>
            <w:r w:rsidDel="00000000" w:rsidR="00000000" w:rsidRPr="00000000">
              <w:rPr>
                <w:rtl w:val="0"/>
              </w:rPr>
              <w:t xml:space="preserve">0.7</w:t>
            </w:r>
          </w:p>
        </w:tc>
      </w:tr>
      <w:tr>
        <w:tc>
          <w:tcPr/>
          <w:p w:rsidR="00000000" w:rsidDel="00000000" w:rsidP="00000000" w:rsidRDefault="00000000" w:rsidRPr="00000000" w14:paraId="00000423">
            <w:pPr>
              <w:spacing w:after="0" w:before="0" w:lineRule="auto"/>
              <w:rPr/>
            </w:pPr>
            <w:r w:rsidDel="00000000" w:rsidR="00000000" w:rsidRPr="00000000">
              <w:rPr>
                <w:rtl w:val="0"/>
              </w:rPr>
              <w:t xml:space="preserve">8</w:t>
            </w:r>
          </w:p>
        </w:tc>
        <w:tc>
          <w:tcPr/>
          <w:p w:rsidR="00000000" w:rsidDel="00000000" w:rsidP="00000000" w:rsidRDefault="00000000" w:rsidRPr="00000000" w14:paraId="00000424">
            <w:pPr>
              <w:spacing w:after="0" w:before="0" w:lineRule="auto"/>
              <w:rPr/>
            </w:pPr>
            <w:r w:rsidDel="00000000" w:rsidR="00000000" w:rsidRPr="00000000">
              <w:rPr>
                <w:rtl w:val="0"/>
              </w:rPr>
              <w:t xml:space="preserve">Điều kiện tìm kiếm</w:t>
            </w:r>
          </w:p>
        </w:tc>
        <w:tc>
          <w:tcPr/>
          <w:p w:rsidR="00000000" w:rsidDel="00000000" w:rsidP="00000000" w:rsidRDefault="00000000" w:rsidRPr="00000000" w14:paraId="00000425">
            <w:pPr>
              <w:spacing w:after="0" w:before="0" w:lineRule="auto"/>
              <w:rPr/>
            </w:pPr>
            <w:r w:rsidDel="00000000" w:rsidR="00000000" w:rsidRPr="00000000">
              <w:rPr>
                <w:rtl w:val="0"/>
              </w:rPr>
              <w:t xml:space="preserve">Mỗi trường có 1 điều kiện tìm kiếm</w:t>
            </w:r>
          </w:p>
        </w:tc>
        <w:tc>
          <w:tcPr/>
          <w:p w:rsidR="00000000" w:rsidDel="00000000" w:rsidP="00000000" w:rsidRDefault="00000000" w:rsidRPr="00000000" w14:paraId="00000426">
            <w:pPr>
              <w:spacing w:after="0" w:before="0" w:lineRule="auto"/>
              <w:rPr/>
            </w:pPr>
            <w:r w:rsidDel="00000000" w:rsidR="00000000" w:rsidRPr="00000000">
              <w:rPr>
                <w:rtl w:val="0"/>
              </w:rPr>
              <w:t xml:space="preserve">Có</w:t>
            </w:r>
          </w:p>
        </w:tc>
        <w:tc>
          <w:tcPr/>
          <w:p w:rsidR="00000000" w:rsidDel="00000000" w:rsidP="00000000" w:rsidRDefault="00000000" w:rsidRPr="00000000" w14:paraId="00000427">
            <w:pPr>
              <w:spacing w:after="0" w:before="0" w:lineRule="auto"/>
              <w:rPr/>
            </w:pPr>
            <w:r w:rsidDel="00000000" w:rsidR="00000000" w:rsidRPr="00000000">
              <w:rPr>
                <w:rtl w:val="0"/>
              </w:rPr>
              <w:t xml:space="preserve">Kiểu enum</w:t>
            </w:r>
          </w:p>
        </w:tc>
        <w:tc>
          <w:tcPr/>
          <w:p w:rsidR="00000000" w:rsidDel="00000000" w:rsidP="00000000" w:rsidRDefault="00000000" w:rsidRPr="00000000" w14:paraId="00000428">
            <w:pPr>
              <w:spacing w:after="0" w:before="0" w:lineRule="auto"/>
              <w:rPr/>
            </w:pPr>
            <w:r w:rsidDel="00000000" w:rsidR="00000000" w:rsidRPr="00000000">
              <w:rPr>
                <w:rtl w:val="0"/>
              </w:rPr>
              <w:t xml:space="preserve">‘* ứng với chứa</w:t>
            </w:r>
          </w:p>
          <w:p w:rsidR="00000000" w:rsidDel="00000000" w:rsidP="00000000" w:rsidRDefault="00000000" w:rsidRPr="00000000" w14:paraId="00000429">
            <w:pPr>
              <w:spacing w:after="0" w:before="0" w:lineRule="auto"/>
              <w:rPr/>
            </w:pPr>
            <w:r w:rsidDel="00000000" w:rsidR="00000000" w:rsidRPr="00000000">
              <w:rPr>
                <w:rtl w:val="0"/>
              </w:rPr>
              <w:t xml:space="preserve">= ứng với bằng</w:t>
            </w:r>
          </w:p>
          <w:p w:rsidR="00000000" w:rsidDel="00000000" w:rsidP="00000000" w:rsidRDefault="00000000" w:rsidRPr="00000000" w14:paraId="0000042A">
            <w:pPr>
              <w:spacing w:after="0" w:before="0" w:lineRule="auto"/>
              <w:rPr/>
            </w:pPr>
            <w:r w:rsidDel="00000000" w:rsidR="00000000" w:rsidRPr="00000000">
              <w:rPr>
                <w:rtl w:val="0"/>
              </w:rPr>
              <w:t xml:space="preserve">+ ứng với bắt đầu bằng</w:t>
            </w:r>
          </w:p>
          <w:p w:rsidR="00000000" w:rsidDel="00000000" w:rsidP="00000000" w:rsidRDefault="00000000" w:rsidRPr="00000000" w14:paraId="0000042B">
            <w:pPr>
              <w:spacing w:after="0" w:before="0" w:lineRule="auto"/>
              <w:rPr/>
            </w:pPr>
            <w:r w:rsidDel="00000000" w:rsidR="00000000" w:rsidRPr="00000000">
              <w:rPr>
                <w:rtl w:val="0"/>
              </w:rPr>
              <w:t xml:space="preserve">‘- ứng với kết thúc bằng</w:t>
            </w:r>
          </w:p>
          <w:p w:rsidR="00000000" w:rsidDel="00000000" w:rsidP="00000000" w:rsidRDefault="00000000" w:rsidRPr="00000000" w14:paraId="0000042C">
            <w:pPr>
              <w:spacing w:after="0" w:before="0" w:lineRule="auto"/>
              <w:rPr/>
            </w:pPr>
            <w:r w:rsidDel="00000000" w:rsidR="00000000" w:rsidRPr="00000000">
              <w:rPr>
                <w:rtl w:val="0"/>
              </w:rPr>
              <w:t xml:space="preserve">! ứng với không chứa</w:t>
            </w:r>
          </w:p>
        </w:tc>
      </w:tr>
    </w:tbl>
    <w:p w:rsidR="00000000" w:rsidDel="00000000" w:rsidP="00000000" w:rsidRDefault="00000000" w:rsidRPr="00000000" w14:paraId="0000042D">
      <w:pPr>
        <w:pStyle w:val="Heading5"/>
        <w:numPr>
          <w:ilvl w:val="4"/>
          <w:numId w:val="10"/>
        </w:numPr>
        <w:ind w:left="0" w:firstLine="0"/>
        <w:rPr/>
      </w:pPr>
      <w:r w:rsidDel="00000000" w:rsidR="00000000" w:rsidRPr="00000000">
        <w:rPr>
          <w:rtl w:val="0"/>
        </w:rPr>
        <w:t xml:space="preserve">Yêu cầu chức năng</w:t>
      </w:r>
    </w:p>
    <w:p w:rsidR="00000000" w:rsidDel="00000000" w:rsidP="00000000" w:rsidRDefault="00000000" w:rsidRPr="00000000" w14:paraId="0000042E">
      <w:pPr>
        <w:rPr/>
      </w:pPr>
      <w:r w:rsidDel="00000000" w:rsidR="00000000" w:rsidRPr="00000000">
        <w:rPr>
          <w:rtl w:val="0"/>
        </w:rPr>
        <w:t xml:space="preserve">Đây là một trong những phần dễ gây tắc nghẽn nhất hệ thống, cần thực hiện với hiệu năng tốt, tốc độ đạt yêu cầu, đảm bảo chính xác và an toàn cho hệ thống</w:t>
      </w:r>
    </w:p>
    <w:p w:rsidR="00000000" w:rsidDel="00000000" w:rsidP="00000000" w:rsidRDefault="00000000" w:rsidRPr="00000000" w14:paraId="0000042F">
      <w:pPr>
        <w:pStyle w:val="Heading5"/>
        <w:numPr>
          <w:ilvl w:val="4"/>
          <w:numId w:val="10"/>
        </w:numPr>
        <w:ind w:left="0" w:firstLine="0"/>
        <w:rPr/>
      </w:pPr>
      <w:r w:rsidDel="00000000" w:rsidR="00000000" w:rsidRPr="00000000">
        <w:rPr>
          <w:rtl w:val="0"/>
        </w:rPr>
        <w:t xml:space="preserve">Mô tả biểu đồ hoạt động tìm học phần</w:t>
      </w:r>
    </w:p>
    <w:p w:rsidR="00000000" w:rsidDel="00000000" w:rsidP="00000000" w:rsidRDefault="00000000" w:rsidRPr="00000000" w14:paraId="00000430">
      <w:pPr>
        <w:keepNext w:val="1"/>
        <w:rPr/>
      </w:pPr>
      <w:r w:rsidDel="00000000" w:rsidR="00000000" w:rsidRPr="00000000">
        <w:rPr/>
        <w:drawing>
          <wp:inline distB="0" distT="0" distL="0" distR="0">
            <wp:extent cx="5148082" cy="6592837"/>
            <wp:effectExtent b="0" l="0" r="0" t="0"/>
            <wp:docPr id="54"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148082" cy="6592837"/>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lwamvv" w:id="51"/>
      <w:bookmarkEnd w: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14 Biểu đồ hoạt động tìm học phần</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pStyle w:val="Heading3"/>
        <w:numPr>
          <w:ilvl w:val="2"/>
          <w:numId w:val="10"/>
        </w:numPr>
        <w:ind w:left="0" w:firstLine="0"/>
        <w:rPr/>
      </w:pPr>
      <w:bookmarkStart w:colFirst="0" w:colLast="0" w:name="_111kx3o" w:id="52"/>
      <w:bookmarkEnd w:id="52"/>
      <w:r w:rsidDel="00000000" w:rsidR="00000000" w:rsidRPr="00000000">
        <w:rPr>
          <w:rtl w:val="0"/>
        </w:rPr>
        <w:t xml:space="preserve">Đặc tả use case đăng ký học phần</w:t>
      </w:r>
    </w:p>
    <w:p w:rsidR="00000000" w:rsidDel="00000000" w:rsidP="00000000" w:rsidRDefault="00000000" w:rsidRPr="00000000" w14:paraId="00000435">
      <w:pPr>
        <w:pStyle w:val="Heading5"/>
        <w:numPr>
          <w:ilvl w:val="4"/>
          <w:numId w:val="10"/>
        </w:numPr>
        <w:ind w:left="0" w:firstLine="0"/>
        <w:rPr/>
      </w:pPr>
      <w:r w:rsidDel="00000000" w:rsidR="00000000" w:rsidRPr="00000000">
        <w:rPr>
          <w:rtl w:val="0"/>
        </w:rPr>
        <w:t xml:space="preserve">Mô tả</w:t>
      </w:r>
    </w:p>
    <w:p w:rsidR="00000000" w:rsidDel="00000000" w:rsidP="00000000" w:rsidRDefault="00000000" w:rsidRPr="00000000" w14:paraId="00000436">
      <w:pPr>
        <w:rPr/>
      </w:pPr>
      <w:r w:rsidDel="00000000" w:rsidR="00000000" w:rsidRPr="00000000">
        <w:rPr>
          <w:rtl w:val="0"/>
        </w:rPr>
        <w:t xml:space="preserve">Sinh viên thực hiện đăng ký học phần trong trang đăng ký</w:t>
      </w:r>
    </w:p>
    <w:p w:rsidR="00000000" w:rsidDel="00000000" w:rsidP="00000000" w:rsidRDefault="00000000" w:rsidRPr="00000000" w14:paraId="00000437">
      <w:pPr>
        <w:rPr/>
      </w:pPr>
      <w:r w:rsidDel="00000000" w:rsidR="00000000" w:rsidRPr="00000000">
        <w:rPr>
          <w:rtl w:val="0"/>
        </w:rPr>
        <w:t xml:space="preserve">Sinh viên thực hiện tìm học phần, chọn học phần và gửi đăng ký</w:t>
      </w:r>
    </w:p>
    <w:p w:rsidR="00000000" w:rsidDel="00000000" w:rsidP="00000000" w:rsidRDefault="00000000" w:rsidRPr="00000000" w14:paraId="00000438">
      <w:pPr>
        <w:pStyle w:val="Heading5"/>
        <w:numPr>
          <w:ilvl w:val="4"/>
          <w:numId w:val="10"/>
        </w:numPr>
        <w:ind w:left="0" w:firstLine="0"/>
        <w:rPr/>
      </w:pPr>
      <w:r w:rsidDel="00000000" w:rsidR="00000000" w:rsidRPr="00000000">
        <w:rPr>
          <w:rtl w:val="0"/>
        </w:rPr>
        <w:t xml:space="preserve">Luồng sự kiện và phát sinh</w:t>
      </w:r>
    </w:p>
    <w:p w:rsidR="00000000" w:rsidDel="00000000" w:rsidP="00000000" w:rsidRDefault="00000000" w:rsidRPr="00000000" w14:paraId="00000439">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l18frh" w:id="53"/>
      <w:bookmarkEnd w: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12 Đặc tả use case đăng ký học phần</w:t>
      </w:r>
    </w:p>
    <w:tbl>
      <w:tblPr>
        <w:tblStyle w:val="Table16"/>
        <w:tblW w:w="8931.0" w:type="dxa"/>
        <w:jc w:val="center"/>
        <w:tblLayout w:type="fixed"/>
        <w:tblLook w:val="0400"/>
      </w:tblPr>
      <w:tblGrid>
        <w:gridCol w:w="2127"/>
        <w:gridCol w:w="1984"/>
        <w:gridCol w:w="1985"/>
        <w:gridCol w:w="2835"/>
        <w:tblGridChange w:id="0">
          <w:tblGrid>
            <w:gridCol w:w="2127"/>
            <w:gridCol w:w="1984"/>
            <w:gridCol w:w="1985"/>
            <w:gridCol w:w="2835"/>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3A">
            <w:pPr>
              <w:spacing w:after="0" w:before="0" w:lineRule="auto"/>
              <w:rPr>
                <w:b w:val="1"/>
                <w:color w:val="000000"/>
              </w:rPr>
            </w:pPr>
            <w:r w:rsidDel="00000000" w:rsidR="00000000" w:rsidRPr="00000000">
              <w:rPr>
                <w:b w:val="1"/>
                <w:color w:val="000000"/>
                <w:rtl w:val="0"/>
              </w:rPr>
              <w:t xml:space="preserve">Mã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B">
            <w:pPr>
              <w:spacing w:after="0" w:before="0" w:lineRule="auto"/>
              <w:rPr>
                <w:color w:val="000000"/>
              </w:rPr>
            </w:pPr>
            <w:r w:rsidDel="00000000" w:rsidR="00000000" w:rsidRPr="00000000">
              <w:rPr>
                <w:color w:val="000000"/>
                <w:rtl w:val="0"/>
              </w:rPr>
              <w:t xml:space="preserve">UCDTHP</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C">
            <w:pPr>
              <w:spacing w:after="0" w:before="0" w:lineRule="auto"/>
              <w:rPr>
                <w:b w:val="1"/>
                <w:color w:val="000000"/>
              </w:rPr>
            </w:pPr>
            <w:r w:rsidDel="00000000" w:rsidR="00000000" w:rsidRPr="00000000">
              <w:rPr>
                <w:b w:val="1"/>
                <w:color w:val="000000"/>
                <w:rtl w:val="0"/>
              </w:rPr>
              <w:t xml:space="preserve">Tên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D">
            <w:pPr>
              <w:spacing w:after="0" w:before="0" w:lineRule="auto"/>
              <w:rPr>
                <w:color w:val="000000"/>
              </w:rPr>
            </w:pPr>
            <w:r w:rsidDel="00000000" w:rsidR="00000000" w:rsidRPr="00000000">
              <w:rPr>
                <w:color w:val="000000"/>
                <w:rtl w:val="0"/>
              </w:rPr>
              <w:t xml:space="preserve">Tìm học phần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3E">
            <w:pPr>
              <w:spacing w:after="0" w:before="0" w:lineRule="auto"/>
              <w:rPr>
                <w:b w:val="1"/>
                <w:color w:val="000000"/>
              </w:rPr>
            </w:pPr>
            <w:r w:rsidDel="00000000" w:rsidR="00000000" w:rsidRPr="00000000">
              <w:rPr>
                <w:b w:val="1"/>
                <w:color w:val="000000"/>
                <w:rtl w:val="0"/>
              </w:rPr>
              <w:t xml:space="preserve">Tác nhân</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F">
            <w:pPr>
              <w:spacing w:after="0" w:before="0" w:lineRule="auto"/>
              <w:rPr>
                <w:color w:val="000000"/>
              </w:rPr>
            </w:pPr>
            <w:r w:rsidDel="00000000" w:rsidR="00000000" w:rsidRPr="00000000">
              <w:rPr>
                <w:color w:val="000000"/>
                <w:rtl w:val="0"/>
              </w:rPr>
              <w:t xml:space="preserve">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42">
            <w:pPr>
              <w:spacing w:after="0" w:before="0" w:lineRule="auto"/>
              <w:rPr>
                <w:b w:val="1"/>
                <w:color w:val="000000"/>
              </w:rPr>
            </w:pPr>
            <w:r w:rsidDel="00000000" w:rsidR="00000000" w:rsidRPr="00000000">
              <w:rPr>
                <w:b w:val="1"/>
                <w:color w:val="000000"/>
                <w:rtl w:val="0"/>
              </w:rPr>
              <w:t xml:space="preserve">Điều kiện trước</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3">
            <w:pPr>
              <w:spacing w:after="0" w:before="0" w:lineRule="auto"/>
              <w:rPr>
                <w:color w:val="000000"/>
              </w:rPr>
            </w:pPr>
            <w:r w:rsidDel="00000000" w:rsidR="00000000" w:rsidRPr="00000000">
              <w:rPr>
                <w:color w:val="000000"/>
                <w:rtl w:val="0"/>
              </w:rPr>
              <w:t xml:space="preserve">Đăng nhập</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446">
            <w:pPr>
              <w:spacing w:after="0" w:before="0" w:lineRule="auto"/>
              <w:jc w:val="center"/>
              <w:rPr>
                <w:b w:val="1"/>
                <w:color w:val="000000"/>
              </w:rPr>
            </w:pPr>
            <w:r w:rsidDel="00000000" w:rsidR="00000000" w:rsidRPr="00000000">
              <w:rPr>
                <w:b w:val="1"/>
                <w:color w:val="000000"/>
                <w:rtl w:val="0"/>
              </w:rPr>
              <w:t xml:space="preserve">Luồng thực thi chính</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4A">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4B">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4C">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4E">
            <w:pPr>
              <w:spacing w:after="0" w:before="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F">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0">
            <w:pPr>
              <w:spacing w:after="0" w:before="0" w:lineRule="auto"/>
              <w:rPr>
                <w:color w:val="000000"/>
              </w:rPr>
            </w:pPr>
            <w:r w:rsidDel="00000000" w:rsidR="00000000" w:rsidRPr="00000000">
              <w:rPr>
                <w:color w:val="000000"/>
                <w:rtl w:val="0"/>
              </w:rPr>
              <w:t xml:space="preserve">Vào trang quản lý học phần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52">
            <w:pPr>
              <w:spacing w:after="0" w:before="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3">
            <w:pPr>
              <w:spacing w:after="0" w:before="0" w:lineRule="auto"/>
              <w:rPr>
                <w:color w:val="000000"/>
              </w:rPr>
            </w:pPr>
            <w:r w:rsidDel="00000000" w:rsidR="00000000" w:rsidRPr="00000000">
              <w:rPr>
                <w:color w:val="000000"/>
                <w:rtl w:val="0"/>
              </w:rPr>
              <w:t xml:space="preserve">Client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4">
            <w:pPr>
              <w:spacing w:after="0" w:before="0" w:lineRule="auto"/>
              <w:rPr>
                <w:color w:val="000000"/>
              </w:rPr>
            </w:pPr>
            <w:r w:rsidDel="00000000" w:rsidR="00000000" w:rsidRPr="00000000">
              <w:rPr>
                <w:color w:val="000000"/>
                <w:rtl w:val="0"/>
              </w:rPr>
              <w:t xml:space="preserve">Hiển thị giao diện trang đăng ký</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56">
            <w:pPr>
              <w:spacing w:after="0" w:before="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7">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8">
            <w:pPr>
              <w:spacing w:after="0" w:before="0" w:lineRule="auto"/>
              <w:rPr>
                <w:color w:val="000000"/>
              </w:rPr>
            </w:pPr>
            <w:r w:rsidDel="00000000" w:rsidR="00000000" w:rsidRPr="00000000">
              <w:rPr>
                <w:color w:val="000000"/>
                <w:rtl w:val="0"/>
              </w:rPr>
              <w:t xml:space="preserve">Chọn giao diện Đăng ký học phần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5A">
            <w:pPr>
              <w:spacing w:after="0" w:before="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B">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C">
            <w:pPr>
              <w:spacing w:after="0" w:before="0" w:lineRule="auto"/>
              <w:rPr>
                <w:color w:val="000000"/>
              </w:rPr>
            </w:pPr>
            <w:r w:rsidDel="00000000" w:rsidR="00000000" w:rsidRPr="00000000">
              <w:rPr>
                <w:color w:val="000000"/>
                <w:rtl w:val="0"/>
              </w:rPr>
              <w:t xml:space="preserve">Hiển thị giao diện Đăng ký học phần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5E">
            <w:pPr>
              <w:spacing w:after="0" w:before="0" w:lineRule="auto"/>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F">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0">
            <w:pPr>
              <w:spacing w:after="0" w:before="0" w:lineRule="auto"/>
              <w:rPr>
                <w:color w:val="000000"/>
              </w:rPr>
            </w:pPr>
            <w:r w:rsidDel="00000000" w:rsidR="00000000" w:rsidRPr="00000000">
              <w:rPr>
                <w:color w:val="000000"/>
                <w:rtl w:val="0"/>
              </w:rPr>
              <w:t xml:space="preserve">Nhập các thông tin học phần cần tìm</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62">
            <w:pPr>
              <w:spacing w:after="0" w:before="0" w:lineRule="auto"/>
              <w:jc w:val="center"/>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3">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4">
            <w:pPr>
              <w:spacing w:after="0" w:before="0" w:lineRule="auto"/>
              <w:rPr>
                <w:color w:val="000000"/>
              </w:rPr>
            </w:pPr>
            <w:r w:rsidDel="00000000" w:rsidR="00000000" w:rsidRPr="00000000">
              <w:rPr>
                <w:color w:val="000000"/>
                <w:rtl w:val="0"/>
              </w:rPr>
              <w:t xml:space="preserve">Lấy nội dung các trường cần tìm</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66">
            <w:pPr>
              <w:spacing w:after="0" w:before="0" w:lineRule="auto"/>
              <w:jc w:val="center"/>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7">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8">
            <w:pPr>
              <w:spacing w:after="0" w:before="0" w:lineRule="auto"/>
              <w:rPr>
                <w:color w:val="000000"/>
              </w:rPr>
            </w:pPr>
            <w:r w:rsidDel="00000000" w:rsidR="00000000" w:rsidRPr="00000000">
              <w:rPr>
                <w:color w:val="000000"/>
                <w:rtl w:val="0"/>
              </w:rPr>
              <w:t xml:space="preserve">Gửi thông tin lên server</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6A">
            <w:pPr>
              <w:spacing w:after="0" w:before="0" w:lineRule="auto"/>
              <w:jc w:val="center"/>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B">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C">
            <w:pPr>
              <w:spacing w:after="0" w:before="0" w:lineRule="auto"/>
              <w:rPr>
                <w:color w:val="000000"/>
              </w:rPr>
            </w:pPr>
            <w:r w:rsidDel="00000000" w:rsidR="00000000" w:rsidRPr="00000000">
              <w:rPr>
                <w:color w:val="000000"/>
                <w:rtl w:val="0"/>
              </w:rPr>
              <w:t xml:space="preserve">Nhận thông tin, thực hiện truy vấn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6E">
            <w:pPr>
              <w:spacing w:after="0" w:before="0" w:lineRule="auto"/>
              <w:jc w:val="center"/>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F">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0">
            <w:pPr>
              <w:spacing w:after="0" w:before="0" w:lineRule="auto"/>
              <w:rPr>
                <w:color w:val="000000"/>
              </w:rPr>
            </w:pPr>
            <w:r w:rsidDel="00000000" w:rsidR="00000000" w:rsidRPr="00000000">
              <w:rPr>
                <w:color w:val="000000"/>
                <w:rtl w:val="0"/>
              </w:rPr>
              <w:t xml:space="preserve">Trả về kết quả truy vấn cho client</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72">
            <w:pPr>
              <w:spacing w:after="0" w:before="0" w:lineRule="auto"/>
              <w:jc w:val="center"/>
              <w:rPr>
                <w:color w:val="000000"/>
              </w:rPr>
            </w:pPr>
            <w:r w:rsidDel="00000000" w:rsidR="00000000" w:rsidRPr="00000000">
              <w:rPr>
                <w:color w:val="000000"/>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3">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4">
            <w:pPr>
              <w:spacing w:after="0" w:before="0" w:lineRule="auto"/>
              <w:rPr>
                <w:color w:val="000000"/>
              </w:rPr>
            </w:pPr>
            <w:r w:rsidDel="00000000" w:rsidR="00000000" w:rsidRPr="00000000">
              <w:rPr>
                <w:color w:val="000000"/>
                <w:rtl w:val="0"/>
              </w:rPr>
              <w:t xml:space="preserve">Hiển thị danh sách học phần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76">
            <w:pPr>
              <w:spacing w:after="0" w:before="0" w:lineRule="auto"/>
              <w:jc w:val="center"/>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7">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8">
            <w:pPr>
              <w:spacing w:after="0" w:before="0" w:lineRule="auto"/>
              <w:rPr>
                <w:color w:val="000000"/>
              </w:rPr>
            </w:pPr>
            <w:r w:rsidDel="00000000" w:rsidR="00000000" w:rsidRPr="00000000">
              <w:rPr>
                <w:color w:val="000000"/>
                <w:rtl w:val="0"/>
              </w:rPr>
              <w:t xml:space="preserve">Chọn học phần đăng ký</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7A">
            <w:pPr>
              <w:spacing w:after="0" w:before="0" w:lineRule="auto"/>
              <w:jc w:val="center"/>
              <w:rPr>
                <w:color w:val="000000"/>
              </w:rPr>
            </w:pPr>
            <w:r w:rsidDel="00000000" w:rsidR="00000000" w:rsidRPr="00000000">
              <w:rPr>
                <w:color w:val="000000"/>
                <w:rtl w:val="0"/>
              </w:rPr>
              <w:t xml:space="preserve">12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B">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C">
            <w:pPr>
              <w:spacing w:after="0" w:before="0" w:lineRule="auto"/>
              <w:rPr>
                <w:color w:val="000000"/>
              </w:rPr>
            </w:pPr>
            <w:r w:rsidDel="00000000" w:rsidR="00000000" w:rsidRPr="00000000">
              <w:rPr>
                <w:color w:val="000000"/>
                <w:rtl w:val="0"/>
              </w:rPr>
              <w:t xml:space="preserve">Gửi danh sách học phần đăng ký lên server</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7E">
            <w:pPr>
              <w:spacing w:after="0" w:before="0" w:lineRule="auto"/>
              <w:jc w:val="center"/>
              <w:rPr>
                <w:color w:val="000000"/>
              </w:rPr>
            </w:pPr>
            <w:r w:rsidDel="00000000" w:rsidR="00000000" w:rsidRPr="00000000">
              <w:rPr>
                <w:color w:val="000000"/>
                <w:rtl w:val="0"/>
              </w:rPr>
              <w:t xml:space="preserve">13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F">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0">
            <w:pPr>
              <w:spacing w:after="0" w:before="0" w:lineRule="auto"/>
              <w:rPr>
                <w:color w:val="000000"/>
              </w:rPr>
            </w:pPr>
            <w:r w:rsidDel="00000000" w:rsidR="00000000" w:rsidRPr="00000000">
              <w:rPr>
                <w:color w:val="000000"/>
                <w:rtl w:val="0"/>
              </w:rPr>
              <w:t xml:space="preserve">Thực hiện truy vấn và trả kết quả về</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82">
            <w:pPr>
              <w:spacing w:after="0" w:before="0" w:lineRule="auto"/>
              <w:jc w:val="center"/>
              <w:rPr>
                <w:color w:val="000000"/>
              </w:rPr>
            </w:pPr>
            <w:r w:rsidDel="00000000" w:rsidR="00000000" w:rsidRPr="00000000">
              <w:rPr>
                <w:color w:val="000000"/>
                <w:rtl w:val="0"/>
              </w:rPr>
              <w:t xml:space="preserve">14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3">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4">
            <w:pPr>
              <w:spacing w:after="0" w:before="0" w:lineRule="auto"/>
              <w:rPr>
                <w:color w:val="000000"/>
              </w:rPr>
            </w:pPr>
            <w:r w:rsidDel="00000000" w:rsidR="00000000" w:rsidRPr="00000000">
              <w:rPr>
                <w:color w:val="000000"/>
                <w:rtl w:val="0"/>
              </w:rPr>
              <w:t xml:space="preserve">Hiển thị kết quả đăng ký</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486">
            <w:pPr>
              <w:spacing w:after="0" w:before="0" w:lineRule="auto"/>
              <w:jc w:val="center"/>
              <w:rPr>
                <w:b w:val="1"/>
                <w:color w:val="000000"/>
              </w:rPr>
            </w:pPr>
            <w:r w:rsidDel="00000000" w:rsidR="00000000" w:rsidRPr="00000000">
              <w:rPr>
                <w:b w:val="1"/>
                <w:color w:val="000000"/>
                <w:rtl w:val="0"/>
              </w:rPr>
              <w:t xml:space="preserve">Luồng thực thi mở rộng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8A">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8B">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8C">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8E">
            <w:pPr>
              <w:spacing w:after="0" w:before="0" w:lineRule="auto"/>
              <w:jc w:val="center"/>
              <w:rPr>
                <w:color w:val="000000"/>
              </w:rPr>
            </w:pPr>
            <w:r w:rsidDel="00000000" w:rsidR="00000000" w:rsidRPr="00000000">
              <w:rPr>
                <w:color w:val="000000"/>
                <w:rtl w:val="0"/>
              </w:rPr>
              <w:t xml:space="preserve">1a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8F">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90">
            <w:pPr>
              <w:spacing w:after="0" w:before="0" w:lineRule="auto"/>
              <w:rPr>
                <w:color w:val="000000"/>
              </w:rPr>
            </w:pPr>
            <w:r w:rsidDel="00000000" w:rsidR="00000000" w:rsidRPr="00000000">
              <w:rPr>
                <w:color w:val="000000"/>
                <w:rtl w:val="0"/>
              </w:rPr>
              <w:t xml:space="preserve">Kiểm tra người dùng đã đăng nhập trước đó chưa</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92">
            <w:pPr>
              <w:spacing w:after="0" w:before="0" w:lineRule="auto"/>
              <w:jc w:val="center"/>
              <w:rPr>
                <w:color w:val="000000"/>
              </w:rPr>
            </w:pPr>
            <w:r w:rsidDel="00000000" w:rsidR="00000000" w:rsidRPr="00000000">
              <w:rPr>
                <w:color w:val="000000"/>
                <w:rtl w:val="0"/>
              </w:rPr>
              <w:t xml:space="preserve">1b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93">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94">
            <w:pPr>
              <w:spacing w:after="0" w:before="0" w:lineRule="auto"/>
              <w:rPr>
                <w:color w:val="000000"/>
              </w:rPr>
            </w:pPr>
            <w:r w:rsidDel="00000000" w:rsidR="00000000" w:rsidRPr="00000000">
              <w:rPr>
                <w:color w:val="000000"/>
                <w:rtl w:val="0"/>
              </w:rPr>
              <w:t xml:space="preserve">Hiển thị thông báo nếu truy cập của người dùng không hợp lệ</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96">
            <w:pPr>
              <w:spacing w:after="0" w:before="0" w:lineRule="auto"/>
              <w:jc w:val="center"/>
              <w:rPr>
                <w:color w:val="000000"/>
              </w:rPr>
            </w:pPr>
            <w:r w:rsidDel="00000000" w:rsidR="00000000" w:rsidRPr="00000000">
              <w:rPr>
                <w:color w:val="000000"/>
                <w:rtl w:val="0"/>
              </w:rPr>
              <w:t xml:space="preserve">6a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7">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8">
            <w:pPr>
              <w:spacing w:after="0" w:before="0" w:lineRule="auto"/>
              <w:rPr>
                <w:color w:val="000000"/>
              </w:rPr>
            </w:pPr>
            <w:r w:rsidDel="00000000" w:rsidR="00000000" w:rsidRPr="00000000">
              <w:rPr>
                <w:color w:val="000000"/>
                <w:rtl w:val="0"/>
              </w:rPr>
              <w:t xml:space="preserve">Kiểm tra nội dung các trường cần sửa, kiểm tra tính hợp lệ của dữ liệu</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9A">
            <w:pPr>
              <w:spacing w:after="0" w:before="0" w:lineRule="auto"/>
              <w:jc w:val="center"/>
              <w:rPr>
                <w:color w:val="000000"/>
              </w:rPr>
            </w:pPr>
            <w:r w:rsidDel="00000000" w:rsidR="00000000" w:rsidRPr="00000000">
              <w:rPr>
                <w:color w:val="000000"/>
                <w:rtl w:val="0"/>
              </w:rPr>
              <w:t xml:space="preserve">6b</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B">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C">
            <w:pPr>
              <w:spacing w:after="0" w:before="0" w:lineRule="auto"/>
              <w:rPr>
                <w:color w:val="000000"/>
              </w:rPr>
            </w:pPr>
            <w:r w:rsidDel="00000000" w:rsidR="00000000" w:rsidRPr="00000000">
              <w:rPr>
                <w:color w:val="000000"/>
                <w:rtl w:val="0"/>
              </w:rPr>
              <w:t xml:space="preserve">Đóng gói dữ liệu</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9E">
            <w:pPr>
              <w:spacing w:after="0" w:before="0" w:lineRule="auto"/>
              <w:jc w:val="center"/>
              <w:rPr>
                <w:color w:val="000000"/>
              </w:rPr>
            </w:pPr>
            <w:r w:rsidDel="00000000" w:rsidR="00000000" w:rsidRPr="00000000">
              <w:rPr>
                <w:color w:val="000000"/>
                <w:rtl w:val="0"/>
              </w:rPr>
              <w:t xml:space="preserve">7a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9F">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0">
            <w:pPr>
              <w:spacing w:after="0" w:before="0" w:lineRule="auto"/>
              <w:rPr>
                <w:color w:val="000000"/>
              </w:rPr>
            </w:pPr>
            <w:r w:rsidDel="00000000" w:rsidR="00000000" w:rsidRPr="00000000">
              <w:rPr>
                <w:color w:val="000000"/>
                <w:rtl w:val="0"/>
              </w:rPr>
              <w:t xml:space="preserve">Hiển thị icon “Xin hãy đợi”</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2">
            <w:pPr>
              <w:spacing w:after="0" w:before="0" w:lineRule="auto"/>
              <w:jc w:val="center"/>
              <w:rPr>
                <w:color w:val="000000"/>
              </w:rPr>
            </w:pPr>
            <w:r w:rsidDel="00000000" w:rsidR="00000000" w:rsidRPr="00000000">
              <w:rPr>
                <w:color w:val="000000"/>
                <w:rtl w:val="0"/>
              </w:rPr>
              <w:t xml:space="preserve">7b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3">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4">
            <w:pPr>
              <w:spacing w:after="0" w:before="0" w:lineRule="auto"/>
              <w:rPr>
                <w:color w:val="000000"/>
              </w:rPr>
            </w:pPr>
            <w:r w:rsidDel="00000000" w:rsidR="00000000" w:rsidRPr="00000000">
              <w:rPr>
                <w:color w:val="000000"/>
                <w:rtl w:val="0"/>
              </w:rPr>
              <w:t xml:space="preserve">Kiểm tra thông tin, kiểm tra SQL Injection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6">
            <w:pPr>
              <w:spacing w:after="0" w:before="0" w:lineRule="auto"/>
              <w:jc w:val="center"/>
              <w:rPr>
                <w:color w:val="000000"/>
              </w:rPr>
            </w:pPr>
            <w:r w:rsidDel="00000000" w:rsidR="00000000" w:rsidRPr="00000000">
              <w:rPr>
                <w:color w:val="000000"/>
                <w:rtl w:val="0"/>
              </w:rPr>
              <w:t xml:space="preserve">10a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7">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8">
            <w:pPr>
              <w:spacing w:after="0" w:before="0" w:lineRule="auto"/>
              <w:rPr>
                <w:color w:val="000000"/>
              </w:rPr>
            </w:pPr>
            <w:r w:rsidDel="00000000" w:rsidR="00000000" w:rsidRPr="00000000">
              <w:rPr>
                <w:color w:val="000000"/>
                <w:rtl w:val="0"/>
              </w:rPr>
              <w:t xml:space="preserve">Hiển thị thông báo nếu không Thực thi được truy vấn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A">
            <w:pPr>
              <w:spacing w:after="0" w:before="0" w:lineRule="auto"/>
              <w:jc w:val="center"/>
              <w:rPr>
                <w:color w:val="000000"/>
              </w:rPr>
            </w:pPr>
            <w:r w:rsidDel="00000000" w:rsidR="00000000" w:rsidRPr="00000000">
              <w:rPr>
                <w:color w:val="000000"/>
                <w:rtl w:val="0"/>
              </w:rPr>
              <w:t xml:space="preserve">12a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B">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C">
            <w:pPr>
              <w:spacing w:after="0" w:before="0" w:lineRule="auto"/>
              <w:rPr>
                <w:color w:val="000000"/>
              </w:rPr>
            </w:pPr>
            <w:r w:rsidDel="00000000" w:rsidR="00000000" w:rsidRPr="00000000">
              <w:rPr>
                <w:color w:val="000000"/>
                <w:rtl w:val="0"/>
              </w:rPr>
              <w:t xml:space="preserve">Lấy mã ID của học phần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E">
            <w:pPr>
              <w:spacing w:after="0" w:before="0" w:lineRule="auto"/>
              <w:jc w:val="center"/>
              <w:rPr>
                <w:color w:val="000000"/>
              </w:rPr>
            </w:pPr>
            <w:r w:rsidDel="00000000" w:rsidR="00000000" w:rsidRPr="00000000">
              <w:rPr>
                <w:color w:val="000000"/>
                <w:rtl w:val="0"/>
              </w:rPr>
              <w:t xml:space="preserve">12b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AF">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0">
            <w:pPr>
              <w:spacing w:after="0" w:before="0" w:lineRule="auto"/>
              <w:rPr>
                <w:color w:val="000000"/>
              </w:rPr>
            </w:pPr>
            <w:r w:rsidDel="00000000" w:rsidR="00000000" w:rsidRPr="00000000">
              <w:rPr>
                <w:color w:val="000000"/>
                <w:rtl w:val="0"/>
              </w:rPr>
              <w:t xml:space="preserve">Gửi thông tin học phần lên server</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2">
            <w:pPr>
              <w:spacing w:after="0" w:before="0" w:lineRule="auto"/>
              <w:jc w:val="center"/>
              <w:rPr>
                <w:color w:val="000000"/>
              </w:rPr>
            </w:pPr>
            <w:r w:rsidDel="00000000" w:rsidR="00000000" w:rsidRPr="00000000">
              <w:rPr>
                <w:color w:val="000000"/>
                <w:rtl w:val="0"/>
              </w:rPr>
              <w:t xml:space="preserve">13a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3">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4">
            <w:pPr>
              <w:spacing w:after="0" w:before="0" w:lineRule="auto"/>
              <w:rPr>
                <w:color w:val="000000"/>
              </w:rPr>
            </w:pPr>
            <w:r w:rsidDel="00000000" w:rsidR="00000000" w:rsidRPr="00000000">
              <w:rPr>
                <w:color w:val="000000"/>
                <w:rtl w:val="0"/>
              </w:rPr>
              <w:t xml:space="preserve">Kiểm tra tính hợp lệ của thông tin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6">
            <w:pPr>
              <w:spacing w:after="0" w:before="0" w:lineRule="auto"/>
              <w:jc w:val="center"/>
              <w:rPr>
                <w:color w:val="000000"/>
              </w:rPr>
            </w:pPr>
            <w:r w:rsidDel="00000000" w:rsidR="00000000" w:rsidRPr="00000000">
              <w:rPr>
                <w:color w:val="000000"/>
                <w:rtl w:val="0"/>
              </w:rPr>
              <w:t xml:space="preserve">13b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7">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8">
            <w:pPr>
              <w:spacing w:after="0" w:before="0" w:lineRule="auto"/>
              <w:rPr>
                <w:color w:val="000000"/>
              </w:rPr>
            </w:pPr>
            <w:r w:rsidDel="00000000" w:rsidR="00000000" w:rsidRPr="00000000">
              <w:rPr>
                <w:color w:val="000000"/>
                <w:rtl w:val="0"/>
              </w:rPr>
              <w:t xml:space="preserve">Trả về lỗi nếu truy vấn không thành công</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A">
            <w:pPr>
              <w:spacing w:after="0" w:before="0" w:lineRule="auto"/>
              <w:jc w:val="center"/>
              <w:rPr>
                <w:color w:val="000000"/>
              </w:rPr>
            </w:pPr>
            <w:r w:rsidDel="00000000" w:rsidR="00000000" w:rsidRPr="00000000">
              <w:rPr>
                <w:color w:val="000000"/>
                <w:rtl w:val="0"/>
              </w:rPr>
              <w:t xml:space="preserve">14a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B">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C">
            <w:pPr>
              <w:spacing w:after="0" w:before="0" w:lineRule="auto"/>
              <w:rPr>
                <w:color w:val="000000"/>
              </w:rPr>
            </w:pPr>
            <w:r w:rsidDel="00000000" w:rsidR="00000000" w:rsidRPr="00000000">
              <w:rPr>
                <w:color w:val="000000"/>
                <w:rtl w:val="0"/>
              </w:rPr>
              <w:t xml:space="preserve">Hiển thị lỗi nếu đăng ký không thành công</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BE">
            <w:pPr>
              <w:spacing w:after="0" w:before="0" w:lineRule="auto"/>
              <w:rPr>
                <w:b w:val="1"/>
                <w:color w:val="000000"/>
              </w:rPr>
            </w:pPr>
            <w:r w:rsidDel="00000000" w:rsidR="00000000" w:rsidRPr="00000000">
              <w:rPr>
                <w:b w:val="1"/>
                <w:color w:val="000000"/>
                <w:rtl w:val="0"/>
              </w:rPr>
              <w:t xml:space="preserve">Điều kiện sau</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F">
            <w:pPr>
              <w:spacing w:after="0" w:before="0" w:lineRule="auto"/>
              <w:rPr>
                <w:color w:val="000000"/>
              </w:rPr>
            </w:pPr>
            <w:r w:rsidDel="00000000" w:rsidR="00000000" w:rsidRPr="00000000">
              <w:rPr>
                <w:rtl w:val="0"/>
              </w:rPr>
              <w:t xml:space="preserve">Không</w:t>
            </w:r>
            <w:r w:rsidDel="00000000" w:rsidR="00000000" w:rsidRPr="00000000">
              <w:rPr>
                <w:rtl w:val="0"/>
              </w:rPr>
            </w:r>
          </w:p>
        </w:tc>
      </w:tr>
    </w:tbl>
    <w:p w:rsidR="00000000" w:rsidDel="00000000" w:rsidP="00000000" w:rsidRDefault="00000000" w:rsidRPr="00000000" w14:paraId="000004C2">
      <w:pPr>
        <w:pStyle w:val="Heading5"/>
        <w:numPr>
          <w:ilvl w:val="4"/>
          <w:numId w:val="10"/>
        </w:numPr>
        <w:ind w:left="0" w:firstLine="0"/>
        <w:rPr/>
      </w:pPr>
      <w:r w:rsidDel="00000000" w:rsidR="00000000" w:rsidRPr="00000000">
        <w:rPr>
          <w:rtl w:val="0"/>
        </w:rPr>
        <w:t xml:space="preserve">Mô tả dữ liệu đầu vào của trường học phần</w:t>
      </w:r>
    </w:p>
    <w:p w:rsidR="00000000" w:rsidDel="00000000" w:rsidP="00000000" w:rsidRDefault="00000000" w:rsidRPr="00000000" w14:paraId="000004C3">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06ipza" w:id="54"/>
      <w:bookmarkEnd w: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13 Mô tả dữ liệu Đăng ký học phần</w:t>
      </w:r>
    </w:p>
    <w:tbl>
      <w:tblPr>
        <w:tblStyle w:val="Table17"/>
        <w:tblW w:w="96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150"/>
        <w:gridCol w:w="1846"/>
        <w:gridCol w:w="1277"/>
        <w:gridCol w:w="1839"/>
        <w:gridCol w:w="1842"/>
        <w:tblGridChange w:id="0">
          <w:tblGrid>
            <w:gridCol w:w="679"/>
            <w:gridCol w:w="2150"/>
            <w:gridCol w:w="1846"/>
            <w:gridCol w:w="1277"/>
            <w:gridCol w:w="1839"/>
            <w:gridCol w:w="1842"/>
          </w:tblGrid>
        </w:tblGridChange>
      </w:tblGrid>
      <w:tr>
        <w:trPr>
          <w:trHeight w:val="420" w:hRule="atLeast"/>
        </w:trPr>
        <w:tc>
          <w:tcPr/>
          <w:p w:rsidR="00000000" w:rsidDel="00000000" w:rsidP="00000000" w:rsidRDefault="00000000" w:rsidRPr="00000000" w14:paraId="000004C4">
            <w:pPr>
              <w:spacing w:after="0" w:before="0" w:lineRule="auto"/>
              <w:rPr/>
            </w:pPr>
            <w:r w:rsidDel="00000000" w:rsidR="00000000" w:rsidRPr="00000000">
              <w:rPr>
                <w:rtl w:val="0"/>
              </w:rPr>
              <w:t xml:space="preserve">STT</w:t>
            </w:r>
          </w:p>
        </w:tc>
        <w:tc>
          <w:tcPr/>
          <w:p w:rsidR="00000000" w:rsidDel="00000000" w:rsidP="00000000" w:rsidRDefault="00000000" w:rsidRPr="00000000" w14:paraId="000004C5">
            <w:pPr>
              <w:spacing w:after="0" w:before="0" w:lineRule="auto"/>
              <w:rPr/>
            </w:pPr>
            <w:r w:rsidDel="00000000" w:rsidR="00000000" w:rsidRPr="00000000">
              <w:rPr>
                <w:rtl w:val="0"/>
              </w:rPr>
              <w:t xml:space="preserve">Trường Dữ Liệu</w:t>
            </w:r>
          </w:p>
        </w:tc>
        <w:tc>
          <w:tcPr/>
          <w:p w:rsidR="00000000" w:rsidDel="00000000" w:rsidP="00000000" w:rsidRDefault="00000000" w:rsidRPr="00000000" w14:paraId="000004C6">
            <w:pPr>
              <w:spacing w:after="0" w:before="0" w:lineRule="auto"/>
              <w:rPr/>
            </w:pPr>
            <w:r w:rsidDel="00000000" w:rsidR="00000000" w:rsidRPr="00000000">
              <w:rPr>
                <w:rtl w:val="0"/>
              </w:rPr>
              <w:t xml:space="preserve">Mô Tả</w:t>
            </w:r>
          </w:p>
        </w:tc>
        <w:tc>
          <w:tcPr/>
          <w:p w:rsidR="00000000" w:rsidDel="00000000" w:rsidP="00000000" w:rsidRDefault="00000000" w:rsidRPr="00000000" w14:paraId="000004C7">
            <w:pPr>
              <w:spacing w:after="0" w:before="0" w:lineRule="auto"/>
              <w:rPr/>
            </w:pPr>
            <w:r w:rsidDel="00000000" w:rsidR="00000000" w:rsidRPr="00000000">
              <w:rPr>
                <w:rtl w:val="0"/>
              </w:rPr>
              <w:t xml:space="preserve">Bắt Buộc</w:t>
            </w:r>
          </w:p>
        </w:tc>
        <w:tc>
          <w:tcPr/>
          <w:p w:rsidR="00000000" w:rsidDel="00000000" w:rsidP="00000000" w:rsidRDefault="00000000" w:rsidRPr="00000000" w14:paraId="000004C8">
            <w:pPr>
              <w:spacing w:after="0" w:before="0" w:lineRule="auto"/>
              <w:rPr/>
            </w:pPr>
            <w:r w:rsidDel="00000000" w:rsidR="00000000" w:rsidRPr="00000000">
              <w:rPr>
                <w:rtl w:val="0"/>
              </w:rPr>
              <w:t xml:space="preserve">Điều Kiện Hợp Lệ </w:t>
            </w:r>
          </w:p>
        </w:tc>
        <w:tc>
          <w:tcPr/>
          <w:p w:rsidR="00000000" w:rsidDel="00000000" w:rsidP="00000000" w:rsidRDefault="00000000" w:rsidRPr="00000000" w14:paraId="000004C9">
            <w:pPr>
              <w:spacing w:after="0" w:before="0" w:lineRule="auto"/>
              <w:rPr/>
            </w:pPr>
            <w:r w:rsidDel="00000000" w:rsidR="00000000" w:rsidRPr="00000000">
              <w:rPr>
                <w:rtl w:val="0"/>
              </w:rPr>
              <w:t xml:space="preserve">Ví Dụ</w:t>
            </w:r>
          </w:p>
        </w:tc>
      </w:tr>
      <w:tr>
        <w:tc>
          <w:tcPr/>
          <w:p w:rsidR="00000000" w:rsidDel="00000000" w:rsidP="00000000" w:rsidRDefault="00000000" w:rsidRPr="00000000" w14:paraId="000004CA">
            <w:pPr>
              <w:spacing w:after="0" w:before="0" w:lineRule="auto"/>
              <w:rPr/>
            </w:pPr>
            <w:r w:rsidDel="00000000" w:rsidR="00000000" w:rsidRPr="00000000">
              <w:rPr>
                <w:rtl w:val="0"/>
              </w:rPr>
              <w:t xml:space="preserve">1</w:t>
            </w:r>
          </w:p>
        </w:tc>
        <w:tc>
          <w:tcPr/>
          <w:p w:rsidR="00000000" w:rsidDel="00000000" w:rsidP="00000000" w:rsidRDefault="00000000" w:rsidRPr="00000000" w14:paraId="000004CB">
            <w:pPr>
              <w:spacing w:after="0" w:before="0" w:lineRule="auto"/>
              <w:rPr/>
            </w:pPr>
            <w:r w:rsidDel="00000000" w:rsidR="00000000" w:rsidRPr="00000000">
              <w:rPr>
                <w:rtl w:val="0"/>
              </w:rPr>
              <w:t xml:space="preserve">Mã học phần</w:t>
            </w:r>
          </w:p>
        </w:tc>
        <w:tc>
          <w:tcPr/>
          <w:p w:rsidR="00000000" w:rsidDel="00000000" w:rsidP="00000000" w:rsidRDefault="00000000" w:rsidRPr="00000000" w14:paraId="000004CC">
            <w:pPr>
              <w:spacing w:after="0" w:before="0" w:lineRule="auto"/>
              <w:rPr/>
            </w:pPr>
            <w:r w:rsidDel="00000000" w:rsidR="00000000" w:rsidRPr="00000000">
              <w:rPr>
                <w:rtl w:val="0"/>
              </w:rPr>
            </w:r>
          </w:p>
        </w:tc>
        <w:tc>
          <w:tcPr/>
          <w:p w:rsidR="00000000" w:rsidDel="00000000" w:rsidP="00000000" w:rsidRDefault="00000000" w:rsidRPr="00000000" w14:paraId="000004CD">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CE">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4CF">
            <w:pPr>
              <w:spacing w:after="0" w:before="0" w:lineRule="auto"/>
              <w:rPr/>
            </w:pPr>
            <w:r w:rsidDel="00000000" w:rsidR="00000000" w:rsidRPr="00000000">
              <w:rPr>
                <w:rtl w:val="0"/>
              </w:rPr>
              <w:t xml:space="preserve">MI1110</w:t>
            </w:r>
          </w:p>
        </w:tc>
      </w:tr>
      <w:tr>
        <w:tc>
          <w:tcPr/>
          <w:p w:rsidR="00000000" w:rsidDel="00000000" w:rsidP="00000000" w:rsidRDefault="00000000" w:rsidRPr="00000000" w14:paraId="000004D0">
            <w:pPr>
              <w:spacing w:after="0" w:before="0" w:lineRule="auto"/>
              <w:rPr/>
            </w:pPr>
            <w:r w:rsidDel="00000000" w:rsidR="00000000" w:rsidRPr="00000000">
              <w:rPr>
                <w:rtl w:val="0"/>
              </w:rPr>
              <w:t xml:space="preserve">2</w:t>
            </w:r>
          </w:p>
        </w:tc>
        <w:tc>
          <w:tcPr/>
          <w:p w:rsidR="00000000" w:rsidDel="00000000" w:rsidP="00000000" w:rsidRDefault="00000000" w:rsidRPr="00000000" w14:paraId="000004D1">
            <w:pPr>
              <w:spacing w:after="0" w:before="0" w:lineRule="auto"/>
              <w:rPr/>
            </w:pPr>
            <w:r w:rsidDel="00000000" w:rsidR="00000000" w:rsidRPr="00000000">
              <w:rPr>
                <w:rtl w:val="0"/>
              </w:rPr>
              <w:t xml:space="preserve">Tên học phần</w:t>
            </w:r>
          </w:p>
        </w:tc>
        <w:tc>
          <w:tcPr/>
          <w:p w:rsidR="00000000" w:rsidDel="00000000" w:rsidP="00000000" w:rsidRDefault="00000000" w:rsidRPr="00000000" w14:paraId="000004D2">
            <w:pPr>
              <w:spacing w:after="0" w:before="0" w:lineRule="auto"/>
              <w:rPr/>
            </w:pPr>
            <w:r w:rsidDel="00000000" w:rsidR="00000000" w:rsidRPr="00000000">
              <w:rPr>
                <w:rtl w:val="0"/>
              </w:rPr>
            </w:r>
          </w:p>
        </w:tc>
        <w:tc>
          <w:tcPr/>
          <w:p w:rsidR="00000000" w:rsidDel="00000000" w:rsidP="00000000" w:rsidRDefault="00000000" w:rsidRPr="00000000" w14:paraId="000004D3">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D4">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4D5">
            <w:pPr>
              <w:spacing w:after="0" w:before="0" w:lineRule="auto"/>
              <w:rPr/>
            </w:pPr>
            <w:r w:rsidDel="00000000" w:rsidR="00000000" w:rsidRPr="00000000">
              <w:rPr>
                <w:rtl w:val="0"/>
              </w:rPr>
              <w:t xml:space="preserve">Giải tích I</w:t>
            </w:r>
          </w:p>
        </w:tc>
      </w:tr>
      <w:tr>
        <w:tc>
          <w:tcPr/>
          <w:p w:rsidR="00000000" w:rsidDel="00000000" w:rsidP="00000000" w:rsidRDefault="00000000" w:rsidRPr="00000000" w14:paraId="000004D6">
            <w:pPr>
              <w:spacing w:after="0" w:before="0" w:lineRule="auto"/>
              <w:rPr/>
            </w:pPr>
            <w:r w:rsidDel="00000000" w:rsidR="00000000" w:rsidRPr="00000000">
              <w:rPr>
                <w:rtl w:val="0"/>
              </w:rPr>
              <w:t xml:space="preserve">3</w:t>
            </w:r>
          </w:p>
        </w:tc>
        <w:tc>
          <w:tcPr/>
          <w:p w:rsidR="00000000" w:rsidDel="00000000" w:rsidP="00000000" w:rsidRDefault="00000000" w:rsidRPr="00000000" w14:paraId="000004D7">
            <w:pPr>
              <w:spacing w:after="0" w:before="0" w:lineRule="auto"/>
              <w:rPr/>
            </w:pPr>
            <w:r w:rsidDel="00000000" w:rsidR="00000000" w:rsidRPr="00000000">
              <w:rPr>
                <w:rtl w:val="0"/>
              </w:rPr>
              <w:t xml:space="preserve">Khoa viện</w:t>
            </w:r>
          </w:p>
        </w:tc>
        <w:tc>
          <w:tcPr/>
          <w:p w:rsidR="00000000" w:rsidDel="00000000" w:rsidP="00000000" w:rsidRDefault="00000000" w:rsidRPr="00000000" w14:paraId="000004D8">
            <w:pPr>
              <w:spacing w:after="0" w:before="0" w:lineRule="auto"/>
              <w:rPr/>
            </w:pPr>
            <w:r w:rsidDel="00000000" w:rsidR="00000000" w:rsidRPr="00000000">
              <w:rPr>
                <w:rtl w:val="0"/>
              </w:rPr>
              <w:t xml:space="preserve">Lựa chọn </w:t>
            </w:r>
          </w:p>
        </w:tc>
        <w:tc>
          <w:tcPr/>
          <w:p w:rsidR="00000000" w:rsidDel="00000000" w:rsidP="00000000" w:rsidRDefault="00000000" w:rsidRPr="00000000" w14:paraId="000004D9">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DA">
            <w:pPr>
              <w:spacing w:after="0" w:before="0" w:lineRule="auto"/>
              <w:rPr/>
            </w:pPr>
            <w:r w:rsidDel="00000000" w:rsidR="00000000" w:rsidRPr="00000000">
              <w:rPr>
                <w:rtl w:val="0"/>
              </w:rPr>
              <w:t xml:space="preserve">Kiểu enum</w:t>
            </w:r>
          </w:p>
        </w:tc>
        <w:tc>
          <w:tcPr/>
          <w:p w:rsidR="00000000" w:rsidDel="00000000" w:rsidP="00000000" w:rsidRDefault="00000000" w:rsidRPr="00000000" w14:paraId="000004DB">
            <w:pPr>
              <w:spacing w:after="0" w:before="0" w:lineRule="auto"/>
              <w:rPr/>
            </w:pPr>
            <w:r w:rsidDel="00000000" w:rsidR="00000000" w:rsidRPr="00000000">
              <w:rPr>
                <w:rtl w:val="0"/>
              </w:rPr>
              <w:t xml:space="preserve">1 ứng với viện CNTT</w:t>
            </w:r>
          </w:p>
        </w:tc>
      </w:tr>
      <w:tr>
        <w:tc>
          <w:tcPr/>
          <w:p w:rsidR="00000000" w:rsidDel="00000000" w:rsidP="00000000" w:rsidRDefault="00000000" w:rsidRPr="00000000" w14:paraId="000004DC">
            <w:pPr>
              <w:spacing w:after="0" w:before="0" w:lineRule="auto"/>
              <w:rPr/>
            </w:pPr>
            <w:r w:rsidDel="00000000" w:rsidR="00000000" w:rsidRPr="00000000">
              <w:rPr>
                <w:rtl w:val="0"/>
              </w:rPr>
              <w:t xml:space="preserve">4</w:t>
            </w:r>
          </w:p>
        </w:tc>
        <w:tc>
          <w:tcPr/>
          <w:p w:rsidR="00000000" w:rsidDel="00000000" w:rsidP="00000000" w:rsidRDefault="00000000" w:rsidRPr="00000000" w14:paraId="000004DD">
            <w:pPr>
              <w:spacing w:after="0" w:before="0" w:lineRule="auto"/>
              <w:rPr/>
            </w:pPr>
            <w:r w:rsidDel="00000000" w:rsidR="00000000" w:rsidRPr="00000000">
              <w:rPr>
                <w:rtl w:val="0"/>
              </w:rPr>
              <w:t xml:space="preserve">Số tín chỉ</w:t>
            </w:r>
          </w:p>
        </w:tc>
        <w:tc>
          <w:tcPr/>
          <w:p w:rsidR="00000000" w:rsidDel="00000000" w:rsidP="00000000" w:rsidRDefault="00000000" w:rsidRPr="00000000" w14:paraId="000004DE">
            <w:pPr>
              <w:spacing w:after="0" w:before="0" w:lineRule="auto"/>
              <w:rPr/>
            </w:pPr>
            <w:r w:rsidDel="00000000" w:rsidR="00000000" w:rsidRPr="00000000">
              <w:rPr>
                <w:rtl w:val="0"/>
              </w:rPr>
            </w:r>
          </w:p>
        </w:tc>
        <w:tc>
          <w:tcPr/>
          <w:p w:rsidR="00000000" w:rsidDel="00000000" w:rsidP="00000000" w:rsidRDefault="00000000" w:rsidRPr="00000000" w14:paraId="000004DF">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E0">
            <w:pPr>
              <w:spacing w:after="0" w:before="0" w:lineRule="auto"/>
              <w:rPr/>
            </w:pPr>
            <w:r w:rsidDel="00000000" w:rsidR="00000000" w:rsidRPr="00000000">
              <w:rPr>
                <w:rtl w:val="0"/>
              </w:rPr>
              <w:t xml:space="preserve">Là 1 số</w:t>
            </w:r>
          </w:p>
        </w:tc>
        <w:tc>
          <w:tcPr/>
          <w:p w:rsidR="00000000" w:rsidDel="00000000" w:rsidP="00000000" w:rsidRDefault="00000000" w:rsidRPr="00000000" w14:paraId="000004E1">
            <w:pPr>
              <w:spacing w:after="0" w:before="0" w:lineRule="auto"/>
              <w:rPr/>
            </w:pPr>
            <w:r w:rsidDel="00000000" w:rsidR="00000000" w:rsidRPr="00000000">
              <w:rPr>
                <w:rtl w:val="0"/>
              </w:rPr>
              <w:t xml:space="preserve">3</w:t>
            </w:r>
          </w:p>
        </w:tc>
      </w:tr>
      <w:tr>
        <w:tc>
          <w:tcPr/>
          <w:p w:rsidR="00000000" w:rsidDel="00000000" w:rsidP="00000000" w:rsidRDefault="00000000" w:rsidRPr="00000000" w14:paraId="000004E2">
            <w:pPr>
              <w:spacing w:after="0" w:before="0" w:lineRule="auto"/>
              <w:rPr/>
            </w:pPr>
            <w:r w:rsidDel="00000000" w:rsidR="00000000" w:rsidRPr="00000000">
              <w:rPr>
                <w:rtl w:val="0"/>
              </w:rPr>
              <w:t xml:space="preserve">5</w:t>
            </w:r>
          </w:p>
        </w:tc>
        <w:tc>
          <w:tcPr/>
          <w:p w:rsidR="00000000" w:rsidDel="00000000" w:rsidP="00000000" w:rsidRDefault="00000000" w:rsidRPr="00000000" w14:paraId="000004E3">
            <w:pPr>
              <w:spacing w:after="0" w:before="0" w:lineRule="auto"/>
              <w:rPr/>
            </w:pPr>
            <w:r w:rsidDel="00000000" w:rsidR="00000000" w:rsidRPr="00000000">
              <w:rPr>
                <w:rtl w:val="0"/>
              </w:rPr>
              <w:t xml:space="preserve">Số tín chỉ học phí</w:t>
            </w:r>
          </w:p>
        </w:tc>
        <w:tc>
          <w:tcPr/>
          <w:p w:rsidR="00000000" w:rsidDel="00000000" w:rsidP="00000000" w:rsidRDefault="00000000" w:rsidRPr="00000000" w14:paraId="000004E4">
            <w:pPr>
              <w:spacing w:after="0" w:before="0" w:lineRule="auto"/>
              <w:rPr/>
            </w:pPr>
            <w:r w:rsidDel="00000000" w:rsidR="00000000" w:rsidRPr="00000000">
              <w:rPr>
                <w:rtl w:val="0"/>
              </w:rPr>
            </w:r>
          </w:p>
        </w:tc>
        <w:tc>
          <w:tcPr/>
          <w:p w:rsidR="00000000" w:rsidDel="00000000" w:rsidP="00000000" w:rsidRDefault="00000000" w:rsidRPr="00000000" w14:paraId="000004E5">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E6">
            <w:pPr>
              <w:spacing w:after="0" w:before="0" w:lineRule="auto"/>
              <w:rPr/>
            </w:pPr>
            <w:r w:rsidDel="00000000" w:rsidR="00000000" w:rsidRPr="00000000">
              <w:rPr>
                <w:rtl w:val="0"/>
              </w:rPr>
              <w:t xml:space="preserve">Là 1 số</w:t>
            </w:r>
          </w:p>
        </w:tc>
        <w:tc>
          <w:tcPr/>
          <w:p w:rsidR="00000000" w:rsidDel="00000000" w:rsidP="00000000" w:rsidRDefault="00000000" w:rsidRPr="00000000" w14:paraId="000004E7">
            <w:pPr>
              <w:spacing w:after="0" w:before="0" w:lineRule="auto"/>
              <w:rPr/>
            </w:pPr>
            <w:r w:rsidDel="00000000" w:rsidR="00000000" w:rsidRPr="00000000">
              <w:rPr>
                <w:rtl w:val="0"/>
              </w:rPr>
              <w:t xml:space="preserve">4</w:t>
            </w:r>
          </w:p>
        </w:tc>
      </w:tr>
      <w:tr>
        <w:tc>
          <w:tcPr/>
          <w:p w:rsidR="00000000" w:rsidDel="00000000" w:rsidP="00000000" w:rsidRDefault="00000000" w:rsidRPr="00000000" w14:paraId="000004E8">
            <w:pPr>
              <w:spacing w:after="0" w:before="0" w:lineRule="auto"/>
              <w:rPr/>
            </w:pPr>
            <w:r w:rsidDel="00000000" w:rsidR="00000000" w:rsidRPr="00000000">
              <w:rPr>
                <w:rtl w:val="0"/>
              </w:rPr>
              <w:t xml:space="preserve">6</w:t>
            </w:r>
          </w:p>
        </w:tc>
        <w:tc>
          <w:tcPr/>
          <w:p w:rsidR="00000000" w:rsidDel="00000000" w:rsidP="00000000" w:rsidRDefault="00000000" w:rsidRPr="00000000" w14:paraId="000004E9">
            <w:pPr>
              <w:spacing w:after="0" w:before="0" w:lineRule="auto"/>
              <w:rPr/>
            </w:pPr>
            <w:r w:rsidDel="00000000" w:rsidR="00000000" w:rsidRPr="00000000">
              <w:rPr>
                <w:rtl w:val="0"/>
              </w:rPr>
              <w:t xml:space="preserve">Mô tả</w:t>
            </w:r>
          </w:p>
        </w:tc>
        <w:tc>
          <w:tcPr/>
          <w:p w:rsidR="00000000" w:rsidDel="00000000" w:rsidP="00000000" w:rsidRDefault="00000000" w:rsidRPr="00000000" w14:paraId="000004EA">
            <w:pPr>
              <w:spacing w:after="0" w:before="0" w:lineRule="auto"/>
              <w:rPr/>
            </w:pPr>
            <w:r w:rsidDel="00000000" w:rsidR="00000000" w:rsidRPr="00000000">
              <w:rPr>
                <w:rtl w:val="0"/>
              </w:rPr>
            </w:r>
          </w:p>
        </w:tc>
        <w:tc>
          <w:tcPr/>
          <w:p w:rsidR="00000000" w:rsidDel="00000000" w:rsidP="00000000" w:rsidRDefault="00000000" w:rsidRPr="00000000" w14:paraId="000004EB">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EC">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4ED">
            <w:pPr>
              <w:spacing w:after="0" w:before="0" w:lineRule="auto"/>
              <w:rPr/>
            </w:pPr>
            <w:r w:rsidDel="00000000" w:rsidR="00000000" w:rsidRPr="00000000">
              <w:rPr>
                <w:rtl w:val="0"/>
              </w:rPr>
              <w:t xml:space="preserve">“Mở nửa kỳ”</w:t>
            </w:r>
          </w:p>
        </w:tc>
      </w:tr>
      <w:tr>
        <w:tc>
          <w:tcPr/>
          <w:p w:rsidR="00000000" w:rsidDel="00000000" w:rsidP="00000000" w:rsidRDefault="00000000" w:rsidRPr="00000000" w14:paraId="000004EE">
            <w:pPr>
              <w:spacing w:after="0" w:before="0" w:lineRule="auto"/>
              <w:rPr/>
            </w:pPr>
            <w:r w:rsidDel="00000000" w:rsidR="00000000" w:rsidRPr="00000000">
              <w:rPr>
                <w:rtl w:val="0"/>
              </w:rPr>
              <w:t xml:space="preserve">7</w:t>
            </w:r>
          </w:p>
        </w:tc>
        <w:tc>
          <w:tcPr/>
          <w:p w:rsidR="00000000" w:rsidDel="00000000" w:rsidP="00000000" w:rsidRDefault="00000000" w:rsidRPr="00000000" w14:paraId="000004EF">
            <w:pPr>
              <w:spacing w:after="0" w:before="0" w:lineRule="auto"/>
              <w:rPr/>
            </w:pPr>
            <w:r w:rsidDel="00000000" w:rsidR="00000000" w:rsidRPr="00000000">
              <w:rPr>
                <w:rtl w:val="0"/>
              </w:rPr>
              <w:t xml:space="preserve">Trọng số</w:t>
            </w:r>
          </w:p>
        </w:tc>
        <w:tc>
          <w:tcPr/>
          <w:p w:rsidR="00000000" w:rsidDel="00000000" w:rsidP="00000000" w:rsidRDefault="00000000" w:rsidRPr="00000000" w14:paraId="000004F0">
            <w:pPr>
              <w:spacing w:after="0" w:before="0" w:lineRule="auto"/>
              <w:rPr/>
            </w:pPr>
            <w:r w:rsidDel="00000000" w:rsidR="00000000" w:rsidRPr="00000000">
              <w:rPr>
                <w:rtl w:val="0"/>
              </w:rPr>
            </w:r>
          </w:p>
        </w:tc>
        <w:tc>
          <w:tcPr/>
          <w:p w:rsidR="00000000" w:rsidDel="00000000" w:rsidP="00000000" w:rsidRDefault="00000000" w:rsidRPr="00000000" w14:paraId="000004F1">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4F2">
            <w:pPr>
              <w:spacing w:after="0" w:before="0" w:lineRule="auto"/>
              <w:rPr/>
            </w:pPr>
            <w:r w:rsidDel="00000000" w:rsidR="00000000" w:rsidRPr="00000000">
              <w:rPr>
                <w:rtl w:val="0"/>
              </w:rPr>
              <w:t xml:space="preserve">Là 1 số thập phân</w:t>
            </w:r>
          </w:p>
        </w:tc>
        <w:tc>
          <w:tcPr/>
          <w:p w:rsidR="00000000" w:rsidDel="00000000" w:rsidP="00000000" w:rsidRDefault="00000000" w:rsidRPr="00000000" w14:paraId="000004F3">
            <w:pPr>
              <w:spacing w:after="0" w:before="0" w:lineRule="auto"/>
              <w:rPr/>
            </w:pPr>
            <w:r w:rsidDel="00000000" w:rsidR="00000000" w:rsidRPr="00000000">
              <w:rPr>
                <w:rtl w:val="0"/>
              </w:rPr>
              <w:t xml:space="preserve">0.7</w:t>
            </w:r>
          </w:p>
        </w:tc>
      </w:tr>
    </w:tbl>
    <w:p w:rsidR="00000000" w:rsidDel="00000000" w:rsidP="00000000" w:rsidRDefault="00000000" w:rsidRPr="00000000" w14:paraId="000004F4">
      <w:pPr>
        <w:pStyle w:val="Heading5"/>
        <w:numPr>
          <w:ilvl w:val="4"/>
          <w:numId w:val="10"/>
        </w:numPr>
        <w:ind w:left="0" w:firstLine="0"/>
        <w:rPr/>
      </w:pPr>
      <w:r w:rsidDel="00000000" w:rsidR="00000000" w:rsidRPr="00000000">
        <w:rPr>
          <w:rtl w:val="0"/>
        </w:rPr>
        <w:t xml:space="preserve">Yêu cầu chức năng</w:t>
      </w:r>
    </w:p>
    <w:p w:rsidR="00000000" w:rsidDel="00000000" w:rsidP="00000000" w:rsidRDefault="00000000" w:rsidRPr="00000000" w14:paraId="000004F5">
      <w:pPr>
        <w:rPr/>
      </w:pPr>
      <w:r w:rsidDel="00000000" w:rsidR="00000000" w:rsidRPr="00000000">
        <w:rPr>
          <w:rtl w:val="0"/>
        </w:rPr>
        <w:t xml:space="preserve">Bước 1 hiển thị kết quả tìm kiếm, sau khi thực hiện tìm kiếm sẽ cho chọn học phần để đăng ký.</w:t>
      </w:r>
    </w:p>
    <w:p w:rsidR="00000000" w:rsidDel="00000000" w:rsidP="00000000" w:rsidRDefault="00000000" w:rsidRPr="00000000" w14:paraId="000004F6">
      <w:pPr>
        <w:rPr/>
      </w:pPr>
      <w:r w:rsidDel="00000000" w:rsidR="00000000" w:rsidRPr="00000000">
        <w:rPr>
          <w:rtl w:val="0"/>
        </w:rPr>
        <w:t xml:space="preserve">Hệ thống hoạt động chính xác, bảo đảm toàn vẹn dữ liệu và hiệu năng.</w:t>
      </w:r>
    </w:p>
    <w:p w:rsidR="00000000" w:rsidDel="00000000" w:rsidP="00000000" w:rsidRDefault="00000000" w:rsidRPr="00000000" w14:paraId="000004F7">
      <w:pPr>
        <w:pStyle w:val="Heading5"/>
        <w:numPr>
          <w:ilvl w:val="4"/>
          <w:numId w:val="10"/>
        </w:numPr>
        <w:ind w:left="0" w:firstLine="0"/>
        <w:rPr/>
      </w:pPr>
      <w:r w:rsidDel="00000000" w:rsidR="00000000" w:rsidRPr="00000000">
        <w:rPr>
          <w:rtl w:val="0"/>
        </w:rPr>
        <w:t xml:space="preserve">Mô tả biểu đồ hoạt động đăng ký học phần</w:t>
      </w:r>
    </w:p>
    <w:p w:rsidR="00000000" w:rsidDel="00000000" w:rsidP="00000000" w:rsidRDefault="00000000" w:rsidRPr="00000000" w14:paraId="000004F8">
      <w:pPr>
        <w:keepNext w:val="1"/>
        <w:rPr/>
      </w:pPr>
      <w:r w:rsidDel="00000000" w:rsidR="00000000" w:rsidRPr="00000000">
        <w:rPr/>
        <w:drawing>
          <wp:inline distB="0" distT="0" distL="0" distR="0">
            <wp:extent cx="5575935" cy="6689725"/>
            <wp:effectExtent b="0" l="0" r="0" t="0"/>
            <wp:docPr id="56"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5575935" cy="6689725"/>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4k668n3" w:id="55"/>
      <w:bookmarkEnd w: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15 Biểu đồ hoạt động đăng ký học phần</w:t>
      </w:r>
    </w:p>
    <w:p w:rsidR="00000000" w:rsidDel="00000000" w:rsidP="00000000" w:rsidRDefault="00000000" w:rsidRPr="00000000" w14:paraId="000004FA">
      <w:pPr>
        <w:pStyle w:val="Heading3"/>
        <w:numPr>
          <w:ilvl w:val="2"/>
          <w:numId w:val="10"/>
        </w:numPr>
        <w:ind w:left="0" w:firstLine="0"/>
        <w:rPr/>
      </w:pPr>
      <w:bookmarkStart w:colFirst="0" w:colLast="0" w:name="_2zbgiuw" w:id="56"/>
      <w:bookmarkEnd w:id="56"/>
      <w:r w:rsidDel="00000000" w:rsidR="00000000" w:rsidRPr="00000000">
        <w:rPr>
          <w:rtl w:val="0"/>
        </w:rPr>
        <w:t xml:space="preserve">Đặc tả use case đăng ký lớp học</w:t>
      </w:r>
    </w:p>
    <w:p w:rsidR="00000000" w:rsidDel="00000000" w:rsidP="00000000" w:rsidRDefault="00000000" w:rsidRPr="00000000" w14:paraId="000004FB">
      <w:pPr>
        <w:pStyle w:val="Heading5"/>
        <w:numPr>
          <w:ilvl w:val="4"/>
          <w:numId w:val="10"/>
        </w:numPr>
        <w:ind w:left="0" w:firstLine="0"/>
        <w:rPr/>
      </w:pPr>
      <w:r w:rsidDel="00000000" w:rsidR="00000000" w:rsidRPr="00000000">
        <w:rPr>
          <w:rtl w:val="0"/>
        </w:rPr>
        <w:t xml:space="preserve">Mô tả</w:t>
      </w:r>
    </w:p>
    <w:p w:rsidR="00000000" w:rsidDel="00000000" w:rsidP="00000000" w:rsidRDefault="00000000" w:rsidRPr="00000000" w14:paraId="000004FC">
      <w:pPr>
        <w:rPr/>
      </w:pPr>
      <w:r w:rsidDel="00000000" w:rsidR="00000000" w:rsidRPr="00000000">
        <w:rPr>
          <w:rtl w:val="0"/>
        </w:rPr>
        <w:t xml:space="preserve">Đây là phần hay bị treo nhất trong hệ thống, sinh viên thực hiện đăng ký lớp học cho kỳ học sắp tới</w:t>
      </w:r>
    </w:p>
    <w:p w:rsidR="00000000" w:rsidDel="00000000" w:rsidP="00000000" w:rsidRDefault="00000000" w:rsidRPr="00000000" w14:paraId="000004FD">
      <w:pPr>
        <w:pStyle w:val="Heading5"/>
        <w:numPr>
          <w:ilvl w:val="4"/>
          <w:numId w:val="10"/>
        </w:numPr>
        <w:ind w:left="0" w:firstLine="0"/>
        <w:rPr/>
      </w:pPr>
      <w:r w:rsidDel="00000000" w:rsidR="00000000" w:rsidRPr="00000000">
        <w:rPr>
          <w:rtl w:val="0"/>
        </w:rPr>
        <w:t xml:space="preserve">Luồng sự kiện và phát sinh</w:t>
      </w:r>
    </w:p>
    <w:p w:rsidR="00000000" w:rsidDel="00000000" w:rsidP="00000000" w:rsidRDefault="00000000" w:rsidRPr="00000000" w14:paraId="000004FE">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egqt2p"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14 Đặc tả use case đăng ký lớp học</w:t>
      </w:r>
    </w:p>
    <w:tbl>
      <w:tblPr>
        <w:tblStyle w:val="Table18"/>
        <w:tblW w:w="8931.0" w:type="dxa"/>
        <w:jc w:val="center"/>
        <w:tblLayout w:type="fixed"/>
        <w:tblLook w:val="0400"/>
      </w:tblPr>
      <w:tblGrid>
        <w:gridCol w:w="2127"/>
        <w:gridCol w:w="1984"/>
        <w:gridCol w:w="1985"/>
        <w:gridCol w:w="2835"/>
        <w:tblGridChange w:id="0">
          <w:tblGrid>
            <w:gridCol w:w="2127"/>
            <w:gridCol w:w="1984"/>
            <w:gridCol w:w="1985"/>
            <w:gridCol w:w="2835"/>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FF">
            <w:pPr>
              <w:spacing w:after="0" w:before="0" w:lineRule="auto"/>
              <w:rPr>
                <w:b w:val="1"/>
                <w:color w:val="000000"/>
              </w:rPr>
            </w:pPr>
            <w:r w:rsidDel="00000000" w:rsidR="00000000" w:rsidRPr="00000000">
              <w:rPr>
                <w:b w:val="1"/>
                <w:color w:val="000000"/>
                <w:rtl w:val="0"/>
              </w:rPr>
              <w:t xml:space="preserve">Mã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0">
            <w:pPr>
              <w:spacing w:after="0" w:before="0" w:lineRule="auto"/>
              <w:rPr>
                <w:color w:val="000000"/>
              </w:rPr>
            </w:pPr>
            <w:r w:rsidDel="00000000" w:rsidR="00000000" w:rsidRPr="00000000">
              <w:rPr>
                <w:color w:val="000000"/>
                <w:rtl w:val="0"/>
              </w:rPr>
              <w:t xml:space="preserve">UCDKL</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1">
            <w:pPr>
              <w:spacing w:after="0" w:before="0" w:lineRule="auto"/>
              <w:rPr>
                <w:b w:val="1"/>
                <w:color w:val="000000"/>
              </w:rPr>
            </w:pPr>
            <w:r w:rsidDel="00000000" w:rsidR="00000000" w:rsidRPr="00000000">
              <w:rPr>
                <w:b w:val="1"/>
                <w:color w:val="000000"/>
                <w:rtl w:val="0"/>
              </w:rPr>
              <w:t xml:space="preserve">Tên UseCase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2">
            <w:pPr>
              <w:spacing w:after="0" w:before="0" w:lineRule="auto"/>
              <w:rPr>
                <w:color w:val="000000"/>
              </w:rPr>
            </w:pPr>
            <w:r w:rsidDel="00000000" w:rsidR="00000000" w:rsidRPr="00000000">
              <w:rPr>
                <w:color w:val="000000"/>
                <w:rtl w:val="0"/>
              </w:rPr>
              <w:t xml:space="preserve">Đăng ký lớp học</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03">
            <w:pPr>
              <w:spacing w:after="0" w:before="0" w:lineRule="auto"/>
              <w:rPr>
                <w:b w:val="1"/>
                <w:color w:val="000000"/>
              </w:rPr>
            </w:pPr>
            <w:r w:rsidDel="00000000" w:rsidR="00000000" w:rsidRPr="00000000">
              <w:rPr>
                <w:b w:val="1"/>
                <w:color w:val="000000"/>
                <w:rtl w:val="0"/>
              </w:rPr>
              <w:t xml:space="preserve">Tác nhân</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4">
            <w:pPr>
              <w:spacing w:after="0" w:before="0" w:lineRule="auto"/>
              <w:rPr>
                <w:color w:val="000000"/>
              </w:rPr>
            </w:pPr>
            <w:r w:rsidDel="00000000" w:rsidR="00000000" w:rsidRPr="00000000">
              <w:rPr>
                <w:color w:val="000000"/>
                <w:rtl w:val="0"/>
              </w:rPr>
              <w:t xml:space="preserve">Sinh viên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07">
            <w:pPr>
              <w:spacing w:after="0" w:before="0" w:lineRule="auto"/>
              <w:rPr>
                <w:b w:val="1"/>
                <w:color w:val="000000"/>
              </w:rPr>
            </w:pPr>
            <w:r w:rsidDel="00000000" w:rsidR="00000000" w:rsidRPr="00000000">
              <w:rPr>
                <w:b w:val="1"/>
                <w:color w:val="000000"/>
                <w:rtl w:val="0"/>
              </w:rPr>
              <w:t xml:space="preserve">Điều kiện trước</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8">
            <w:pPr>
              <w:spacing w:after="0" w:before="0" w:lineRule="auto"/>
              <w:rPr>
                <w:color w:val="000000"/>
              </w:rPr>
            </w:pPr>
            <w:r w:rsidDel="00000000" w:rsidR="00000000" w:rsidRPr="00000000">
              <w:rPr>
                <w:color w:val="000000"/>
                <w:rtl w:val="0"/>
              </w:rPr>
              <w:t xml:space="preserve">Đăng nhập</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50B">
            <w:pPr>
              <w:spacing w:after="0" w:before="0" w:lineRule="auto"/>
              <w:jc w:val="center"/>
              <w:rPr>
                <w:b w:val="1"/>
                <w:color w:val="000000"/>
              </w:rPr>
            </w:pPr>
            <w:r w:rsidDel="00000000" w:rsidR="00000000" w:rsidRPr="00000000">
              <w:rPr>
                <w:b w:val="1"/>
                <w:color w:val="000000"/>
                <w:rtl w:val="0"/>
              </w:rPr>
              <w:t xml:space="preserve">Luồng thực thi chính</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0F">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510">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511">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13">
            <w:pPr>
              <w:spacing w:after="0" w:before="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4">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5">
            <w:pPr>
              <w:spacing w:after="0" w:before="0" w:lineRule="auto"/>
              <w:rPr>
                <w:color w:val="000000"/>
              </w:rPr>
            </w:pPr>
            <w:r w:rsidDel="00000000" w:rsidR="00000000" w:rsidRPr="00000000">
              <w:rPr>
                <w:color w:val="000000"/>
                <w:rtl w:val="0"/>
              </w:rPr>
              <w:t xml:space="preserve">Chọn giao diện Đăng ký lớp học</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17">
            <w:pPr>
              <w:spacing w:after="0" w:before="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8">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9">
            <w:pPr>
              <w:spacing w:after="0" w:before="0" w:lineRule="auto"/>
              <w:rPr>
                <w:color w:val="000000"/>
              </w:rPr>
            </w:pPr>
            <w:r w:rsidDel="00000000" w:rsidR="00000000" w:rsidRPr="00000000">
              <w:rPr>
                <w:color w:val="000000"/>
                <w:rtl w:val="0"/>
              </w:rPr>
              <w:t xml:space="preserve">Hiển thị giao diện Đăng ký lớp học</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1B">
            <w:pPr>
              <w:spacing w:after="0" w:before="0" w:lineRule="auto"/>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C">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D">
            <w:pPr>
              <w:spacing w:after="0" w:before="0" w:lineRule="auto"/>
              <w:rPr>
                <w:color w:val="000000"/>
              </w:rPr>
            </w:pPr>
            <w:r w:rsidDel="00000000" w:rsidR="00000000" w:rsidRPr="00000000">
              <w:rPr>
                <w:color w:val="000000"/>
                <w:rtl w:val="0"/>
              </w:rPr>
              <w:t xml:space="preserve">Nhập các thông tin học phần cần tìm</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1F">
            <w:pPr>
              <w:spacing w:after="0" w:before="0" w:lineRule="auto"/>
              <w:jc w:val="center"/>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0">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1">
            <w:pPr>
              <w:spacing w:after="0" w:before="0" w:lineRule="auto"/>
              <w:rPr>
                <w:color w:val="000000"/>
              </w:rPr>
            </w:pPr>
            <w:r w:rsidDel="00000000" w:rsidR="00000000" w:rsidRPr="00000000">
              <w:rPr>
                <w:color w:val="000000"/>
                <w:rtl w:val="0"/>
              </w:rPr>
              <w:t xml:space="preserve">Lấy nội dung các trường cần tìm</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23">
            <w:pPr>
              <w:spacing w:after="0" w:before="0" w:lineRule="auto"/>
              <w:jc w:val="center"/>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4">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5">
            <w:pPr>
              <w:spacing w:after="0" w:before="0" w:lineRule="auto"/>
              <w:rPr>
                <w:color w:val="000000"/>
              </w:rPr>
            </w:pPr>
            <w:r w:rsidDel="00000000" w:rsidR="00000000" w:rsidRPr="00000000">
              <w:rPr>
                <w:color w:val="000000"/>
                <w:rtl w:val="0"/>
              </w:rPr>
              <w:t xml:space="preserve">Gửi thông tin lên server</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27">
            <w:pPr>
              <w:spacing w:after="0" w:before="0" w:lineRule="auto"/>
              <w:jc w:val="center"/>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8">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9">
            <w:pPr>
              <w:spacing w:after="0" w:before="0" w:lineRule="auto"/>
              <w:rPr>
                <w:color w:val="000000"/>
              </w:rPr>
            </w:pPr>
            <w:r w:rsidDel="00000000" w:rsidR="00000000" w:rsidRPr="00000000">
              <w:rPr>
                <w:color w:val="000000"/>
                <w:rtl w:val="0"/>
              </w:rPr>
              <w:t xml:space="preserve">Nhận thông tin, thực hiện truy vấn</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2B">
            <w:pPr>
              <w:spacing w:after="0" w:before="0" w:lineRule="auto"/>
              <w:jc w:val="center"/>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C">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D">
            <w:pPr>
              <w:spacing w:after="0" w:before="0" w:lineRule="auto"/>
              <w:rPr>
                <w:color w:val="000000"/>
              </w:rPr>
            </w:pPr>
            <w:r w:rsidDel="00000000" w:rsidR="00000000" w:rsidRPr="00000000">
              <w:rPr>
                <w:color w:val="000000"/>
                <w:rtl w:val="0"/>
              </w:rPr>
              <w:t xml:space="preserve">Trả về kết quả truy vấn cho client</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2F">
            <w:pPr>
              <w:spacing w:after="0" w:before="0" w:lineRule="auto"/>
              <w:jc w:val="center"/>
              <w:rPr>
                <w:color w:val="000000"/>
              </w:rPr>
            </w:pPr>
            <w:r w:rsidDel="00000000" w:rsidR="00000000" w:rsidRPr="00000000">
              <w:rPr>
                <w:color w:val="000000"/>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0">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1">
            <w:pPr>
              <w:spacing w:after="0" w:before="0" w:lineRule="auto"/>
              <w:rPr>
                <w:color w:val="000000"/>
              </w:rPr>
            </w:pPr>
            <w:r w:rsidDel="00000000" w:rsidR="00000000" w:rsidRPr="00000000">
              <w:rPr>
                <w:color w:val="000000"/>
                <w:rtl w:val="0"/>
              </w:rPr>
              <w:t xml:space="preserve">Hiển thị danh sách Lớp học</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33">
            <w:pPr>
              <w:spacing w:after="0" w:before="0" w:lineRule="auto"/>
              <w:jc w:val="center"/>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4">
            <w:pPr>
              <w:spacing w:after="0" w:before="0" w:lineRule="auto"/>
              <w:rPr>
                <w:color w:val="000000"/>
              </w:rPr>
            </w:pPr>
            <w:r w:rsidDel="00000000" w:rsidR="00000000" w:rsidRPr="00000000">
              <w:rPr>
                <w:color w:val="000000"/>
                <w:rtl w:val="0"/>
              </w:rPr>
              <w:t xml:space="preserve">Sinh viên</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5">
            <w:pPr>
              <w:spacing w:after="0" w:before="0" w:lineRule="auto"/>
              <w:rPr>
                <w:color w:val="000000"/>
              </w:rPr>
            </w:pPr>
            <w:r w:rsidDel="00000000" w:rsidR="00000000" w:rsidRPr="00000000">
              <w:rPr>
                <w:color w:val="000000"/>
                <w:rtl w:val="0"/>
              </w:rPr>
              <w:t xml:space="preserve">Chọn lớp học đăng ký</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37">
            <w:pPr>
              <w:spacing w:after="0" w:before="0" w:lineRule="auto"/>
              <w:jc w:val="center"/>
              <w:rPr>
                <w:color w:val="000000"/>
              </w:rPr>
            </w:pPr>
            <w:r w:rsidDel="00000000" w:rsidR="00000000" w:rsidRPr="00000000">
              <w:rPr>
                <w:color w:val="000000"/>
                <w:rtl w:val="0"/>
              </w:rPr>
              <w:t xml:space="preserve">12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8">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9">
            <w:pPr>
              <w:spacing w:after="0" w:before="0" w:lineRule="auto"/>
              <w:rPr>
                <w:color w:val="000000"/>
              </w:rPr>
            </w:pPr>
            <w:r w:rsidDel="00000000" w:rsidR="00000000" w:rsidRPr="00000000">
              <w:rPr>
                <w:color w:val="000000"/>
                <w:rtl w:val="0"/>
              </w:rPr>
              <w:t xml:space="preserve">Gửi danh sách lớp học đăng ký lên server</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3B">
            <w:pPr>
              <w:spacing w:after="0" w:before="0" w:lineRule="auto"/>
              <w:jc w:val="center"/>
              <w:rPr>
                <w:color w:val="000000"/>
              </w:rPr>
            </w:pPr>
            <w:r w:rsidDel="00000000" w:rsidR="00000000" w:rsidRPr="00000000">
              <w:rPr>
                <w:color w:val="000000"/>
                <w:rtl w:val="0"/>
              </w:rPr>
              <w:t xml:space="preserve">13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C">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D">
            <w:pPr>
              <w:spacing w:after="0" w:before="0" w:lineRule="auto"/>
              <w:rPr>
                <w:color w:val="000000"/>
              </w:rPr>
            </w:pPr>
            <w:r w:rsidDel="00000000" w:rsidR="00000000" w:rsidRPr="00000000">
              <w:rPr>
                <w:color w:val="000000"/>
                <w:rtl w:val="0"/>
              </w:rPr>
              <w:t xml:space="preserve">Thực hiện truy vấn và trả kết quả về</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3F">
            <w:pPr>
              <w:spacing w:after="0" w:before="0" w:lineRule="auto"/>
              <w:jc w:val="center"/>
              <w:rPr>
                <w:color w:val="000000"/>
              </w:rPr>
            </w:pPr>
            <w:r w:rsidDel="00000000" w:rsidR="00000000" w:rsidRPr="00000000">
              <w:rPr>
                <w:color w:val="000000"/>
                <w:rtl w:val="0"/>
              </w:rPr>
              <w:t xml:space="preserve">14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40">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41">
            <w:pPr>
              <w:spacing w:after="0" w:before="0" w:lineRule="auto"/>
              <w:rPr>
                <w:color w:val="000000"/>
              </w:rPr>
            </w:pPr>
            <w:r w:rsidDel="00000000" w:rsidR="00000000" w:rsidRPr="00000000">
              <w:rPr>
                <w:color w:val="000000"/>
                <w:rtl w:val="0"/>
              </w:rPr>
              <w:t xml:space="preserve">Hiển thị kết quả đăng ký</w:t>
            </w:r>
          </w:p>
        </w:tc>
      </w:tr>
      <w:tr>
        <w:trPr>
          <w:trHeight w:val="340" w:hRule="atLeast"/>
        </w:trPr>
        <w:tc>
          <w:tcPr>
            <w:gridSpan w:val="4"/>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543">
            <w:pPr>
              <w:spacing w:after="0" w:before="0" w:lineRule="auto"/>
              <w:jc w:val="center"/>
              <w:rPr>
                <w:b w:val="1"/>
                <w:color w:val="000000"/>
              </w:rPr>
            </w:pPr>
            <w:r w:rsidDel="00000000" w:rsidR="00000000" w:rsidRPr="00000000">
              <w:rPr>
                <w:b w:val="1"/>
                <w:color w:val="000000"/>
                <w:rtl w:val="0"/>
              </w:rPr>
              <w:t xml:space="preserve">Luồng thực thi mở rộng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47">
            <w:pPr>
              <w:spacing w:after="0" w:before="0" w:lineRule="auto"/>
              <w:jc w:val="center"/>
              <w:rPr>
                <w:b w:val="1"/>
                <w:color w:val="000000"/>
              </w:rPr>
            </w:pPr>
            <w:r w:rsidDel="00000000" w:rsidR="00000000" w:rsidRPr="00000000">
              <w:rPr>
                <w:b w:val="1"/>
                <w:color w:val="000000"/>
                <w:rtl w:val="0"/>
              </w:rPr>
              <w:t xml:space="preserve">No.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548">
            <w:pPr>
              <w:spacing w:after="0" w:before="0" w:lineRule="auto"/>
              <w:jc w:val="center"/>
              <w:rPr>
                <w:b w:val="1"/>
                <w:color w:val="000000"/>
              </w:rPr>
            </w:pPr>
            <w:r w:rsidDel="00000000" w:rsidR="00000000" w:rsidRPr="00000000">
              <w:rPr>
                <w:b w:val="1"/>
                <w:color w:val="000000"/>
                <w:rtl w:val="0"/>
              </w:rPr>
              <w:t xml:space="preserve">Thực hiện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549">
            <w:pPr>
              <w:spacing w:after="0" w:before="0" w:lineRule="auto"/>
              <w:jc w:val="center"/>
              <w:rPr>
                <w:b w:val="1"/>
                <w:color w:val="000000"/>
              </w:rPr>
            </w:pPr>
            <w:r w:rsidDel="00000000" w:rsidR="00000000" w:rsidRPr="00000000">
              <w:rPr>
                <w:b w:val="1"/>
                <w:color w:val="000000"/>
                <w:rtl w:val="0"/>
              </w:rPr>
              <w:t xml:space="preserve">Hành động</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4B">
            <w:pPr>
              <w:spacing w:after="0" w:before="0" w:lineRule="auto"/>
              <w:jc w:val="center"/>
              <w:rPr>
                <w:color w:val="000000"/>
              </w:rPr>
            </w:pPr>
            <w:r w:rsidDel="00000000" w:rsidR="00000000" w:rsidRPr="00000000">
              <w:rPr>
                <w:color w:val="000000"/>
                <w:rtl w:val="0"/>
              </w:rPr>
              <w:t xml:space="preserve">1a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54C">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54D">
            <w:pPr>
              <w:spacing w:after="0" w:before="0" w:lineRule="auto"/>
              <w:rPr>
                <w:color w:val="000000"/>
              </w:rPr>
            </w:pPr>
            <w:r w:rsidDel="00000000" w:rsidR="00000000" w:rsidRPr="00000000">
              <w:rPr>
                <w:color w:val="000000"/>
                <w:rtl w:val="0"/>
              </w:rPr>
              <w:t xml:space="preserve">Kiểm tra người dùng đã đăng nhập trước đó chưa</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4F">
            <w:pPr>
              <w:spacing w:after="0" w:before="0" w:lineRule="auto"/>
              <w:jc w:val="center"/>
              <w:rPr>
                <w:color w:val="000000"/>
              </w:rPr>
            </w:pPr>
            <w:r w:rsidDel="00000000" w:rsidR="00000000" w:rsidRPr="00000000">
              <w:rPr>
                <w:color w:val="000000"/>
                <w:rtl w:val="0"/>
              </w:rPr>
              <w:t xml:space="preserve">1b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550">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551">
            <w:pPr>
              <w:spacing w:after="0" w:before="0" w:lineRule="auto"/>
              <w:rPr>
                <w:color w:val="000000"/>
              </w:rPr>
            </w:pPr>
            <w:r w:rsidDel="00000000" w:rsidR="00000000" w:rsidRPr="00000000">
              <w:rPr>
                <w:color w:val="000000"/>
                <w:rtl w:val="0"/>
              </w:rPr>
              <w:t xml:space="preserve">Hiển thị thông báo nếu truy cập của người dùng không hợp lệ</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53">
            <w:pPr>
              <w:spacing w:after="0" w:before="0" w:lineRule="auto"/>
              <w:jc w:val="center"/>
              <w:rPr>
                <w:color w:val="000000"/>
              </w:rPr>
            </w:pPr>
            <w:r w:rsidDel="00000000" w:rsidR="00000000" w:rsidRPr="00000000">
              <w:rPr>
                <w:color w:val="000000"/>
                <w:rtl w:val="0"/>
              </w:rPr>
              <w:t xml:space="preserve">6a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54">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55">
            <w:pPr>
              <w:spacing w:after="0" w:before="0" w:lineRule="auto"/>
              <w:rPr>
                <w:color w:val="000000"/>
              </w:rPr>
            </w:pPr>
            <w:r w:rsidDel="00000000" w:rsidR="00000000" w:rsidRPr="00000000">
              <w:rPr>
                <w:color w:val="000000"/>
                <w:rtl w:val="0"/>
              </w:rPr>
              <w:t xml:space="preserve">Kiểm tra nội dung các trường cần sửa, kiểm tra tính hợp lệ của dữ liệu</w:t>
            </w:r>
          </w:p>
        </w:tc>
      </w:tr>
      <w:tr>
        <w:trPr>
          <w:trHeight w:val="6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57">
            <w:pPr>
              <w:spacing w:after="0" w:before="0" w:lineRule="auto"/>
              <w:jc w:val="center"/>
              <w:rPr>
                <w:color w:val="000000"/>
              </w:rPr>
            </w:pPr>
            <w:r w:rsidDel="00000000" w:rsidR="00000000" w:rsidRPr="00000000">
              <w:rPr>
                <w:color w:val="000000"/>
                <w:rtl w:val="0"/>
              </w:rPr>
              <w:t xml:space="preserve">6b</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58">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59">
            <w:pPr>
              <w:spacing w:after="0" w:before="0" w:lineRule="auto"/>
              <w:rPr>
                <w:color w:val="000000"/>
              </w:rPr>
            </w:pPr>
            <w:r w:rsidDel="00000000" w:rsidR="00000000" w:rsidRPr="00000000">
              <w:rPr>
                <w:color w:val="000000"/>
                <w:rtl w:val="0"/>
              </w:rPr>
              <w:t xml:space="preserve">Đóng gói dữ liệu</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5B">
            <w:pPr>
              <w:spacing w:after="0" w:before="0" w:lineRule="auto"/>
              <w:jc w:val="center"/>
              <w:rPr>
                <w:color w:val="000000"/>
              </w:rPr>
            </w:pPr>
            <w:r w:rsidDel="00000000" w:rsidR="00000000" w:rsidRPr="00000000">
              <w:rPr>
                <w:color w:val="000000"/>
                <w:rtl w:val="0"/>
              </w:rPr>
              <w:t xml:space="preserve">7a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5C">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5D">
            <w:pPr>
              <w:spacing w:after="0" w:before="0" w:lineRule="auto"/>
              <w:rPr>
                <w:color w:val="000000"/>
              </w:rPr>
            </w:pPr>
            <w:r w:rsidDel="00000000" w:rsidR="00000000" w:rsidRPr="00000000">
              <w:rPr>
                <w:color w:val="000000"/>
                <w:rtl w:val="0"/>
              </w:rPr>
              <w:t xml:space="preserve">Hiển thị icon “Xin hãy đợi”</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5F">
            <w:pPr>
              <w:spacing w:after="0" w:before="0" w:lineRule="auto"/>
              <w:jc w:val="center"/>
              <w:rPr>
                <w:color w:val="000000"/>
              </w:rPr>
            </w:pPr>
            <w:r w:rsidDel="00000000" w:rsidR="00000000" w:rsidRPr="00000000">
              <w:rPr>
                <w:color w:val="000000"/>
                <w:rtl w:val="0"/>
              </w:rPr>
              <w:t xml:space="preserve">7b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0">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1">
            <w:pPr>
              <w:spacing w:after="0" w:before="0" w:lineRule="auto"/>
              <w:rPr>
                <w:color w:val="000000"/>
              </w:rPr>
            </w:pPr>
            <w:r w:rsidDel="00000000" w:rsidR="00000000" w:rsidRPr="00000000">
              <w:rPr>
                <w:color w:val="000000"/>
                <w:rtl w:val="0"/>
              </w:rPr>
              <w:t xml:space="preserve">Kiểm tra thông tin, kiểm tra SQL Injection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3">
            <w:pPr>
              <w:spacing w:after="0" w:before="0" w:lineRule="auto"/>
              <w:jc w:val="center"/>
              <w:rPr>
                <w:color w:val="000000"/>
              </w:rPr>
            </w:pPr>
            <w:r w:rsidDel="00000000" w:rsidR="00000000" w:rsidRPr="00000000">
              <w:rPr>
                <w:color w:val="000000"/>
                <w:rtl w:val="0"/>
              </w:rPr>
              <w:t xml:space="preserve">10a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4">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5">
            <w:pPr>
              <w:spacing w:after="0" w:before="0" w:lineRule="auto"/>
              <w:rPr>
                <w:color w:val="000000"/>
              </w:rPr>
            </w:pPr>
            <w:r w:rsidDel="00000000" w:rsidR="00000000" w:rsidRPr="00000000">
              <w:rPr>
                <w:color w:val="000000"/>
                <w:rtl w:val="0"/>
              </w:rPr>
              <w:t xml:space="preserve">Hiển thị thông báo nếu không Thực thi được truy vấn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7">
            <w:pPr>
              <w:spacing w:after="0" w:before="0" w:lineRule="auto"/>
              <w:jc w:val="center"/>
              <w:rPr>
                <w:color w:val="000000"/>
              </w:rPr>
            </w:pPr>
            <w:r w:rsidDel="00000000" w:rsidR="00000000" w:rsidRPr="00000000">
              <w:rPr>
                <w:color w:val="000000"/>
                <w:rtl w:val="0"/>
              </w:rPr>
              <w:t xml:space="preserve">12a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8">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9">
            <w:pPr>
              <w:spacing w:after="0" w:before="0" w:lineRule="auto"/>
              <w:rPr>
                <w:color w:val="000000"/>
              </w:rPr>
            </w:pPr>
            <w:r w:rsidDel="00000000" w:rsidR="00000000" w:rsidRPr="00000000">
              <w:rPr>
                <w:color w:val="000000"/>
                <w:rtl w:val="0"/>
              </w:rPr>
              <w:t xml:space="preserve">Lấy mã ID của học phần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B">
            <w:pPr>
              <w:spacing w:after="0" w:before="0" w:lineRule="auto"/>
              <w:jc w:val="center"/>
              <w:rPr>
                <w:color w:val="000000"/>
              </w:rPr>
            </w:pPr>
            <w:r w:rsidDel="00000000" w:rsidR="00000000" w:rsidRPr="00000000">
              <w:rPr>
                <w:color w:val="000000"/>
                <w:rtl w:val="0"/>
              </w:rPr>
              <w:t xml:space="preserve">12b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C">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D">
            <w:pPr>
              <w:spacing w:after="0" w:before="0" w:lineRule="auto"/>
              <w:rPr>
                <w:color w:val="000000"/>
              </w:rPr>
            </w:pPr>
            <w:r w:rsidDel="00000000" w:rsidR="00000000" w:rsidRPr="00000000">
              <w:rPr>
                <w:color w:val="000000"/>
                <w:rtl w:val="0"/>
              </w:rPr>
              <w:t xml:space="preserve">Gửi thông tin lớp học lên server</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F">
            <w:pPr>
              <w:spacing w:after="0" w:before="0" w:lineRule="auto"/>
              <w:jc w:val="center"/>
              <w:rPr>
                <w:color w:val="000000"/>
              </w:rPr>
            </w:pPr>
            <w:r w:rsidDel="00000000" w:rsidR="00000000" w:rsidRPr="00000000">
              <w:rPr>
                <w:color w:val="000000"/>
                <w:rtl w:val="0"/>
              </w:rPr>
              <w:t xml:space="preserve">13a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0">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1">
            <w:pPr>
              <w:spacing w:after="0" w:before="0" w:lineRule="auto"/>
              <w:rPr>
                <w:color w:val="000000"/>
              </w:rPr>
            </w:pPr>
            <w:r w:rsidDel="00000000" w:rsidR="00000000" w:rsidRPr="00000000">
              <w:rPr>
                <w:color w:val="000000"/>
                <w:rtl w:val="0"/>
              </w:rPr>
              <w:t xml:space="preserve">Kiểm tra tính hợp lệ của thông tin</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3">
            <w:pPr>
              <w:spacing w:after="0" w:before="0" w:lineRule="auto"/>
              <w:jc w:val="center"/>
              <w:rPr>
                <w:color w:val="000000"/>
              </w:rPr>
            </w:pPr>
            <w:r w:rsidDel="00000000" w:rsidR="00000000" w:rsidRPr="00000000">
              <w:rPr>
                <w:color w:val="000000"/>
                <w:rtl w:val="0"/>
              </w:rPr>
              <w:t xml:space="preserve">13b</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4">
            <w:pPr>
              <w:spacing w:after="0" w:before="0" w:lineRule="auto"/>
              <w:rPr>
                <w:color w:val="000000"/>
              </w:rPr>
            </w:pPr>
            <w:r w:rsidDel="00000000" w:rsidR="00000000" w:rsidRPr="00000000">
              <w:rPr>
                <w:color w:val="000000"/>
                <w:rtl w:val="0"/>
              </w:rPr>
              <w:t xml:space="preserve">Server</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5">
            <w:pPr>
              <w:spacing w:after="0" w:before="0" w:lineRule="auto"/>
              <w:rPr>
                <w:color w:val="000000"/>
              </w:rPr>
            </w:pPr>
            <w:r w:rsidDel="00000000" w:rsidR="00000000" w:rsidRPr="00000000">
              <w:rPr>
                <w:color w:val="000000"/>
                <w:rtl w:val="0"/>
              </w:rPr>
              <w:t xml:space="preserve">Trả về lỗi nếu truy vấn không thành công</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7">
            <w:pPr>
              <w:spacing w:after="0" w:before="0" w:lineRule="auto"/>
              <w:jc w:val="center"/>
              <w:rPr>
                <w:color w:val="000000"/>
              </w:rPr>
            </w:pPr>
            <w:r w:rsidDel="00000000" w:rsidR="00000000" w:rsidRPr="00000000">
              <w:rPr>
                <w:color w:val="000000"/>
                <w:rtl w:val="0"/>
              </w:rPr>
              <w:t xml:space="preserve">14a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8">
            <w:pPr>
              <w:spacing w:after="0" w:before="0" w:lineRule="auto"/>
              <w:rPr>
                <w:color w:val="000000"/>
              </w:rPr>
            </w:pPr>
            <w:r w:rsidDel="00000000" w:rsidR="00000000" w:rsidRPr="00000000">
              <w:rPr>
                <w:color w:val="000000"/>
                <w:rtl w:val="0"/>
              </w:rPr>
              <w:t xml:space="preserve">Client</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9">
            <w:pPr>
              <w:spacing w:after="0" w:before="0" w:lineRule="auto"/>
              <w:rPr>
                <w:color w:val="000000"/>
              </w:rPr>
            </w:pPr>
            <w:r w:rsidDel="00000000" w:rsidR="00000000" w:rsidRPr="00000000">
              <w:rPr>
                <w:color w:val="000000"/>
                <w:rtl w:val="0"/>
              </w:rPr>
              <w:t xml:space="preserve">Hiển thị lỗi nếu đăng ký không thành công</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7B">
            <w:pPr>
              <w:spacing w:after="0" w:before="0" w:lineRule="auto"/>
              <w:rPr>
                <w:b w:val="1"/>
                <w:color w:val="000000"/>
              </w:rPr>
            </w:pPr>
            <w:r w:rsidDel="00000000" w:rsidR="00000000" w:rsidRPr="00000000">
              <w:rPr>
                <w:b w:val="1"/>
                <w:color w:val="000000"/>
                <w:rtl w:val="0"/>
              </w:rPr>
              <w:t xml:space="preserve">Điều kiện sau</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7C">
            <w:pPr>
              <w:spacing w:after="0" w:before="0" w:lineRule="auto"/>
              <w:rPr>
                <w:color w:val="000000"/>
              </w:rPr>
            </w:pPr>
            <w:r w:rsidDel="00000000" w:rsidR="00000000" w:rsidRPr="00000000">
              <w:rPr>
                <w:rtl w:val="0"/>
              </w:rPr>
              <w:t xml:space="preserve">Không</w:t>
            </w:r>
            <w:r w:rsidDel="00000000" w:rsidR="00000000" w:rsidRPr="00000000">
              <w:rPr>
                <w:rtl w:val="0"/>
              </w:rPr>
            </w:r>
          </w:p>
        </w:tc>
      </w:tr>
    </w:tbl>
    <w:p w:rsidR="00000000" w:rsidDel="00000000" w:rsidP="00000000" w:rsidRDefault="00000000" w:rsidRPr="00000000" w14:paraId="0000057F">
      <w:pPr>
        <w:pStyle w:val="Heading5"/>
        <w:numPr>
          <w:ilvl w:val="4"/>
          <w:numId w:val="10"/>
        </w:numPr>
        <w:ind w:left="0" w:firstLine="0"/>
        <w:rPr/>
      </w:pPr>
      <w:r w:rsidDel="00000000" w:rsidR="00000000" w:rsidRPr="00000000">
        <w:rPr>
          <w:rtl w:val="0"/>
        </w:rPr>
        <w:t xml:space="preserve">Mô tả dữ liệu đầu vào của trường tìm kiếm lớp học</w:t>
      </w:r>
    </w:p>
    <w:p w:rsidR="00000000" w:rsidDel="00000000" w:rsidP="00000000" w:rsidRDefault="00000000" w:rsidRPr="00000000" w14:paraId="00000580">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15 Mô tả dữ liệu Tìm lớp học</w:t>
      </w:r>
    </w:p>
    <w:tbl>
      <w:tblPr>
        <w:tblStyle w:val="Table19"/>
        <w:tblW w:w="96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150"/>
        <w:gridCol w:w="1846"/>
        <w:gridCol w:w="1277"/>
        <w:gridCol w:w="1839"/>
        <w:gridCol w:w="1842"/>
        <w:tblGridChange w:id="0">
          <w:tblGrid>
            <w:gridCol w:w="679"/>
            <w:gridCol w:w="2150"/>
            <w:gridCol w:w="1846"/>
            <w:gridCol w:w="1277"/>
            <w:gridCol w:w="1839"/>
            <w:gridCol w:w="1842"/>
          </w:tblGrid>
        </w:tblGridChange>
      </w:tblGrid>
      <w:tr>
        <w:trPr>
          <w:trHeight w:val="420" w:hRule="atLeast"/>
        </w:trPr>
        <w:tc>
          <w:tcPr/>
          <w:p w:rsidR="00000000" w:rsidDel="00000000" w:rsidP="00000000" w:rsidRDefault="00000000" w:rsidRPr="00000000" w14:paraId="00000581">
            <w:pPr>
              <w:spacing w:after="0" w:before="0" w:lineRule="auto"/>
              <w:rPr/>
            </w:pPr>
            <w:r w:rsidDel="00000000" w:rsidR="00000000" w:rsidRPr="00000000">
              <w:rPr>
                <w:rtl w:val="0"/>
              </w:rPr>
              <w:t xml:space="preserve">STT</w:t>
            </w:r>
          </w:p>
        </w:tc>
        <w:tc>
          <w:tcPr/>
          <w:p w:rsidR="00000000" w:rsidDel="00000000" w:rsidP="00000000" w:rsidRDefault="00000000" w:rsidRPr="00000000" w14:paraId="00000582">
            <w:pPr>
              <w:spacing w:after="0" w:before="0" w:lineRule="auto"/>
              <w:rPr/>
            </w:pPr>
            <w:r w:rsidDel="00000000" w:rsidR="00000000" w:rsidRPr="00000000">
              <w:rPr>
                <w:rtl w:val="0"/>
              </w:rPr>
              <w:t xml:space="preserve">Trường Dữ Liệu</w:t>
            </w:r>
          </w:p>
        </w:tc>
        <w:tc>
          <w:tcPr/>
          <w:p w:rsidR="00000000" w:rsidDel="00000000" w:rsidP="00000000" w:rsidRDefault="00000000" w:rsidRPr="00000000" w14:paraId="00000583">
            <w:pPr>
              <w:spacing w:after="0" w:before="0" w:lineRule="auto"/>
              <w:rPr/>
            </w:pPr>
            <w:r w:rsidDel="00000000" w:rsidR="00000000" w:rsidRPr="00000000">
              <w:rPr>
                <w:rtl w:val="0"/>
              </w:rPr>
              <w:t xml:space="preserve">Mô Tả</w:t>
            </w:r>
          </w:p>
        </w:tc>
        <w:tc>
          <w:tcPr/>
          <w:p w:rsidR="00000000" w:rsidDel="00000000" w:rsidP="00000000" w:rsidRDefault="00000000" w:rsidRPr="00000000" w14:paraId="00000584">
            <w:pPr>
              <w:spacing w:after="0" w:before="0" w:lineRule="auto"/>
              <w:rPr/>
            </w:pPr>
            <w:r w:rsidDel="00000000" w:rsidR="00000000" w:rsidRPr="00000000">
              <w:rPr>
                <w:rtl w:val="0"/>
              </w:rPr>
              <w:t xml:space="preserve">Bắt Buộc</w:t>
            </w:r>
          </w:p>
        </w:tc>
        <w:tc>
          <w:tcPr/>
          <w:p w:rsidR="00000000" w:rsidDel="00000000" w:rsidP="00000000" w:rsidRDefault="00000000" w:rsidRPr="00000000" w14:paraId="00000585">
            <w:pPr>
              <w:spacing w:after="0" w:before="0" w:lineRule="auto"/>
              <w:rPr/>
            </w:pPr>
            <w:r w:rsidDel="00000000" w:rsidR="00000000" w:rsidRPr="00000000">
              <w:rPr>
                <w:rtl w:val="0"/>
              </w:rPr>
              <w:t xml:space="preserve">Điều Kiện Hợp Lệ </w:t>
            </w:r>
          </w:p>
        </w:tc>
        <w:tc>
          <w:tcPr/>
          <w:p w:rsidR="00000000" w:rsidDel="00000000" w:rsidP="00000000" w:rsidRDefault="00000000" w:rsidRPr="00000000" w14:paraId="00000586">
            <w:pPr>
              <w:spacing w:after="0" w:before="0" w:lineRule="auto"/>
              <w:rPr/>
            </w:pPr>
            <w:r w:rsidDel="00000000" w:rsidR="00000000" w:rsidRPr="00000000">
              <w:rPr>
                <w:rtl w:val="0"/>
              </w:rPr>
              <w:t xml:space="preserve">Ví Dụ</w:t>
            </w:r>
          </w:p>
        </w:tc>
      </w:tr>
      <w:tr>
        <w:tc>
          <w:tcPr/>
          <w:p w:rsidR="00000000" w:rsidDel="00000000" w:rsidP="00000000" w:rsidRDefault="00000000" w:rsidRPr="00000000" w14:paraId="00000587">
            <w:pPr>
              <w:spacing w:after="0" w:before="0" w:lineRule="auto"/>
              <w:rPr/>
            </w:pPr>
            <w:r w:rsidDel="00000000" w:rsidR="00000000" w:rsidRPr="00000000">
              <w:rPr>
                <w:rtl w:val="0"/>
              </w:rPr>
              <w:t xml:space="preserve">1</w:t>
            </w:r>
          </w:p>
        </w:tc>
        <w:tc>
          <w:tcPr/>
          <w:p w:rsidR="00000000" w:rsidDel="00000000" w:rsidP="00000000" w:rsidRDefault="00000000" w:rsidRPr="00000000" w14:paraId="00000588">
            <w:pPr>
              <w:spacing w:after="0" w:before="0" w:lineRule="auto"/>
              <w:rPr/>
            </w:pPr>
            <w:r w:rsidDel="00000000" w:rsidR="00000000" w:rsidRPr="00000000">
              <w:rPr>
                <w:rtl w:val="0"/>
              </w:rPr>
              <w:t xml:space="preserve">Mã lớp</w:t>
            </w:r>
          </w:p>
        </w:tc>
        <w:tc>
          <w:tcPr/>
          <w:p w:rsidR="00000000" w:rsidDel="00000000" w:rsidP="00000000" w:rsidRDefault="00000000" w:rsidRPr="00000000" w14:paraId="00000589">
            <w:pPr>
              <w:spacing w:after="0" w:before="0" w:lineRule="auto"/>
              <w:rPr/>
            </w:pPr>
            <w:r w:rsidDel="00000000" w:rsidR="00000000" w:rsidRPr="00000000">
              <w:rPr>
                <w:rtl w:val="0"/>
              </w:rPr>
            </w:r>
          </w:p>
        </w:tc>
        <w:tc>
          <w:tcPr/>
          <w:p w:rsidR="00000000" w:rsidDel="00000000" w:rsidP="00000000" w:rsidRDefault="00000000" w:rsidRPr="00000000" w14:paraId="0000058A">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58B">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58C">
            <w:pPr>
              <w:spacing w:after="0" w:before="0" w:lineRule="auto"/>
              <w:rPr/>
            </w:pPr>
            <w:r w:rsidDel="00000000" w:rsidR="00000000" w:rsidRPr="00000000">
              <w:rPr>
                <w:rtl w:val="0"/>
              </w:rPr>
              <w:t xml:space="preserve">94536</w:t>
            </w:r>
          </w:p>
        </w:tc>
      </w:tr>
      <w:tr>
        <w:tc>
          <w:tcPr/>
          <w:p w:rsidR="00000000" w:rsidDel="00000000" w:rsidP="00000000" w:rsidRDefault="00000000" w:rsidRPr="00000000" w14:paraId="0000058D">
            <w:pPr>
              <w:spacing w:after="0" w:before="0" w:lineRule="auto"/>
              <w:rPr/>
            </w:pPr>
            <w:r w:rsidDel="00000000" w:rsidR="00000000" w:rsidRPr="00000000">
              <w:rPr>
                <w:rtl w:val="0"/>
              </w:rPr>
              <w:t xml:space="preserve">2</w:t>
            </w:r>
          </w:p>
        </w:tc>
        <w:tc>
          <w:tcPr/>
          <w:p w:rsidR="00000000" w:rsidDel="00000000" w:rsidP="00000000" w:rsidRDefault="00000000" w:rsidRPr="00000000" w14:paraId="0000058E">
            <w:pPr>
              <w:spacing w:after="0" w:before="0" w:lineRule="auto"/>
              <w:rPr/>
            </w:pPr>
            <w:r w:rsidDel="00000000" w:rsidR="00000000" w:rsidRPr="00000000">
              <w:rPr>
                <w:rtl w:val="0"/>
              </w:rPr>
              <w:t xml:space="preserve">Mã học phần</w:t>
            </w:r>
          </w:p>
        </w:tc>
        <w:tc>
          <w:tcPr/>
          <w:p w:rsidR="00000000" w:rsidDel="00000000" w:rsidP="00000000" w:rsidRDefault="00000000" w:rsidRPr="00000000" w14:paraId="0000058F">
            <w:pPr>
              <w:spacing w:after="0" w:before="0" w:lineRule="auto"/>
              <w:rPr/>
            </w:pPr>
            <w:r w:rsidDel="00000000" w:rsidR="00000000" w:rsidRPr="00000000">
              <w:rPr>
                <w:rtl w:val="0"/>
              </w:rPr>
            </w:r>
          </w:p>
        </w:tc>
        <w:tc>
          <w:tcPr/>
          <w:p w:rsidR="00000000" w:rsidDel="00000000" w:rsidP="00000000" w:rsidRDefault="00000000" w:rsidRPr="00000000" w14:paraId="00000590">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591">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592">
            <w:pPr>
              <w:spacing w:after="0" w:before="0" w:lineRule="auto"/>
              <w:rPr/>
            </w:pPr>
            <w:r w:rsidDel="00000000" w:rsidR="00000000" w:rsidRPr="00000000">
              <w:rPr>
                <w:rtl w:val="0"/>
              </w:rPr>
              <w:t xml:space="preserve">MI1110</w:t>
            </w:r>
          </w:p>
        </w:tc>
      </w:tr>
      <w:tr>
        <w:tc>
          <w:tcPr/>
          <w:p w:rsidR="00000000" w:rsidDel="00000000" w:rsidP="00000000" w:rsidRDefault="00000000" w:rsidRPr="00000000" w14:paraId="00000593">
            <w:pPr>
              <w:spacing w:after="0" w:before="0" w:lineRule="auto"/>
              <w:rPr/>
            </w:pPr>
            <w:r w:rsidDel="00000000" w:rsidR="00000000" w:rsidRPr="00000000">
              <w:rPr>
                <w:rtl w:val="0"/>
              </w:rPr>
              <w:t xml:space="preserve">3</w:t>
            </w:r>
          </w:p>
        </w:tc>
        <w:tc>
          <w:tcPr/>
          <w:p w:rsidR="00000000" w:rsidDel="00000000" w:rsidP="00000000" w:rsidRDefault="00000000" w:rsidRPr="00000000" w14:paraId="00000594">
            <w:pPr>
              <w:spacing w:after="0" w:before="0" w:lineRule="auto"/>
              <w:rPr/>
            </w:pPr>
            <w:r w:rsidDel="00000000" w:rsidR="00000000" w:rsidRPr="00000000">
              <w:rPr>
                <w:rtl w:val="0"/>
              </w:rPr>
              <w:t xml:space="preserve">Tên học phần</w:t>
            </w:r>
          </w:p>
        </w:tc>
        <w:tc>
          <w:tcPr/>
          <w:p w:rsidR="00000000" w:rsidDel="00000000" w:rsidP="00000000" w:rsidRDefault="00000000" w:rsidRPr="00000000" w14:paraId="00000595">
            <w:pPr>
              <w:spacing w:after="0" w:before="0" w:lineRule="auto"/>
              <w:rPr/>
            </w:pPr>
            <w:r w:rsidDel="00000000" w:rsidR="00000000" w:rsidRPr="00000000">
              <w:rPr>
                <w:rtl w:val="0"/>
              </w:rPr>
            </w:r>
          </w:p>
        </w:tc>
        <w:tc>
          <w:tcPr/>
          <w:p w:rsidR="00000000" w:rsidDel="00000000" w:rsidP="00000000" w:rsidRDefault="00000000" w:rsidRPr="00000000" w14:paraId="00000596">
            <w:pPr>
              <w:spacing w:after="0" w:before="0" w:lineRule="auto"/>
              <w:rPr/>
            </w:pPr>
            <w:r w:rsidDel="00000000" w:rsidR="00000000" w:rsidRPr="00000000">
              <w:rPr>
                <w:rtl w:val="0"/>
              </w:rPr>
              <w:t xml:space="preserve">Không</w:t>
            </w:r>
          </w:p>
        </w:tc>
        <w:tc>
          <w:tcPr/>
          <w:p w:rsidR="00000000" w:rsidDel="00000000" w:rsidP="00000000" w:rsidRDefault="00000000" w:rsidRPr="00000000" w14:paraId="00000597">
            <w:pPr>
              <w:spacing w:after="0" w:before="0" w:lineRule="auto"/>
              <w:rPr/>
            </w:pPr>
            <w:r w:rsidDel="00000000" w:rsidR="00000000" w:rsidRPr="00000000">
              <w:rPr>
                <w:rtl w:val="0"/>
              </w:rPr>
              <w:t xml:space="preserve">Là 1 chuỗi</w:t>
            </w:r>
          </w:p>
        </w:tc>
        <w:tc>
          <w:tcPr/>
          <w:p w:rsidR="00000000" w:rsidDel="00000000" w:rsidP="00000000" w:rsidRDefault="00000000" w:rsidRPr="00000000" w14:paraId="00000598">
            <w:pPr>
              <w:spacing w:after="0" w:before="0" w:lineRule="auto"/>
              <w:rPr/>
            </w:pPr>
            <w:r w:rsidDel="00000000" w:rsidR="00000000" w:rsidRPr="00000000">
              <w:rPr>
                <w:rtl w:val="0"/>
              </w:rPr>
              <w:t xml:space="preserve">Giải tích I</w:t>
            </w:r>
          </w:p>
        </w:tc>
      </w:tr>
    </w:tbl>
    <w:p w:rsidR="00000000" w:rsidDel="00000000" w:rsidP="00000000" w:rsidRDefault="00000000" w:rsidRPr="00000000" w14:paraId="00000599">
      <w:pPr>
        <w:pStyle w:val="Heading5"/>
        <w:numPr>
          <w:ilvl w:val="4"/>
          <w:numId w:val="10"/>
        </w:numPr>
        <w:ind w:left="0" w:firstLine="0"/>
        <w:rPr/>
      </w:pPr>
      <w:r w:rsidDel="00000000" w:rsidR="00000000" w:rsidRPr="00000000">
        <w:rPr>
          <w:rtl w:val="0"/>
        </w:rPr>
        <w:t xml:space="preserve">Yêu cầu chức năng</w:t>
      </w:r>
    </w:p>
    <w:p w:rsidR="00000000" w:rsidDel="00000000" w:rsidP="00000000" w:rsidRDefault="00000000" w:rsidRPr="00000000" w14:paraId="0000059A">
      <w:pPr>
        <w:rPr/>
      </w:pPr>
      <w:r w:rsidDel="00000000" w:rsidR="00000000" w:rsidRPr="00000000">
        <w:rPr>
          <w:rtl w:val="0"/>
        </w:rPr>
        <w:t xml:space="preserve">Hệ thống xử lý nhanh, kịp thời, chính xác.</w:t>
      </w:r>
    </w:p>
    <w:p w:rsidR="00000000" w:rsidDel="00000000" w:rsidP="00000000" w:rsidRDefault="00000000" w:rsidRPr="00000000" w14:paraId="0000059B">
      <w:pPr>
        <w:pStyle w:val="Heading5"/>
        <w:numPr>
          <w:ilvl w:val="4"/>
          <w:numId w:val="10"/>
        </w:numPr>
        <w:ind w:left="0" w:firstLine="0"/>
        <w:rPr/>
      </w:pPr>
      <w:r w:rsidDel="00000000" w:rsidR="00000000" w:rsidRPr="00000000">
        <w:rPr>
          <w:rtl w:val="0"/>
        </w:rPr>
        <w:t xml:space="preserve">Mô tả biểu đồ hoạt động đăng ký lớp học</w:t>
      </w:r>
    </w:p>
    <w:p w:rsidR="00000000" w:rsidDel="00000000" w:rsidP="00000000" w:rsidRDefault="00000000" w:rsidRPr="00000000" w14:paraId="0000059C">
      <w:pPr>
        <w:keepNext w:val="1"/>
        <w:rPr/>
      </w:pPr>
      <w:r w:rsidDel="00000000" w:rsidR="00000000" w:rsidRPr="00000000">
        <w:rPr/>
        <w:drawing>
          <wp:inline distB="0" distT="0" distL="0" distR="0">
            <wp:extent cx="5575935" cy="6689725"/>
            <wp:effectExtent b="0" l="0" r="0" t="0"/>
            <wp:docPr id="58"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5575935" cy="6689725"/>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dlolyb" w:id="59"/>
      <w:bookmarkEnd w: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16 Biểu đồ hoạt động đăng ký lớp học</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0">
      <w:pPr>
        <w:pStyle w:val="Heading2"/>
        <w:numPr>
          <w:ilvl w:val="1"/>
          <w:numId w:val="10"/>
        </w:numPr>
        <w:ind w:left="0" w:firstLine="0"/>
        <w:rPr/>
      </w:pPr>
      <w:bookmarkStart w:colFirst="0" w:colLast="0" w:name="_sqyw64" w:id="60"/>
      <w:bookmarkEnd w:id="60"/>
      <w:r w:rsidDel="00000000" w:rsidR="00000000" w:rsidRPr="00000000">
        <w:rPr>
          <w:rtl w:val="0"/>
        </w:rPr>
        <w:t xml:space="preserve">Yêu cầu phi chức năng</w:t>
      </w:r>
    </w:p>
    <w:p w:rsidR="00000000" w:rsidDel="00000000" w:rsidP="00000000" w:rsidRDefault="00000000" w:rsidRPr="00000000" w14:paraId="000005A1">
      <w:pPr>
        <w:rPr/>
      </w:pPr>
      <w:r w:rsidDel="00000000" w:rsidR="00000000" w:rsidRPr="00000000">
        <w:rPr>
          <w:rtl w:val="0"/>
        </w:rPr>
        <w:t xml:space="preserve">Hệ thống được xây dựng cần phải đáp ứng được các yêu cầu sau:</w:t>
      </w:r>
    </w:p>
    <w:p w:rsidR="00000000" w:rsidDel="00000000" w:rsidP="00000000" w:rsidRDefault="00000000" w:rsidRPr="00000000" w14:paraId="000005A2">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cqmetx"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16 Danh sách yêu cầu phi chức năng</w:t>
      </w:r>
    </w:p>
    <w:tbl>
      <w:tblPr>
        <w:tblStyle w:val="Table20"/>
        <w:tblW w:w="877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715"/>
        <w:gridCol w:w="1800"/>
        <w:gridCol w:w="2160"/>
        <w:gridCol w:w="4096"/>
        <w:tblGridChange w:id="0">
          <w:tblGrid>
            <w:gridCol w:w="715"/>
            <w:gridCol w:w="1800"/>
            <w:gridCol w:w="2160"/>
            <w:gridCol w:w="409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spacing w:after="0" w:line="240" w:lineRule="auto"/>
              <w:rPr/>
            </w:pPr>
            <w:r w:rsidDel="00000000" w:rsidR="00000000" w:rsidRPr="00000000">
              <w:rPr>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spacing w:after="0" w:line="240" w:lineRule="auto"/>
              <w:rPr/>
            </w:pPr>
            <w:r w:rsidDel="00000000" w:rsidR="00000000" w:rsidRPr="00000000">
              <w:rPr>
                <w:rtl w:val="0"/>
              </w:rPr>
              <w:t xml:space="preserve">Yêu cầu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spacing w:after="0" w:line="240" w:lineRule="auto"/>
              <w:rPr/>
            </w:pPr>
            <w:r w:rsidDel="00000000" w:rsidR="00000000" w:rsidRPr="00000000">
              <w:rPr>
                <w:rtl w:val="0"/>
              </w:rPr>
              <w:t xml:space="preserve">Phân loại yêu cầu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spacing w:after="0" w:line="240" w:lineRule="auto"/>
              <w:rPr/>
            </w:pPr>
            <w:r w:rsidDel="00000000" w:rsidR="00000000" w:rsidRPr="00000000">
              <w:rPr>
                <w:rtl w:val="0"/>
              </w:rPr>
              <w:t xml:space="preserve">Cụ thể</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after="0" w:line="240" w:lineRule="auto"/>
              <w:rPr/>
            </w:pPr>
            <w:r w:rsidDel="00000000" w:rsidR="00000000" w:rsidRPr="00000000">
              <w:rPr>
                <w:rtl w:val="0"/>
              </w:rPr>
              <w:t xml:space="preserve">Hiệu năng hoạt động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spacing w:after="0" w:line="240" w:lineRule="auto"/>
              <w:rPr/>
            </w:pPr>
            <w:r w:rsidDel="00000000" w:rsidR="00000000" w:rsidRPr="00000000">
              <w:rPr>
                <w:rtl w:val="0"/>
              </w:rPr>
              <w:t xml:space="preserve">Yêu cầu về thời gian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spacing w:after="0" w:line="240" w:lineRule="auto"/>
              <w:rPr/>
            </w:pPr>
            <w:r w:rsidDel="00000000" w:rsidR="00000000" w:rsidRPr="00000000">
              <w:rPr>
                <w:rtl w:val="0"/>
              </w:rPr>
              <w:t xml:space="preserve">Thời gian truy cập và gửi dữ liệu tới người sử dụng hệ thống cần phải diễn ra một cách nhanh chóng.</w:t>
            </w:r>
          </w:p>
          <w:p w:rsidR="00000000" w:rsidDel="00000000" w:rsidP="00000000" w:rsidRDefault="00000000" w:rsidRPr="00000000" w14:paraId="000005AB">
            <w:pPr>
              <w:spacing w:after="0" w:line="240" w:lineRule="auto"/>
              <w:rPr/>
            </w:pPr>
            <w:r w:rsidDel="00000000" w:rsidR="00000000" w:rsidRPr="00000000">
              <w:rPr>
                <w:rtl w:val="0"/>
              </w:rPr>
              <w:t xml:space="preserve">Đỗ trễ của hệ thống không quá 5s</w:t>
            </w:r>
          </w:p>
          <w:p w:rsidR="00000000" w:rsidDel="00000000" w:rsidP="00000000" w:rsidRDefault="00000000" w:rsidRPr="00000000" w14:paraId="000005AC">
            <w:pPr>
              <w:spacing w:after="0" w:line="240" w:lineRule="auto"/>
              <w:rPr/>
            </w:pPr>
            <w:r w:rsidDel="00000000" w:rsidR="00000000" w:rsidRPr="00000000">
              <w:rPr>
                <w:rtl w:val="0"/>
              </w:rPr>
              <w:t xml:space="preserve">Khi trễ quá 5s, hiển thị thông báo lỗi</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after="0" w:line="240" w:lineRule="auto"/>
              <w:rPr/>
            </w:pPr>
            <w:r w:rsidDel="00000000" w:rsidR="00000000" w:rsidRPr="00000000">
              <w:rPr>
                <w:rtl w:val="0"/>
              </w:rPr>
              <w:t xml:space="preserve">Tài nguyên sử dụng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spacing w:after="0" w:line="240" w:lineRule="auto"/>
              <w:rPr/>
            </w:pPr>
            <w:r w:rsidDel="00000000" w:rsidR="00000000" w:rsidRPr="00000000">
              <w:rPr>
                <w:rtl w:val="0"/>
              </w:rPr>
              <w:t xml:space="preserve">Hệ thống sẽ sử dụng các phần cứng khác nhau khi được khởi chạy trên các thiết bị khác nhau. </w:t>
            </w:r>
          </w:p>
          <w:p w:rsidR="00000000" w:rsidDel="00000000" w:rsidP="00000000" w:rsidRDefault="00000000" w:rsidRPr="00000000" w14:paraId="000005B1">
            <w:pPr>
              <w:spacing w:after="0" w:before="0" w:line="240" w:lineRule="auto"/>
              <w:jc w:val="left"/>
              <w:rPr/>
            </w:pPr>
            <w:r w:rsidDel="00000000" w:rsidR="00000000" w:rsidRPr="00000000">
              <w:rPr>
                <w:rtl w:val="0"/>
              </w:rPr>
              <w:t xml:space="preserve">Có thể triển khai được trên cả Web, Desktop và Moblie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spacing w:after="0" w:line="240" w:lineRule="auto"/>
              <w:rPr/>
            </w:pPr>
            <w:r w:rsidDel="00000000" w:rsidR="00000000" w:rsidRPr="00000000">
              <w:rPr>
                <w:rtl w:val="0"/>
              </w:rPr>
              <w:t xml:space="preserve">Công suất tối đa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spacing w:after="0" w:line="240" w:lineRule="auto"/>
              <w:rPr/>
            </w:pPr>
            <w:r w:rsidDel="00000000" w:rsidR="00000000" w:rsidRPr="00000000">
              <w:rPr>
                <w:rtl w:val="0"/>
              </w:rPr>
              <w:t xml:space="preserve">Có thể phục vụ được truy cập của 5000 sinh viên 1 lúc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after="0" w:line="240" w:lineRule="auto"/>
              <w:rPr/>
            </w:pPr>
            <w:r w:rsidDel="00000000" w:rsidR="00000000" w:rsidRPr="00000000">
              <w:rPr>
                <w:rtl w:val="0"/>
              </w:rPr>
              <w:t xml:space="preserve">Tương thích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after="0" w:line="240" w:lineRule="auto"/>
              <w:rPr/>
            </w:pPr>
            <w:r w:rsidDel="00000000" w:rsidR="00000000" w:rsidRPr="00000000">
              <w:rPr>
                <w:rtl w:val="0"/>
              </w:rPr>
              <w:t xml:space="preserve">Cùng tồn tại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spacing w:after="0" w:line="240" w:lineRule="auto"/>
              <w:rPr/>
            </w:pPr>
            <w:r w:rsidDel="00000000" w:rsidR="00000000" w:rsidRPr="00000000">
              <w:rPr>
                <w:rtl w:val="0"/>
              </w:rPr>
              <w:t xml:space="preserve">Hệ thống khi được khởi chạy trên nhiều thiết bị khác nhau cần phải đảm bảo tất cả đều khởi chạy bình thường, không quan tâm tới ứng dụng được khởi chạy trên môi trường nào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spacing w:after="0" w:line="240" w:lineRule="auto"/>
              <w:rPr/>
            </w:pPr>
            <w:r w:rsidDel="00000000" w:rsidR="00000000" w:rsidRPr="00000000">
              <w:rPr>
                <w:rtl w:val="0"/>
              </w:rPr>
              <w:t xml:space="preserve">Tương tác liên thông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spacing w:after="0" w:line="240" w:lineRule="auto"/>
              <w:rPr/>
            </w:pPr>
            <w:r w:rsidDel="00000000" w:rsidR="00000000" w:rsidRPr="00000000">
              <w:rPr>
                <w:rtl w:val="0"/>
              </w:rPr>
              <w:t xml:space="preserve">Hệ thống cần đảm bảo các thông tin được cập nhật liên tục lên cơ sở dữ liệu chung của ứng dụng. Tất cả các dữ liệu được gửi tới các thiết bị có trong hệ thống cần phải được đồng nhất.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after="0" w:line="240" w:lineRule="auto"/>
              <w:rPr/>
            </w:pPr>
            <w:r w:rsidDel="00000000" w:rsidR="00000000" w:rsidRPr="00000000">
              <w:rPr>
                <w:rtl w:val="0"/>
              </w:rPr>
              <w:t xml:space="preserve">Tính khả dụng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spacing w:after="0" w:line="240" w:lineRule="auto"/>
              <w:rPr/>
            </w:pPr>
            <w:r w:rsidDel="00000000" w:rsidR="00000000" w:rsidRPr="00000000">
              <w:rPr>
                <w:rtl w:val="0"/>
              </w:rPr>
              <w:t xml:space="preserve">Phù hợp nhu cầu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spacing w:after="0" w:line="240" w:lineRule="auto"/>
              <w:rPr/>
            </w:pPr>
            <w:r w:rsidDel="00000000" w:rsidR="00000000" w:rsidRPr="00000000">
              <w:rPr>
                <w:rtl w:val="0"/>
              </w:rPr>
              <w:t xml:space="preserve">Hệ thống được xây dựng lên cần phải đảm bảo theo sát yêu cầu đề bài: ứng dụng xây dựng lên sẽ hỗ trợ tối đa cho việc quản lý sinh viên và đăng ký tín chỉ cho các sinh viên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spacing w:after="0" w:line="240" w:lineRule="auto"/>
              <w:rPr/>
            </w:pPr>
            <w:r w:rsidDel="00000000" w:rsidR="00000000" w:rsidRPr="00000000">
              <w:rPr>
                <w:rtl w:val="0"/>
              </w:rPr>
              <w:t xml:space="preserve">Tính dễ sử dụng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spacing w:after="0" w:line="240" w:lineRule="auto"/>
              <w:rPr/>
            </w:pPr>
            <w:r w:rsidDel="00000000" w:rsidR="00000000" w:rsidRPr="00000000">
              <w:rPr>
                <w:rtl w:val="0"/>
              </w:rPr>
              <w:t xml:space="preserve">Hệ thống cần phải được thiết kế với giao diện đơn giản, giúp người dùng thực hiện ít thao tác nhất khi thực hiện điều hướng đến một nội dung nào đó có trong hệ thống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spacing w:after="0" w:line="240" w:lineRule="auto"/>
              <w:rPr/>
            </w:pPr>
            <w:r w:rsidDel="00000000" w:rsidR="00000000" w:rsidRPr="00000000">
              <w:rPr>
                <w:rtl w:val="0"/>
              </w:rPr>
              <w:t xml:space="preserve">Khả năng truy cập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spacing w:after="0" w:line="240" w:lineRule="auto"/>
              <w:rPr/>
            </w:pPr>
            <w:r w:rsidDel="00000000" w:rsidR="00000000" w:rsidRPr="00000000">
              <w:rPr>
                <w:rtl w:val="0"/>
              </w:rPr>
              <w:t xml:space="preserve">Hệ thống cần phải hỗ trợ được người dùng có thể thực hiện đăng nhập tại bất cứ đâu, trên cả 3 nền tảng là Web, Desktop và Android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spacing w:after="0"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spacing w:after="0" w:line="240" w:lineRule="auto"/>
              <w:rPr/>
            </w:pPr>
            <w:r w:rsidDel="00000000" w:rsidR="00000000" w:rsidRPr="00000000">
              <w:rPr>
                <w:rtl w:val="0"/>
              </w:rPr>
              <w:t xml:space="preserve">Tính tin cậy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spacing w:after="0" w:line="240" w:lineRule="auto"/>
              <w:rPr/>
            </w:pPr>
            <w:r w:rsidDel="00000000" w:rsidR="00000000" w:rsidRPr="00000000">
              <w:rPr>
                <w:rtl w:val="0"/>
              </w:rPr>
              <w:t xml:space="preserve">Trưởng thành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spacing w:after="0" w:line="240" w:lineRule="auto"/>
              <w:rPr/>
            </w:pPr>
            <w:r w:rsidDel="00000000" w:rsidR="00000000" w:rsidRPr="00000000">
              <w:rPr>
                <w:rtl w:val="0"/>
              </w:rPr>
              <w:t xml:space="preserve">Hệ thống được thiết kế sao cho việc nâng cấp, phát triển các tính năng của hệ thống sẽ được thực hiện một cách  dễ dàng nhất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spacing w:after="0" w:line="240" w:lineRule="auto"/>
              <w:rPr/>
            </w:pPr>
            <w:r w:rsidDel="00000000" w:rsidR="00000000" w:rsidRPr="00000000">
              <w:rPr>
                <w:rtl w:val="0"/>
              </w:rPr>
              <w:t xml:space="preserve">Khả năng chịu lỗi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spacing w:after="0" w:line="240" w:lineRule="auto"/>
              <w:rPr/>
            </w:pPr>
            <w:r w:rsidDel="00000000" w:rsidR="00000000" w:rsidRPr="00000000">
              <w:rPr>
                <w:rtl w:val="0"/>
              </w:rPr>
              <w:t xml:space="preserve">Khi xảy ra một số vấn đề không mong muốn: số lượng các yêu cầu được gửi lên quá nhiều; có lỗi không mong muốn xảy ra, hệ thống vẫn có thể hoạt động bình thường và không bị gián đoạn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spacing w:after="0" w:line="240" w:lineRule="auto"/>
              <w:rPr/>
            </w:pPr>
            <w:r w:rsidDel="00000000" w:rsidR="00000000" w:rsidRPr="00000000">
              <w:rPr>
                <w:rtl w:val="0"/>
              </w:rPr>
              <w:t xml:space="preserve">Khả năng phục hồi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spacing w:after="0" w:line="240" w:lineRule="auto"/>
              <w:rPr/>
            </w:pPr>
            <w:r w:rsidDel="00000000" w:rsidR="00000000" w:rsidRPr="00000000">
              <w:rPr>
                <w:rtl w:val="0"/>
              </w:rPr>
              <w:t xml:space="preserve">Khi hệ thống gặp phải các lỗi nguy hiểm làm hệ thống bị tạm ngưng hoạt động, hệ thống cần phải có khả năng phục hồi và trở lại hoạt động trong thời gian sớm nhất có thể</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spacing w:after="0" w:line="24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spacing w:after="0" w:line="240" w:lineRule="auto"/>
              <w:rPr/>
            </w:pPr>
            <w:r w:rsidDel="00000000" w:rsidR="00000000" w:rsidRPr="00000000">
              <w:rPr>
                <w:rtl w:val="0"/>
              </w:rPr>
              <w:t xml:space="preserve">An toàn thông tin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spacing w:after="0" w:line="240" w:lineRule="auto"/>
              <w:rPr/>
            </w:pPr>
            <w:r w:rsidDel="00000000" w:rsidR="00000000" w:rsidRPr="00000000">
              <w:rPr>
                <w:rtl w:val="0"/>
              </w:rPr>
              <w:t xml:space="preserve">Bảo mật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after="0" w:line="240" w:lineRule="auto"/>
              <w:rPr/>
            </w:pPr>
            <w:r w:rsidDel="00000000" w:rsidR="00000000" w:rsidRPr="00000000">
              <w:rPr>
                <w:rtl w:val="0"/>
              </w:rPr>
              <w:t xml:space="preserve">Các thông tin có trong hệ thống cần được phân cấp cụ thể những người có thể truy cập tới các thông tin đó:</w:t>
            </w:r>
          </w:p>
          <w:p w:rsidR="00000000" w:rsidDel="00000000" w:rsidP="00000000" w:rsidRDefault="00000000" w:rsidRPr="00000000" w14:paraId="000005D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của hệ thống có toàn quyền xem các thông tin có trong hệ thống</w:t>
            </w:r>
          </w:p>
          <w:p w:rsidR="00000000" w:rsidDel="00000000" w:rsidP="00000000" w:rsidRDefault="00000000" w:rsidRPr="00000000" w14:paraId="000005D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có thể xem tất cả thông tin và thêm các học phần, lớp học</w:t>
            </w:r>
          </w:p>
          <w:p w:rsidR="00000000" w:rsidDel="00000000" w:rsidP="00000000" w:rsidRDefault="00000000" w:rsidRPr="00000000" w14:paraId="000005D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có thể xem tất cả các thông tin, nhưng chỉ có thể đăng ký học phần và tín chỉ</w:t>
            </w:r>
          </w:p>
        </w:tc>
      </w:tr>
    </w:tbl>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pStyle w:val="Heading1"/>
        <w:numPr>
          <w:ilvl w:val="0"/>
          <w:numId w:val="10"/>
        </w:numPr>
        <w:ind w:left="0" w:firstLine="0"/>
        <w:rPr/>
      </w:pPr>
      <w:bookmarkStart w:colFirst="0" w:colLast="0" w:name="_1rvwp1q" w:id="62"/>
      <w:bookmarkEnd w:id="62"/>
      <w:r w:rsidDel="00000000" w:rsidR="00000000" w:rsidRPr="00000000">
        <w:br w:type="page"/>
      </w:r>
      <w:r w:rsidDel="00000000" w:rsidR="00000000" w:rsidRPr="00000000">
        <w:rPr>
          <w:rtl w:val="0"/>
        </w:rPr>
        <w:t xml:space="preserve">Công nghệ sử dụng </w:t>
      </w:r>
    </w:p>
    <w:p w:rsidR="00000000" w:rsidDel="00000000" w:rsidP="00000000" w:rsidRDefault="00000000" w:rsidRPr="00000000" w14:paraId="000005DF">
      <w:pPr>
        <w:pStyle w:val="Heading2"/>
        <w:numPr>
          <w:ilvl w:val="1"/>
          <w:numId w:val="10"/>
        </w:numPr>
        <w:ind w:left="0" w:firstLine="0"/>
        <w:rPr/>
      </w:pPr>
      <w:bookmarkStart w:colFirst="0" w:colLast="0" w:name="_4bvk7pj" w:id="63"/>
      <w:bookmarkEnd w:id="63"/>
      <w:r w:rsidDel="00000000" w:rsidR="00000000" w:rsidRPr="00000000">
        <w:rPr>
          <w:rtl w:val="0"/>
        </w:rPr>
        <w:t xml:space="preserve">Danh sách các công nghệ sử dụng</w:t>
      </w:r>
    </w:p>
    <w:p w:rsidR="00000000" w:rsidDel="00000000" w:rsidP="00000000" w:rsidRDefault="00000000" w:rsidRPr="00000000" w14:paraId="000005E0">
      <w:pPr>
        <w:pStyle w:val="Heading5"/>
        <w:numPr>
          <w:ilvl w:val="4"/>
          <w:numId w:val="10"/>
        </w:numPr>
        <w:ind w:left="0" w:firstLine="0"/>
        <w:rPr/>
      </w:pPr>
      <w:r w:rsidDel="00000000" w:rsidR="00000000" w:rsidRPr="00000000">
        <w:rPr>
          <w:rtl w:val="0"/>
        </w:rPr>
        <w:t xml:space="preserve">Front end</w:t>
      </w:r>
    </w:p>
    <w:p w:rsidR="00000000" w:rsidDel="00000000" w:rsidP="00000000" w:rsidRDefault="00000000" w:rsidRPr="00000000" w14:paraId="000005E1">
      <w:pPr>
        <w:rPr/>
      </w:pPr>
      <w:r w:rsidDel="00000000" w:rsidR="00000000" w:rsidRPr="00000000">
        <w:rPr>
          <w:rtl w:val="0"/>
        </w:rPr>
        <w:t xml:space="preserve">Trong front-end, </w:t>
      </w:r>
      <w:del w:author="BUI Mai Anh" w:id="70" w:date="2018-05-28T02:05:12Z">
        <w:r w:rsidDel="00000000" w:rsidR="00000000" w:rsidRPr="00000000">
          <w:rPr>
            <w:rtl w:val="0"/>
          </w:rPr>
          <w:delText xml:space="preserve">tôi</w:delText>
        </w:r>
      </w:del>
      <w:ins w:author="BUI Mai Anh" w:id="70" w:date="2018-05-28T02:05:12Z">
        <w:r w:rsidDel="00000000" w:rsidR="00000000" w:rsidRPr="00000000">
          <w:rPr>
            <w:rtl w:val="0"/>
          </w:rPr>
          <w:t xml:space="preserve">em</w:t>
        </w:r>
      </w:ins>
      <w:r w:rsidDel="00000000" w:rsidR="00000000" w:rsidRPr="00000000">
        <w:rPr>
          <w:rtl w:val="0"/>
        </w:rPr>
        <w:t xml:space="preserve"> không sử dụng các framework hay template có sẵn mà thiết kế hoàn toàn bằng các ngôn ngữ cơ bản để dễ tối ưu hóa và nâng cao hiệu năng.</w:t>
      </w:r>
    </w:p>
    <w:p w:rsidR="00000000" w:rsidDel="00000000" w:rsidP="00000000" w:rsidRDefault="00000000" w:rsidRPr="00000000" w14:paraId="000005E2">
      <w:pPr>
        <w:rPr/>
      </w:pPr>
      <w:r w:rsidDel="00000000" w:rsidR="00000000" w:rsidRPr="00000000">
        <w:rPr>
          <w:rtl w:val="0"/>
        </w:rPr>
        <w:t xml:space="preserve">Danh sách các công nghệ sử dụng tại front-end: </w:t>
      </w:r>
    </w:p>
    <w:p w:rsidR="00000000" w:rsidDel="00000000" w:rsidP="00000000" w:rsidRDefault="00000000" w:rsidRPr="00000000" w14:paraId="000005E3">
      <w:pPr>
        <w:rPr/>
      </w:pPr>
      <w:r w:rsidDel="00000000" w:rsidR="00000000" w:rsidRPr="00000000">
        <w:rPr>
          <w:rtl w:val="0"/>
        </w:rPr>
        <w:t xml:space="preserve">Về ngôn ngữ: HTML, CSS, Javascript</w:t>
      </w:r>
    </w:p>
    <w:p w:rsidR="00000000" w:rsidDel="00000000" w:rsidP="00000000" w:rsidRDefault="00000000" w:rsidRPr="00000000" w14:paraId="000005E4">
      <w:pPr>
        <w:rPr/>
      </w:pPr>
      <w:r w:rsidDel="00000000" w:rsidR="00000000" w:rsidRPr="00000000">
        <w:rPr>
          <w:rtl w:val="0"/>
        </w:rPr>
        <w:t xml:space="preserve">Về thư viện hỗ trợ: Jquery, Jquery UI</w:t>
      </w:r>
    </w:p>
    <w:p w:rsidR="00000000" w:rsidDel="00000000" w:rsidP="00000000" w:rsidRDefault="00000000" w:rsidRPr="00000000" w14:paraId="000005E5">
      <w:pPr>
        <w:pStyle w:val="Heading5"/>
        <w:numPr>
          <w:ilvl w:val="4"/>
          <w:numId w:val="10"/>
        </w:numPr>
        <w:ind w:left="0" w:firstLine="0"/>
        <w:rPr/>
      </w:pPr>
      <w:r w:rsidDel="00000000" w:rsidR="00000000" w:rsidRPr="00000000">
        <w:rPr>
          <w:rtl w:val="0"/>
        </w:rPr>
        <w:t xml:space="preserve">Back end</w:t>
      </w:r>
    </w:p>
    <w:p w:rsidR="00000000" w:rsidDel="00000000" w:rsidP="00000000" w:rsidRDefault="00000000" w:rsidRPr="00000000" w14:paraId="000005E6">
      <w:pPr>
        <w:rPr/>
      </w:pPr>
      <w:r w:rsidDel="00000000" w:rsidR="00000000" w:rsidRPr="00000000">
        <w:rPr>
          <w:rtl w:val="0"/>
        </w:rPr>
        <w:t xml:space="preserve">Ngôn ngữ lập trình: C#</w:t>
      </w:r>
    </w:p>
    <w:p w:rsidR="00000000" w:rsidDel="00000000" w:rsidP="00000000" w:rsidRDefault="00000000" w:rsidRPr="00000000" w14:paraId="000005E7">
      <w:pPr>
        <w:rPr/>
      </w:pPr>
      <w:r w:rsidDel="00000000" w:rsidR="00000000" w:rsidRPr="00000000">
        <w:rPr>
          <w:rtl w:val="0"/>
        </w:rPr>
        <w:t xml:space="preserve">Nền tảng chính: Microsoft .NET Framework</w:t>
      </w:r>
    </w:p>
    <w:p w:rsidR="00000000" w:rsidDel="00000000" w:rsidP="00000000" w:rsidRDefault="00000000" w:rsidRPr="00000000" w14:paraId="000005E8">
      <w:pPr>
        <w:rPr/>
      </w:pPr>
      <w:r w:rsidDel="00000000" w:rsidR="00000000" w:rsidRPr="00000000">
        <w:rPr>
          <w:rtl w:val="0"/>
        </w:rPr>
        <w:t xml:space="preserve">Các công nghệ sử dụng:  Microsoft .NET Web API, .NET HTTP, RESTful Webservice, Repository Pattern, Unit of Work, Unity Dependency Injection </w:t>
      </w:r>
    </w:p>
    <w:p w:rsidR="00000000" w:rsidDel="00000000" w:rsidP="00000000" w:rsidRDefault="00000000" w:rsidRPr="00000000" w14:paraId="000005E9">
      <w:pPr>
        <w:pStyle w:val="Heading5"/>
        <w:numPr>
          <w:ilvl w:val="4"/>
          <w:numId w:val="10"/>
        </w:numPr>
        <w:ind w:left="0" w:firstLine="0"/>
        <w:rPr/>
      </w:pPr>
      <w:r w:rsidDel="00000000" w:rsidR="00000000" w:rsidRPr="00000000">
        <w:rPr>
          <w:rtl w:val="0"/>
        </w:rPr>
        <w:t xml:space="preserve">Database </w:t>
      </w:r>
    </w:p>
    <w:p w:rsidR="00000000" w:rsidDel="00000000" w:rsidP="00000000" w:rsidRDefault="00000000" w:rsidRPr="00000000" w14:paraId="000005EA">
      <w:pPr>
        <w:rPr/>
      </w:pPr>
      <w:r w:rsidDel="00000000" w:rsidR="00000000" w:rsidRPr="00000000">
        <w:rPr>
          <w:rtl w:val="0"/>
        </w:rPr>
        <w:t xml:space="preserve">Sử dụng SQL Server 2017</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pStyle w:val="Heading2"/>
        <w:numPr>
          <w:ilvl w:val="1"/>
          <w:numId w:val="10"/>
        </w:numPr>
        <w:ind w:left="0" w:firstLine="0"/>
        <w:rPr/>
      </w:pPr>
      <w:bookmarkStart w:colFirst="0" w:colLast="0" w:name="_2r0uhxc" w:id="64"/>
      <w:bookmarkEnd w:id="64"/>
      <w:r w:rsidDel="00000000" w:rsidR="00000000" w:rsidRPr="00000000">
        <w:rPr>
          <w:rtl w:val="0"/>
        </w:rPr>
        <w:t xml:space="preserve">HTML, CSS, Javascript</w:t>
      </w:r>
    </w:p>
    <w:p w:rsidR="00000000" w:rsidDel="00000000" w:rsidP="00000000" w:rsidRDefault="00000000" w:rsidRPr="00000000" w14:paraId="000005EE">
      <w:pPr>
        <w:rPr/>
      </w:pPr>
      <w:r w:rsidDel="00000000" w:rsidR="00000000" w:rsidRPr="00000000">
        <w:rPr/>
        <w:drawing>
          <wp:inline distB="0" distT="0" distL="0" distR="0">
            <wp:extent cx="4484794" cy="1886157"/>
            <wp:effectExtent b="0" l="0" r="0" t="0"/>
            <wp:docPr id="60"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4484794" cy="1886157"/>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HTML, CSS, Javascript là 3 công nghệ cơ bản của lập trình website</w:t>
      </w:r>
    </w:p>
    <w:p w:rsidR="00000000" w:rsidDel="00000000" w:rsidP="00000000" w:rsidRDefault="00000000" w:rsidRPr="00000000" w14:paraId="000005F0">
      <w:pPr>
        <w:rPr/>
      </w:pPr>
      <w:r w:rsidDel="00000000" w:rsidR="00000000" w:rsidRPr="00000000">
        <w:rPr>
          <w:rtl w:val="0"/>
        </w:rPr>
        <w:t xml:space="preserve">Đây là 3 công nghệ phổ biến và cơ bản nhất để xây dựng website, </w:t>
      </w:r>
      <w:del w:author="BUI Mai Anh" w:id="71" w:date="2018-05-28T02:05:12Z">
        <w:r w:rsidDel="00000000" w:rsidR="00000000" w:rsidRPr="00000000">
          <w:rPr>
            <w:rtl w:val="0"/>
          </w:rPr>
          <w:delText xml:space="preserve">tôi</w:delText>
        </w:r>
      </w:del>
      <w:ins w:author="BUI Mai Anh" w:id="71" w:date="2018-05-28T02:05:12Z">
        <w:r w:rsidDel="00000000" w:rsidR="00000000" w:rsidRPr="00000000">
          <w:rPr>
            <w:rtl w:val="0"/>
          </w:rPr>
          <w:t xml:space="preserve">em</w:t>
        </w:r>
      </w:ins>
      <w:r w:rsidDel="00000000" w:rsidR="00000000" w:rsidRPr="00000000">
        <w:rPr>
          <w:rtl w:val="0"/>
        </w:rPr>
        <w:t xml:space="preserve"> sẽ không </w:t>
      </w:r>
      <w:del w:author="BUI Mai Anh" w:id="72" w:date="2018-05-28T02:05:12Z">
        <w:r w:rsidDel="00000000" w:rsidR="00000000" w:rsidRPr="00000000">
          <w:rPr>
            <w:rtl w:val="0"/>
          </w:rPr>
          <w:delText xml:space="preserve">nói  </w:delText>
        </w:r>
      </w:del>
      <w:ins w:author="BUI Mai Anh" w:id="72" w:date="2018-05-28T02:05:12Z">
        <w:r w:rsidDel="00000000" w:rsidR="00000000" w:rsidRPr="00000000">
          <w:rPr>
            <w:rtl w:val="0"/>
          </w:rPr>
          <w:t xml:space="preserve">đi sâu </w:t>
        </w:r>
      </w:ins>
      <w:r w:rsidDel="00000000" w:rsidR="00000000" w:rsidRPr="00000000">
        <w:rPr>
          <w:rtl w:val="0"/>
        </w:rPr>
        <w:t xml:space="preserve">chi tiết vào phần này.</w:t>
      </w:r>
      <w:ins w:author="BUI Mai Anh" w:id="73" w:date="2018-05-28T02:05:12Z">
        <w:r w:rsidDel="00000000" w:rsidR="00000000" w:rsidRPr="00000000">
          <w:rPr>
            <w:rtl w:val="0"/>
          </w:rPr>
          <w:t xml:space="preserve"> Tài liệu tham khảo có thể tìm thấy rõ ràng và chi tiết từ W3C</w:t>
        </w:r>
      </w:ins>
      <w:del w:author="BUI Mai Anh" w:id="73" w:date="2018-05-28T02:05:12Z">
        <w:r w:rsidDel="00000000" w:rsidR="00000000" w:rsidRPr="00000000">
          <w:rPr>
            <w:rtl w:val="0"/>
          </w:rPr>
          <w:delText xml:space="preserve"> Nếu muốn tìm hiểu kỹ hơn, quý vị có thể tham khảo tài liệu của W3C</w:delText>
        </w:r>
      </w:del>
      <w:r w:rsidDel="00000000" w:rsidR="00000000" w:rsidRPr="00000000">
        <w:rPr>
          <w:rtl w:val="0"/>
        </w:rPr>
        <w:t xml:space="preserve"> [1].</w:t>
      </w:r>
    </w:p>
    <w:p w:rsidR="00000000" w:rsidDel="00000000" w:rsidP="00000000" w:rsidRDefault="00000000" w:rsidRPr="00000000" w14:paraId="000005F1">
      <w:pPr>
        <w:pStyle w:val="Heading2"/>
        <w:numPr>
          <w:ilvl w:val="1"/>
          <w:numId w:val="10"/>
        </w:numPr>
        <w:ind w:left="0" w:firstLine="0"/>
        <w:rPr/>
      </w:pPr>
      <w:bookmarkStart w:colFirst="0" w:colLast="0" w:name="_1664s55" w:id="65"/>
      <w:bookmarkEnd w:id="65"/>
      <w:r w:rsidDel="00000000" w:rsidR="00000000" w:rsidRPr="00000000">
        <w:rPr>
          <w:rtl w:val="0"/>
        </w:rPr>
        <w:t xml:space="preserve">JQuery và jQueryUI</w:t>
      </w:r>
    </w:p>
    <w:p w:rsidR="00000000" w:rsidDel="00000000" w:rsidP="00000000" w:rsidRDefault="00000000" w:rsidRPr="00000000" w14:paraId="000005F2">
      <w:pPr>
        <w:rPr/>
      </w:pPr>
      <w:r w:rsidDel="00000000" w:rsidR="00000000" w:rsidRPr="00000000">
        <w:rPr/>
        <w:drawing>
          <wp:inline distB="0" distT="0" distL="0" distR="0">
            <wp:extent cx="2894831" cy="1534921"/>
            <wp:effectExtent b="0" l="0" r="0" t="0"/>
            <wp:docPr descr="Káº¿t quáº£ hÃ¬nh áº£nh cho jquery" id="61" name="image60.png"/>
            <a:graphic>
              <a:graphicData uri="http://schemas.openxmlformats.org/drawingml/2006/picture">
                <pic:pic>
                  <pic:nvPicPr>
                    <pic:cNvPr descr="Káº¿t quáº£ hÃ¬nh áº£nh cho jquery" id="0" name="image60.png"/>
                    <pic:cNvPicPr preferRelativeResize="0"/>
                  </pic:nvPicPr>
                  <pic:blipFill>
                    <a:blip r:embed="rId26"/>
                    <a:srcRect b="0" l="0" r="0" t="0"/>
                    <a:stretch>
                      <a:fillRect/>
                    </a:stretch>
                  </pic:blipFill>
                  <pic:spPr>
                    <a:xfrm>
                      <a:off x="0" y="0"/>
                      <a:ext cx="2894831" cy="1534921"/>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pStyle w:val="Heading5"/>
        <w:numPr>
          <w:ilvl w:val="4"/>
          <w:numId w:val="10"/>
        </w:numPr>
        <w:ind w:left="0" w:firstLine="0"/>
        <w:rPr/>
      </w:pPr>
      <w:r w:rsidDel="00000000" w:rsidR="00000000" w:rsidRPr="00000000">
        <w:rPr>
          <w:rtl w:val="0"/>
        </w:rPr>
        <w:t xml:space="preserve">JQuery</w:t>
      </w:r>
    </w:p>
    <w:p w:rsidR="00000000" w:rsidDel="00000000" w:rsidP="00000000" w:rsidRDefault="00000000" w:rsidRPr="00000000" w14:paraId="000005F4">
      <w:pPr>
        <w:keepNext w:val="0"/>
        <w:keepLines w:val="0"/>
        <w:widowControl w:val="1"/>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pPr>
        </w:pPrChange>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JQuery</w:t>
      </w:r>
      <w:ins w:author="BUI Mai Anh" w:id="74" w:date="2018-05-28T02:05:12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một</w:t>
        </w:r>
      </w:in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 viện JavaScript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đa trình duyệt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thiết kế để đơn giản hóa </w:t>
      </w:r>
      <w:hyperlink r:id="r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trình phía máy người dùng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w:t>
      </w:r>
      <w:hyperlink r:id="rId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HTML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phát hành vào tháng 1 năm 2006 </w:t>
      </w:r>
      <w:del w:author="BUI Mai Anh" w:id="75" w:date="2018-05-28T02:05:12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delText xml:space="preserve">tại </w:delText>
        </w:r>
        <w:r w:rsidDel="00000000" w:rsidR="00000000" w:rsidRPr="00000000">
          <w:fldChar w:fldCharType="begin"/>
        </w:r>
        <w:r w:rsidDel="00000000" w:rsidR="00000000" w:rsidRPr="00000000">
          <w:delInstrText xml:space="preserve">HYPERLINK "https://vi.wikipedia.org/wiki/BarCamp"</w:del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delText xml:space="preserve">BarCamp</w:delTex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delText xml:space="preserve"> NYC </w:delText>
        </w:r>
      </w:de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bởi </w:t>
      </w:r>
      <w:hyperlink r:id="r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John Resig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sử dụng bởi hơn 52% trong 10.000 truy cập nhiều nhất các trang web, jQuery là </w:t>
      </w:r>
      <w:hyperlink r:id="rId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 viện JavaScript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phổ biến nhất được sử dụng ngày nay. [2]</w:t>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12707" cy="1459082"/>
            <wp:effectExtent b="0" l="0" r="0" t="0"/>
            <wp:docPr descr="Káº¿t quáº£ hÃ¬nh áº£nh cho jquery ui" id="62" name="image59.png"/>
            <a:graphic>
              <a:graphicData uri="http://schemas.openxmlformats.org/drawingml/2006/picture">
                <pic:pic>
                  <pic:nvPicPr>
                    <pic:cNvPr descr="Káº¿t quáº£ hÃ¬nh áº£nh cho jquery ui" id="0" name="image59.png"/>
                    <pic:cNvPicPr preferRelativeResize="0"/>
                  </pic:nvPicPr>
                  <pic:blipFill>
                    <a:blip r:embed="rId33"/>
                    <a:srcRect b="0" l="0" r="0" t="0"/>
                    <a:stretch>
                      <a:fillRect/>
                    </a:stretch>
                  </pic:blipFill>
                  <pic:spPr>
                    <a:xfrm>
                      <a:off x="0" y="0"/>
                      <a:ext cx="3112707" cy="1459082"/>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pStyle w:val="Heading5"/>
        <w:numPr>
          <w:ilvl w:val="4"/>
          <w:numId w:val="10"/>
        </w:numPr>
        <w:ind w:left="0" w:firstLine="0"/>
        <w:rPr/>
      </w:pPr>
      <w:r w:rsidDel="00000000" w:rsidR="00000000" w:rsidRPr="00000000">
        <w:rPr>
          <w:rtl w:val="0"/>
        </w:rPr>
        <w:t xml:space="preserve">JQueryUI</w:t>
      </w:r>
    </w:p>
    <w:p w:rsidR="00000000" w:rsidDel="00000000" w:rsidP="00000000" w:rsidRDefault="00000000" w:rsidRPr="00000000" w14:paraId="000005F7">
      <w:pPr>
        <w:rPr>
          <w:del w:author="BUI Mai Anh" w:id="77" w:date="2018-05-28T02:05:12Z"/>
        </w:rPr>
      </w:pPr>
      <w:r w:rsidDel="00000000" w:rsidR="00000000" w:rsidRPr="00000000">
        <w:rPr>
          <w:rtl w:val="0"/>
        </w:rPr>
        <w:t xml:space="preserve">JQueryUI là một bộ các giao diện, hiệu ứng, tiện ích và chủ đề. Được xây dựng trên thư viện JQuery và JavaScript. Sử dụng để xây dựng những trang web có tính tương tác cao [3]</w:t>
      </w:r>
      <w:ins w:author="BUI Mai Anh" w:id="77" w:date="2018-05-28T02:05:12Z">
        <w:r w:rsidDel="00000000" w:rsidR="00000000" w:rsidRPr="00000000">
          <w:rPr>
            <w:rtl w:val="0"/>
          </w:rPr>
          <w:t xml:space="preserve">. </w:t>
        </w:r>
      </w:ins>
      <w:del w:author="BUI Mai Anh" w:id="77" w:date="2018-05-28T02:05:12Z">
        <w:r w:rsidDel="00000000" w:rsidR="00000000" w:rsidRPr="00000000">
          <w:rPr>
            <w:rtl w:val="0"/>
          </w:rPr>
        </w:r>
      </w:del>
    </w:p>
    <w:p w:rsidR="00000000" w:rsidDel="00000000" w:rsidP="00000000" w:rsidRDefault="00000000" w:rsidRPr="00000000" w14:paraId="000005F8">
      <w:pPr>
        <w:rPr/>
      </w:pPr>
      <w:r w:rsidDel="00000000" w:rsidR="00000000" w:rsidRPr="00000000">
        <w:rPr>
          <w:rtl w:val="0"/>
        </w:rPr>
        <w:t xml:space="preserve">JqueryUI cung cấp thư viện về các tương tác và tiện ích như Draggable, Droppable, Resizeable, Dialog, Menu, Slider… </w:t>
      </w:r>
    </w:p>
    <w:p w:rsidR="00000000" w:rsidDel="00000000" w:rsidP="00000000" w:rsidRDefault="00000000" w:rsidRPr="00000000" w14:paraId="000005F9">
      <w:pPr>
        <w:pStyle w:val="Heading2"/>
        <w:numPr>
          <w:ilvl w:val="1"/>
          <w:numId w:val="10"/>
        </w:numPr>
        <w:ind w:left="0" w:firstLine="0"/>
        <w:rPr/>
      </w:pPr>
      <w:bookmarkStart w:colFirst="0" w:colLast="0" w:name="_3q5sasy" w:id="66"/>
      <w:bookmarkEnd w:id="66"/>
      <w:r w:rsidDel="00000000" w:rsidR="00000000" w:rsidRPr="00000000">
        <w:rPr>
          <w:rtl w:val="0"/>
        </w:rPr>
        <w:t xml:space="preserve">C# và .NET Framework</w:t>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48" w:right="48"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03345" cy="1168400"/>
            <wp:effectExtent b="0" l="0" r="0" t="0"/>
            <wp:docPr descr="Káº¿t quáº£ hÃ¬nh áº£nh cho C# and .NET" id="63" name="image57.png"/>
            <a:graphic>
              <a:graphicData uri="http://schemas.openxmlformats.org/drawingml/2006/picture">
                <pic:pic>
                  <pic:nvPicPr>
                    <pic:cNvPr descr="Káº¿t quáº£ hÃ¬nh áº£nh cho C# and .NET" id="0" name="image57.png"/>
                    <pic:cNvPicPr preferRelativeResize="0"/>
                  </pic:nvPicPr>
                  <pic:blipFill>
                    <a:blip r:embed="rId34"/>
                    <a:srcRect b="0" l="0" r="0" t="0"/>
                    <a:stretch>
                      <a:fillRect/>
                    </a:stretch>
                  </pic:blipFill>
                  <pic:spPr>
                    <a:xfrm>
                      <a:off x="0" y="0"/>
                      <a:ext cx="390334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48" w:right="4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một ngôn ngữ lập trình đơn giản, hiện đại, mục đích tổng quát, hướng đối tượng được phát triển bởi Microsoft và được phê chuẩn bởi European Computer Manufacturers Association (ECMA) và International Standards Organization (ISO).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Cấu trúc C# khá gần với các ngôn ngữ high-level truyền thống, C và C++, và là một ngôn ngữ lập trình hướng đối tượng</w:t>
      </w:r>
      <w:ins w:author="BUI Mai Anh" w:id="78" w:date="2018-05-28T02:05:12Z">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ins>
      <w:del w:author="BUI Mai Anh" w:id="78" w:date="2018-05-28T02:05:12Z">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delText xml:space="preserve">. Nó có sự giống nhau mạnh mẽ với Java, nó có nhiều đặc điểm lập trình mạnh mẽ mà làm cho nó trở nên ưa thích với các lập trình viên trên toàn thế giới. </w:delText>
        </w:r>
      </w:del>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w:t>
      </w:r>
      <w:ins w:author="BUI Mai Anh" w:id="79" w:date="2018-05-28T02:05:12Z">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ins>
      <w:r w:rsidDel="00000000" w:rsidR="00000000" w:rsidRPr="00000000">
        <w:rPr>
          <w:rtl w:val="0"/>
        </w:rPr>
      </w:r>
    </w:p>
    <w:p w:rsidR="00000000" w:rsidDel="00000000" w:rsidP="00000000" w:rsidRDefault="00000000" w:rsidRPr="00000000" w14:paraId="000005FC">
      <w:pPr>
        <w:rPr>
          <w:color w:val="000000"/>
          <w:highlight w:val="white"/>
        </w:rPr>
      </w:pPr>
      <w:r w:rsidDel="00000000" w:rsidR="00000000" w:rsidRPr="00000000">
        <w:rPr>
          <w:b w:val="1"/>
          <w:color w:val="000000"/>
          <w:highlight w:val="white"/>
          <w:rtl w:val="0"/>
        </w:rPr>
        <w:t xml:space="preserve">.NET Framework</w:t>
      </w:r>
      <w:r w:rsidDel="00000000" w:rsidR="00000000" w:rsidRPr="00000000">
        <w:rPr>
          <w:color w:val="000000"/>
          <w:highlight w:val="white"/>
          <w:rtl w:val="0"/>
        </w:rPr>
        <w:t xml:space="preserve"> là một nền tảng lập trình và cũng là một nền tảng thực thi ứng dụng chủ yếu trên hệ điều hành </w:t>
      </w:r>
      <w:r w:rsidDel="00000000" w:rsidR="00000000" w:rsidRPr="00000000">
        <w:rPr>
          <w:highlight w:val="white"/>
          <w:rtl w:val="0"/>
        </w:rPr>
        <w:t xml:space="preserve">Microsoft Windows</w:t>
      </w:r>
      <w:r w:rsidDel="00000000" w:rsidR="00000000" w:rsidRPr="00000000">
        <w:rPr>
          <w:color w:val="000000"/>
          <w:rtl w:val="0"/>
        </w:rPr>
        <w:t xml:space="preserve">, </w:t>
      </w:r>
      <w:r w:rsidDel="00000000" w:rsidR="00000000" w:rsidRPr="00000000">
        <w:rPr>
          <w:color w:val="000000"/>
          <w:highlight w:val="white"/>
          <w:rtl w:val="0"/>
        </w:rPr>
        <w:t xml:space="preserve">được phát triển bởi </w:t>
      </w:r>
      <w:hyperlink r:id="rId35">
        <w:r w:rsidDel="00000000" w:rsidR="00000000" w:rsidRPr="00000000">
          <w:rPr>
            <w:color w:val="000000"/>
            <w:highlight w:val="white"/>
            <w:u w:val="none"/>
            <w:rtl w:val="0"/>
          </w:rPr>
          <w:t xml:space="preserve">Microsoft</w:t>
        </w:r>
      </w:hyperlink>
      <w:r w:rsidDel="00000000" w:rsidR="00000000" w:rsidRPr="00000000">
        <w:rPr>
          <w:color w:val="000000"/>
          <w:highlight w:val="white"/>
          <w:rtl w:val="0"/>
        </w:rPr>
        <w:t xml:space="preserve">. NET framework bao gồm tập các thư viện lập trình lớn, và những thư viện này hỗ trợ việc xây dựng các chương trình phần mềm như lập trình giao diện; truy cập, kết nối </w:t>
      </w:r>
      <w:hyperlink r:id="rId36">
        <w:r w:rsidDel="00000000" w:rsidR="00000000" w:rsidRPr="00000000">
          <w:rPr>
            <w:color w:val="000000"/>
            <w:highlight w:val="white"/>
            <w:u w:val="none"/>
            <w:rtl w:val="0"/>
          </w:rPr>
          <w:t xml:space="preserve">cơ sở dữ liệu</w:t>
        </w:r>
      </w:hyperlink>
      <w:r w:rsidDel="00000000" w:rsidR="00000000" w:rsidRPr="00000000">
        <w:rPr>
          <w:color w:val="000000"/>
          <w:highlight w:val="white"/>
          <w:rtl w:val="0"/>
        </w:rPr>
        <w:t xml:space="preserve">; </w:t>
      </w:r>
      <w:hyperlink r:id="rId37">
        <w:r w:rsidDel="00000000" w:rsidR="00000000" w:rsidRPr="00000000">
          <w:rPr>
            <w:color w:val="000000"/>
            <w:highlight w:val="white"/>
            <w:u w:val="none"/>
            <w:rtl w:val="0"/>
          </w:rPr>
          <w:t xml:space="preserve">ứng dụng web</w:t>
        </w:r>
      </w:hyperlink>
      <w:r w:rsidDel="00000000" w:rsidR="00000000" w:rsidRPr="00000000">
        <w:rPr>
          <w:color w:val="000000"/>
          <w:highlight w:val="white"/>
          <w:rtl w:val="0"/>
        </w:rPr>
        <w:t xml:space="preserve">; các </w:t>
      </w:r>
      <w:hyperlink r:id="rId38">
        <w:r w:rsidDel="00000000" w:rsidR="00000000" w:rsidRPr="00000000">
          <w:rPr>
            <w:color w:val="000000"/>
            <w:highlight w:val="white"/>
            <w:u w:val="none"/>
            <w:rtl w:val="0"/>
          </w:rPr>
          <w:t xml:space="preserve">giải thuật</w:t>
        </w:r>
      </w:hyperlink>
      <w:r w:rsidDel="00000000" w:rsidR="00000000" w:rsidRPr="00000000">
        <w:rPr>
          <w:color w:val="000000"/>
          <w:highlight w:val="white"/>
          <w:rtl w:val="0"/>
        </w:rPr>
        <w:t xml:space="preserve">, </w:t>
      </w:r>
      <w:hyperlink r:id="rId39">
        <w:r w:rsidDel="00000000" w:rsidR="00000000" w:rsidRPr="00000000">
          <w:rPr>
            <w:color w:val="000000"/>
            <w:highlight w:val="white"/>
            <w:u w:val="none"/>
            <w:rtl w:val="0"/>
          </w:rPr>
          <w:t xml:space="preserve">cấu trúc dữ liệu</w:t>
        </w:r>
      </w:hyperlink>
      <w:r w:rsidDel="00000000" w:rsidR="00000000" w:rsidRPr="00000000">
        <w:rPr>
          <w:color w:val="000000"/>
          <w:highlight w:val="white"/>
          <w:rtl w:val="0"/>
        </w:rPr>
        <w:t xml:space="preserve">; giao tiếp mạng... [5]</w:t>
      </w:r>
    </w:p>
    <w:p w:rsidR="00000000" w:rsidDel="00000000" w:rsidP="00000000" w:rsidRDefault="00000000" w:rsidRPr="00000000" w14:paraId="000005FD">
      <w:pPr>
        <w:pStyle w:val="Heading2"/>
        <w:numPr>
          <w:ilvl w:val="1"/>
          <w:numId w:val="10"/>
        </w:numPr>
        <w:ind w:left="0" w:firstLine="0"/>
        <w:rPr/>
      </w:pPr>
      <w:bookmarkStart w:colFirst="0" w:colLast="0" w:name="_25b2l0r" w:id="67"/>
      <w:bookmarkEnd w:id="67"/>
      <w:r w:rsidDel="00000000" w:rsidR="00000000" w:rsidRPr="00000000">
        <w:rPr>
          <w:rtl w:val="0"/>
        </w:rPr>
        <w:t xml:space="preserve">RESTful Web Service</w:t>
      </w:r>
    </w:p>
    <w:p w:rsidR="00000000" w:rsidDel="00000000" w:rsidP="00000000" w:rsidRDefault="00000000" w:rsidRPr="00000000" w14:paraId="000005FE">
      <w:pPr>
        <w:pStyle w:val="Heading5"/>
        <w:numPr>
          <w:ilvl w:val="4"/>
          <w:numId w:val="10"/>
        </w:numPr>
        <w:ind w:left="0" w:firstLine="0"/>
        <w:rPr/>
      </w:pPr>
      <w:r w:rsidDel="00000000" w:rsidR="00000000" w:rsidRPr="00000000">
        <w:rPr>
          <w:rtl w:val="0"/>
        </w:rPr>
        <w:t xml:space="preserve">Web service</w:t>
      </w:r>
    </w:p>
    <w:p w:rsidR="00000000" w:rsidDel="00000000" w:rsidP="00000000" w:rsidRDefault="00000000" w:rsidRPr="00000000" w14:paraId="000005FF">
      <w:pPr>
        <w:keepNext w:val="1"/>
        <w:jc w:val="center"/>
        <w:rPr/>
        <w:pPrChange w:author="BUI Mai Anh" w:id="0" w:date="2018-05-28T02:05:12Z">
          <w:pPr>
            <w:keepNext w:val="1"/>
          </w:pPr>
        </w:pPrChange>
      </w:pPr>
      <w:r w:rsidDel="00000000" w:rsidR="00000000" w:rsidRPr="00000000">
        <w:rPr/>
        <w:drawing>
          <wp:inline distB="0" distT="0" distL="0" distR="0">
            <wp:extent cx="3954145" cy="2057400"/>
            <wp:effectExtent b="0" l="0" r="0" t="0"/>
            <wp:docPr descr="https://o7planning.org/vi/10773/cache/images/i/4310555.png" id="23" name="image17.png"/>
            <a:graphic>
              <a:graphicData uri="http://schemas.openxmlformats.org/drawingml/2006/picture">
                <pic:pic>
                  <pic:nvPicPr>
                    <pic:cNvPr descr="https://o7planning.org/vi/10773/cache/images/i/4310555.png" id="0" name="image17.png"/>
                    <pic:cNvPicPr preferRelativeResize="0"/>
                  </pic:nvPicPr>
                  <pic:blipFill>
                    <a:blip r:embed="rId40"/>
                    <a:srcRect b="0" l="0" r="0" t="0"/>
                    <a:stretch>
                      <a:fillRect/>
                    </a:stretch>
                  </pic:blipFill>
                  <pic:spPr>
                    <a:xfrm>
                      <a:off x="0" y="0"/>
                      <a:ext cx="395414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kgcv8k"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17 Web server</w:t>
      </w:r>
    </w:p>
    <w:p w:rsidR="00000000" w:rsidDel="00000000" w:rsidP="00000000" w:rsidRDefault="00000000" w:rsidRPr="00000000" w14:paraId="00000601">
      <w:pPr>
        <w:rPr/>
      </w:pPr>
      <w:r w:rsidDel="00000000" w:rsidR="00000000" w:rsidRPr="00000000">
        <w:rPr>
          <w:rtl w:val="0"/>
        </w:rPr>
        <w:t xml:space="preserve">Với các web server thông thường, khi chúng ta truy cập server sẽ trả về cho ta nội dung của 1 trang web dưới dạng html, css và javascript.</w:t>
      </w:r>
    </w:p>
    <w:p w:rsidR="00000000" w:rsidDel="00000000" w:rsidP="00000000" w:rsidRDefault="00000000" w:rsidRPr="00000000" w14:paraId="00000602">
      <w:pPr>
        <w:keepNext w:val="1"/>
        <w:jc w:val="center"/>
        <w:rPr/>
        <w:pPrChange w:author="BUI Mai Anh" w:id="0" w:date="2018-05-28T02:05:12Z">
          <w:pPr>
            <w:keepNext w:val="1"/>
          </w:pPr>
        </w:pPrChange>
      </w:pPr>
      <w:r w:rsidDel="00000000" w:rsidR="00000000" w:rsidRPr="00000000">
        <w:rPr/>
        <w:drawing>
          <wp:inline distB="0" distT="0" distL="0" distR="0">
            <wp:extent cx="3617827" cy="1914791"/>
            <wp:effectExtent b="0" l="0" r="0" t="0"/>
            <wp:docPr descr="https://o7planning.org/vi/10773/cache/images/i/4311054.png" id="24" name="image21.png"/>
            <a:graphic>
              <a:graphicData uri="http://schemas.openxmlformats.org/drawingml/2006/picture">
                <pic:pic>
                  <pic:nvPicPr>
                    <pic:cNvPr descr="https://o7planning.org/vi/10773/cache/images/i/4311054.png" id="0" name="image21.png"/>
                    <pic:cNvPicPr preferRelativeResize="0"/>
                  </pic:nvPicPr>
                  <pic:blipFill>
                    <a:blip r:embed="rId41"/>
                    <a:srcRect b="0" l="0" r="0" t="0"/>
                    <a:stretch>
                      <a:fillRect/>
                    </a:stretch>
                  </pic:blipFill>
                  <pic:spPr>
                    <a:xfrm>
                      <a:off x="0" y="0"/>
                      <a:ext cx="3617827" cy="1914791"/>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34g0dwd" w:id="69"/>
      <w:bookmarkEnd w: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18 Web service</w:t>
      </w:r>
    </w:p>
    <w:p w:rsidR="00000000" w:rsidDel="00000000" w:rsidP="00000000" w:rsidRDefault="00000000" w:rsidRPr="00000000" w14:paraId="00000604">
      <w:pPr>
        <w:rPr/>
      </w:pPr>
      <w:r w:rsidDel="00000000" w:rsidR="00000000" w:rsidRPr="00000000">
        <w:rPr>
          <w:rtl w:val="0"/>
        </w:rPr>
        <w:t xml:space="preserve">Trong khi đó, Web service là 1 dịch vụ Web, khi chúng ta truy cập vào Web service, nó sẽ chỉ trả về cho ta dữ liệu thô, thường dưới dạng JSON hoặc XML.</w:t>
      </w:r>
    </w:p>
    <w:p w:rsidR="00000000" w:rsidDel="00000000" w:rsidP="00000000" w:rsidRDefault="00000000" w:rsidRPr="00000000" w14:paraId="00000605">
      <w:pPr>
        <w:rPr/>
      </w:pPr>
      <w:r w:rsidDel="00000000" w:rsidR="00000000" w:rsidRPr="00000000">
        <w:rPr>
          <w:rtl w:val="0"/>
        </w:rPr>
        <w:t xml:space="preserve">Ví dụ như trong ảnh trên, khi chúng ta gửi yêu cầu thời tiết Chicago vào Webservice thông tin thời tiết, nó sẽ trả về cho chúng ta dữ liệu là thời tiết của Chicago thay vì cả trang web. </w:t>
      </w:r>
    </w:p>
    <w:p w:rsidR="00000000" w:rsidDel="00000000" w:rsidP="00000000" w:rsidRDefault="00000000" w:rsidRPr="00000000" w14:paraId="00000606">
      <w:pPr>
        <w:pStyle w:val="Heading5"/>
        <w:numPr>
          <w:ilvl w:val="4"/>
          <w:numId w:val="10"/>
        </w:numPr>
        <w:ind w:left="0" w:firstLine="0"/>
        <w:rPr/>
      </w:pPr>
      <w:r w:rsidDel="00000000" w:rsidR="00000000" w:rsidRPr="00000000">
        <w:rPr>
          <w:rtl w:val="0"/>
        </w:rPr>
        <w:t xml:space="preserve">RESTful Service [6]</w:t>
      </w:r>
    </w:p>
    <w:p w:rsidR="00000000" w:rsidDel="00000000" w:rsidP="00000000" w:rsidRDefault="00000000" w:rsidRPr="00000000" w14:paraId="00000607">
      <w:pPr>
        <w:rPr/>
      </w:pPr>
      <w:r w:rsidDel="00000000" w:rsidR="00000000" w:rsidRPr="00000000">
        <w:rPr>
          <w:rtl w:val="0"/>
        </w:rPr>
        <w:t xml:space="preserve">RESTful Web Service là các Web Service được viết dựa trên kiến trúc REST. 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 REST là một bộ quy tắc để tạo ra một ứng dụng Web Service, mà nó tuân thủ 4 nguyên tắc thiết kế cơ bản sau: </w:t>
      </w:r>
    </w:p>
    <w:p w:rsidR="00000000" w:rsidDel="00000000" w:rsidP="00000000" w:rsidRDefault="00000000" w:rsidRPr="00000000" w14:paraId="0000060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các phương thức HTTP một cách rõ ràng </w:t>
      </w:r>
    </w:p>
    <w:p w:rsidR="00000000" w:rsidDel="00000000" w:rsidP="00000000" w:rsidRDefault="00000000" w:rsidRPr="00000000" w14:paraId="000006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 trạng thái </w:t>
      </w:r>
    </w:p>
    <w:p w:rsidR="00000000" w:rsidDel="00000000" w:rsidP="00000000" w:rsidRDefault="00000000" w:rsidRPr="00000000" w14:paraId="000006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cấu trúc thư mục như các URls </w:t>
      </w:r>
    </w:p>
    <w:p w:rsidR="00000000" w:rsidDel="00000000" w:rsidP="00000000" w:rsidRDefault="00000000" w:rsidRPr="00000000" w14:paraId="0000060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Truyền tải JavaScript Object Notation (JSON), XML hoặc cả hai.</w:t>
      </w:r>
    </w:p>
    <w:p w:rsidR="00000000" w:rsidDel="00000000" w:rsidP="00000000" w:rsidRDefault="00000000" w:rsidRPr="00000000" w14:paraId="0000060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40"/>
        </w:tabs>
        <w:spacing w:after="120" w:before="0" w:line="360" w:lineRule="auto"/>
        <w:ind w:left="720" w:right="0" w:hanging="54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các phương thức HTTP một cách rõ ràng </w:t>
      </w:r>
    </w:p>
    <w:p w:rsidR="00000000" w:rsidDel="00000000" w:rsidP="00000000" w:rsidRDefault="00000000" w:rsidRPr="00000000" w14:paraId="0000060D">
      <w:pPr>
        <w:rPr/>
      </w:pPr>
      <w:r w:rsidDel="00000000" w:rsidR="00000000" w:rsidRPr="00000000">
        <w:rPr>
          <w:rtl w:val="0"/>
        </w:rPr>
        <w:t xml:space="preserve">REST đặt ra một quy tắc đòi hỏi lập trình viên xác định rõ ý định của mình thông qua các phương thức của HTTP. Thông thường ý định đó bao gồm lấy dữ liệu, trèn dữ liệu, cập nhập dữ liệu hoặc xóa dữ liệu. Vậy khi bạn muốn thực hiện một trong các ý định trên hãy lưu ý các quy tắc sau: </w:t>
      </w:r>
    </w:p>
    <w:p w:rsidR="00000000" w:rsidDel="00000000" w:rsidP="00000000" w:rsidRDefault="00000000" w:rsidRPr="00000000" w14:paraId="0000060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tạo một tài nguyên trên máy chủ, bạn cần sử dụng phương thức POST. </w:t>
      </w:r>
    </w:p>
    <w:p w:rsidR="00000000" w:rsidDel="00000000" w:rsidP="00000000" w:rsidRDefault="00000000" w:rsidRPr="00000000" w14:paraId="0000060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truy xuất một tài nguyên, sử dụng GET. </w:t>
      </w:r>
    </w:p>
    <w:p w:rsidR="00000000" w:rsidDel="00000000" w:rsidP="00000000" w:rsidRDefault="00000000" w:rsidRPr="00000000" w14:paraId="0000061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thay đổi trạng thái một tài nguyên hoặc để cập nhật nó, sử dụng PUT. </w:t>
      </w:r>
    </w:p>
    <w:p w:rsidR="00000000" w:rsidDel="00000000" w:rsidP="00000000" w:rsidRDefault="00000000" w:rsidRPr="00000000" w14:paraId="0000061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huỷ bỏ hoặc xoá một tài nguyên, sử dụng DELETE.</w:t>
      </w:r>
    </w:p>
    <w:p w:rsidR="00000000" w:rsidDel="00000000" w:rsidP="00000000" w:rsidRDefault="00000000" w:rsidRPr="00000000" w14:paraId="00000612">
      <w:pPr>
        <w:rPr/>
      </w:pPr>
      <w:r w:rsidDel="00000000" w:rsidR="00000000" w:rsidRPr="00000000">
        <w:rPr>
          <w:rtl w:val="0"/>
        </w:rPr>
        <w:t xml:space="preserve">Chú ý rằng các nguyên tắc ở trên là không bắt buộc, thực tế có thể sử dụng phương thức GET để yêu cầu lấy dữ liệu, chèn, sửa hoặc xóa dữ liệu trên Server. Tuy nhiên REST đưa ra các nguyên tắc ở trên mục đích đưa mọi thứ trở lên rõ ràng và dễ hiểu.</w:t>
      </w:r>
    </w:p>
    <w:p w:rsidR="00000000" w:rsidDel="00000000" w:rsidP="00000000" w:rsidRDefault="00000000" w:rsidRPr="00000000" w14:paraId="000006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24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 trạng thái</w:t>
      </w:r>
    </w:p>
    <w:p w:rsidR="00000000" w:rsidDel="00000000" w:rsidP="00000000" w:rsidRDefault="00000000" w:rsidRPr="00000000" w14:paraId="00000614">
      <w:pPr>
        <w:rPr/>
      </w:pPr>
      <w:r w:rsidDel="00000000" w:rsidR="00000000" w:rsidRPr="00000000">
        <w:rPr>
          <w:rtl w:val="0"/>
        </w:rPr>
        <w:t xml:space="preserve">Một đặc điểm của REST là phi trạng thái (stateless), có nghĩa là nó không lưu giữ thông tin của client. Chẳng hạn bạn vừa gửi yêu cầu để xem trang thứ 2 của một tài liệu, và bây giờ bạn muốn xem trang tiếp theo (sẽ là trang 3). REST không lưu trữ lại thông tin rằng trước đó nó đã phục vụ bạn trang số 2. Điều đó có nghĩa là REST không quản lý phiên làm việc (Session).</w:t>
      </w:r>
    </w:p>
    <w:p w:rsidR="00000000" w:rsidDel="00000000" w:rsidP="00000000" w:rsidRDefault="00000000" w:rsidRPr="00000000" w14:paraId="00000615">
      <w:pPr>
        <w:keepNext w:val="1"/>
        <w:rPr/>
      </w:pPr>
      <w:r w:rsidDel="00000000" w:rsidR="00000000" w:rsidRPr="00000000">
        <w:rPr/>
        <w:drawing>
          <wp:inline distB="0" distT="0" distL="0" distR="0">
            <wp:extent cx="4257283" cy="1466848"/>
            <wp:effectExtent b="0" l="0" r="0" t="0"/>
            <wp:docPr descr="https://o7planning.org/vi/10773/cache/images/i/4311864.png" id="25" name="image22.png"/>
            <a:graphic>
              <a:graphicData uri="http://schemas.openxmlformats.org/drawingml/2006/picture">
                <pic:pic>
                  <pic:nvPicPr>
                    <pic:cNvPr descr="https://o7planning.org/vi/10773/cache/images/i/4311864.png" id="0" name="image22.png"/>
                    <pic:cNvPicPr preferRelativeResize="0"/>
                  </pic:nvPicPr>
                  <pic:blipFill>
                    <a:blip r:embed="rId42"/>
                    <a:srcRect b="0" l="0" r="0" t="0"/>
                    <a:stretch>
                      <a:fillRect/>
                    </a:stretch>
                  </pic:blipFill>
                  <pic:spPr>
                    <a:xfrm>
                      <a:off x="0" y="0"/>
                      <a:ext cx="4257283" cy="1466848"/>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1jlao46"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19 </w:t>
      </w:r>
      <w:del w:author="BUI Mai Anh" w:id="84" w:date="2018-05-28T02:05: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Statesless</w:delText>
        </w:r>
      </w:del>
      <w:ins w:author="BUI Mai Anh" w:id="84" w:date="2018-05-28T02:05: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 trạng thái (Stateless)</w:t>
        </w:r>
      </w:ins>
      <w:r w:rsidDel="00000000" w:rsidR="00000000" w:rsidRPr="00000000">
        <w:rPr>
          <w:rtl w:val="0"/>
        </w:rPr>
      </w:r>
    </w:p>
    <w:p w:rsidR="00000000" w:rsidDel="00000000" w:rsidP="00000000" w:rsidRDefault="00000000" w:rsidRPr="00000000" w14:paraId="00000617">
      <w:pPr>
        <w:rPr>
          <w:del w:author="BUI Mai Anh" w:id="86" w:date="2018-05-28T02:05:12Z"/>
        </w:rPr>
      </w:pPr>
      <w:r w:rsidDel="00000000" w:rsidR="00000000" w:rsidRPr="00000000">
        <w:rPr>
          <w:rtl w:val="0"/>
        </w:rPr>
        <w:t xml:space="preserve">Như ở hình trên, Client phải gửi yêu cầu rõ ràng, bao gồm số thự tự của trang cần xem.</w:t>
      </w:r>
      <w:ins w:author="BUI Mai Anh" w:id="86" w:date="2018-05-28T02:05:12Z">
        <w:r w:rsidDel="00000000" w:rsidR="00000000" w:rsidRPr="00000000">
          <w:rPr>
            <w:rtl w:val="0"/>
          </w:rPr>
          <w:t xml:space="preserve"> </w:t>
        </w:r>
      </w:ins>
      <w:del w:author="BUI Mai Anh" w:id="86" w:date="2018-05-28T02:05:12Z">
        <w:r w:rsidDel="00000000" w:rsidR="00000000" w:rsidRPr="00000000">
          <w:rPr>
            <w:rtl w:val="0"/>
          </w:rPr>
        </w:r>
      </w:del>
    </w:p>
    <w:p w:rsidR="00000000" w:rsidDel="00000000" w:rsidP="00000000" w:rsidRDefault="00000000" w:rsidRPr="00000000" w14:paraId="00000618">
      <w:pPr>
        <w:rPr/>
      </w:pPr>
      <w:r w:rsidDel="00000000" w:rsidR="00000000" w:rsidRPr="00000000">
        <w:rPr>
          <w:rtl w:val="0"/>
        </w:rPr>
        <w:t xml:space="preserve">Như vậy, các thành phần máy chủ phi trạng thái ít phức tạp hơn để thiết kế, viết và phân bổ thông qua máy chủ được cân bằng tải. Dịch vụ phi trạng thái không chỉ hoạt động tốt hơn, nó còn chuyển hầu hết vai trò duy trì trạng thái sang ứng dụng ở máy khách. Trong một dịch vụ mạng RESTful, máy chủ chịu trách nhiệm đưa ra các phản hồi và cung cấp một cách thức cho phép Client duy trì trạng thái ứng dụng của chính nó.</w:t>
      </w:r>
    </w:p>
    <w:p w:rsidR="00000000" w:rsidDel="00000000" w:rsidP="00000000" w:rsidRDefault="00000000" w:rsidRPr="00000000" w14:paraId="000006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24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Đưa ra cấu trúc thư mục giống các URI</w:t>
      </w:r>
    </w:p>
    <w:p w:rsidR="00000000" w:rsidDel="00000000" w:rsidP="00000000" w:rsidRDefault="00000000" w:rsidRPr="00000000" w14:paraId="0000061A">
      <w:pPr>
        <w:rPr/>
      </w:pPr>
      <w:r w:rsidDel="00000000" w:rsidR="00000000" w:rsidRPr="00000000">
        <w:rPr>
          <w:rtl w:val="0"/>
        </w:rPr>
        <w:t xml:space="preserve">REST đưa ra một cấu trúc để người dùng có thể truy cập vào tài nguyên của nó thông qua các URL, tài nguyên ở đây là dữ liệu về sinh viên, môn học, lớp học…</w:t>
      </w:r>
    </w:p>
    <w:p w:rsidR="00000000" w:rsidDel="00000000" w:rsidP="00000000" w:rsidRDefault="00000000" w:rsidRPr="00000000" w14:paraId="0000061B">
      <w:pPr>
        <w:rPr/>
      </w:pPr>
      <w:r w:rsidDel="00000000" w:rsidR="00000000" w:rsidRPr="00000000">
        <w:rPr>
          <w:rtl w:val="0"/>
        </w:rPr>
        <w:t xml:space="preserve">Các địa chỉ REST service cần phải thật trực quan đến mức người dùng dễ đoán. Hãy nghĩ về một địa chỉ (URI) giống như một gợi ý rõ ràng, dễ đoán rằng nó đang trỏ tới cái gì và cung cấp tài nguyên gì. Tóm lại, cấu trúc của một URI nên được đơn giản, có thể dự đoán, và dễ hiểu.</w:t>
      </w:r>
    </w:p>
    <w:p w:rsidR="00000000" w:rsidDel="00000000" w:rsidP="00000000" w:rsidRDefault="00000000" w:rsidRPr="00000000" w14:paraId="0000061C">
      <w:pPr>
        <w:rPr/>
      </w:pPr>
      <w:r w:rsidDel="00000000" w:rsidR="00000000" w:rsidRPr="00000000">
        <w:rPr>
          <w:rtl w:val="0"/>
        </w:rPr>
        <w:t xml:space="preserve">VD link để lấy thông tin sinh viên</w:t>
      </w:r>
    </w:p>
    <w:p w:rsidR="00000000" w:rsidDel="00000000" w:rsidP="00000000" w:rsidRDefault="00000000" w:rsidRPr="00000000" w14:paraId="0000061D">
      <w:pPr>
        <w:rPr/>
      </w:pPr>
      <w:hyperlink r:id="rId43">
        <w:r w:rsidDel="00000000" w:rsidR="00000000" w:rsidRPr="00000000">
          <w:rPr>
            <w:color w:val="0563c1"/>
            <w:u w:val="single"/>
            <w:rtl w:val="0"/>
          </w:rPr>
          <w:t xml:space="preserve">http://localhost:49336/api/student/id?StudentName=T%E1%BA%A1%20Minh%20Ch%C3%AD</w:t>
        </w:r>
      </w:hyperlink>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khi truy cập vào link trên, Service sẽ trả về cho chúng ta thông tin của học sinh có tên Tạ Minh Chí</w:t>
      </w:r>
    </w:p>
    <w:p w:rsidR="00000000" w:rsidDel="00000000" w:rsidP="00000000" w:rsidRDefault="00000000" w:rsidRPr="00000000" w14:paraId="000006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24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Truyền tải XML, JSON hoặc cả hai</w:t>
      </w:r>
    </w:p>
    <w:p w:rsidR="00000000" w:rsidDel="00000000" w:rsidP="00000000" w:rsidRDefault="00000000" w:rsidRPr="00000000" w14:paraId="00000620">
      <w:pPr>
        <w:rPr/>
      </w:pPr>
      <w:r w:rsidDel="00000000" w:rsidR="00000000" w:rsidRPr="00000000">
        <w:rPr>
          <w:rtl w:val="0"/>
        </w:rPr>
        <w:t xml:space="preserve">Dữ liệu gửi lên hoặc trả về có thể ở dạng XML hoặc JSON hoặc cả 2.</w:t>
      </w:r>
    </w:p>
    <w:p w:rsidR="00000000" w:rsidDel="00000000" w:rsidP="00000000" w:rsidRDefault="00000000" w:rsidRPr="00000000" w14:paraId="00000621">
      <w:pPr>
        <w:pStyle w:val="Heading2"/>
        <w:numPr>
          <w:ilvl w:val="1"/>
          <w:numId w:val="10"/>
        </w:numPr>
        <w:ind w:left="0" w:firstLine="0"/>
        <w:rPr/>
      </w:pPr>
      <w:bookmarkStart w:colFirst="0" w:colLast="0" w:name="_43ky6rz" w:id="71"/>
      <w:bookmarkEnd w:id="71"/>
      <w:r w:rsidDel="00000000" w:rsidR="00000000" w:rsidRPr="00000000">
        <w:rPr>
          <w:rtl w:val="0"/>
        </w:rPr>
        <w:t xml:space="preserve">Microsoft .NET Web API</w:t>
      </w:r>
    </w:p>
    <w:p w:rsidR="00000000" w:rsidDel="00000000" w:rsidP="00000000" w:rsidRDefault="00000000" w:rsidRPr="00000000" w14:paraId="00000622">
      <w:pPr>
        <w:keepNext w:val="1"/>
        <w:shd w:fill="ffffff" w:val="clear"/>
        <w:spacing w:after="280" w:before="280" w:line="240" w:lineRule="auto"/>
        <w:jc w:val="left"/>
        <w:rPr/>
      </w:pPr>
      <w:r w:rsidDel="00000000" w:rsidR="00000000" w:rsidRPr="00000000">
        <w:rPr/>
        <w:drawing>
          <wp:inline distB="0" distT="0" distL="0" distR="0">
            <wp:extent cx="5575935" cy="2644775"/>
            <wp:effectExtent b="0" l="0" r="0" t="0"/>
            <wp:docPr id="26"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575935" cy="2644775"/>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left"/>
          </w:pPr>
        </w:pPrChange>
      </w:pPr>
      <w:bookmarkStart w:colFirst="0" w:colLast="0" w:name="_2iq8gzs"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20 Web API</w:t>
      </w:r>
    </w:p>
    <w:p w:rsidR="00000000" w:rsidDel="00000000" w:rsidP="00000000" w:rsidRDefault="00000000" w:rsidRPr="00000000" w14:paraId="00000624">
      <w:pPr>
        <w:shd w:fill="ffffff" w:val="clear"/>
        <w:spacing w:after="280" w:before="280" w:line="240" w:lineRule="auto"/>
        <w:rPr>
          <w:color w:val="222222"/>
        </w:rPr>
        <w:pPrChange w:author="BUI Mai Anh" w:id="0" w:date="2018-05-28T02:05:12Z">
          <w:pPr>
            <w:shd w:fill="ffffff" w:val="clear"/>
            <w:spacing w:after="280" w:before="280" w:line="240" w:lineRule="auto"/>
            <w:jc w:val="left"/>
          </w:pPr>
        </w:pPrChange>
      </w:pPr>
      <w:r w:rsidDel="00000000" w:rsidR="00000000" w:rsidRPr="00000000">
        <w:rPr>
          <w:color w:val="222222"/>
          <w:rtl w:val="0"/>
        </w:rPr>
        <w:t xml:space="preserve">Đây là một framework mới giúp cho việc xây dựng các HTTP service rất đơn giản và nhanh chóng, Open Source và có thể được sử dụng bởi bất kì client nào hỗ trợ XML, JSON. Hỗ trợ đầy đủ các thành phần HTTP: URI, request/response headers, caching, versioning, content formats, có thể host trong ứng dụng hoặc trên IIS, là kiến trúc lý tưởng cho các thiết bị có băng thông giới hạn như smartphone, tablet và định dạng dữ liệu có thể là JSON, XML hoặc một kiểu dữ liệu bất kỳ [7]</w:t>
      </w:r>
      <w:ins w:author="BUI Mai Anh" w:id="88" w:date="2018-05-28T02:05:12Z">
        <w:r w:rsidDel="00000000" w:rsidR="00000000" w:rsidRPr="00000000">
          <w:rPr>
            <w:color w:val="222222"/>
            <w:rtl w:val="0"/>
          </w:rPr>
          <w:t xml:space="preserve">.</w:t>
        </w:r>
      </w:ins>
      <w:r w:rsidDel="00000000" w:rsidR="00000000" w:rsidRPr="00000000">
        <w:rPr>
          <w:rtl w:val="0"/>
        </w:rPr>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Web API có các ưu điểm:</w:t>
      </w:r>
    </w:p>
    <w:p w:rsidR="00000000" w:rsidDel="00000000" w:rsidP="00000000" w:rsidRDefault="00000000" w:rsidRPr="00000000" w14:paraId="00000626">
      <w:pPr>
        <w:numPr>
          <w:ilvl w:val="0"/>
          <w:numId w:val="7"/>
        </w:numPr>
        <w:shd w:fill="ffffff" w:val="clear"/>
        <w:spacing w:after="0" w:before="0" w:line="240" w:lineRule="auto"/>
        <w:ind w:left="600" w:hanging="360"/>
        <w:jc w:val="left"/>
        <w:rPr>
          <w:color w:val="222222"/>
        </w:rPr>
      </w:pPr>
      <w:r w:rsidDel="00000000" w:rsidR="00000000" w:rsidRPr="00000000">
        <w:rPr>
          <w:color w:val="222222"/>
          <w:rtl w:val="0"/>
        </w:rPr>
        <w:t xml:space="preserve">Cấu hình hết sức đơn giản khi so với WCF</w:t>
      </w:r>
    </w:p>
    <w:p w:rsidR="00000000" w:rsidDel="00000000" w:rsidP="00000000" w:rsidRDefault="00000000" w:rsidRPr="00000000" w14:paraId="00000627">
      <w:pPr>
        <w:numPr>
          <w:ilvl w:val="0"/>
          <w:numId w:val="7"/>
        </w:numPr>
        <w:shd w:fill="ffffff" w:val="clear"/>
        <w:spacing w:after="0" w:before="0" w:line="240" w:lineRule="auto"/>
        <w:ind w:left="600" w:hanging="360"/>
        <w:jc w:val="left"/>
        <w:rPr>
          <w:color w:val="222222"/>
        </w:rPr>
      </w:pPr>
      <w:r w:rsidDel="00000000" w:rsidR="00000000" w:rsidRPr="00000000">
        <w:rPr>
          <w:color w:val="222222"/>
          <w:rtl w:val="0"/>
        </w:rPr>
        <w:t xml:space="preserve">Performance cao</w:t>
      </w:r>
    </w:p>
    <w:p w:rsidR="00000000" w:rsidDel="00000000" w:rsidP="00000000" w:rsidRDefault="00000000" w:rsidRPr="00000000" w14:paraId="00000628">
      <w:pPr>
        <w:numPr>
          <w:ilvl w:val="0"/>
          <w:numId w:val="7"/>
        </w:numPr>
        <w:shd w:fill="ffffff" w:val="clear"/>
        <w:spacing w:after="0" w:before="0" w:line="240" w:lineRule="auto"/>
        <w:ind w:left="600" w:hanging="360"/>
        <w:jc w:val="left"/>
        <w:rPr>
          <w:color w:val="222222"/>
        </w:rPr>
      </w:pPr>
      <w:r w:rsidDel="00000000" w:rsidR="00000000" w:rsidRPr="00000000">
        <w:rPr>
          <w:color w:val="222222"/>
          <w:rtl w:val="0"/>
        </w:rPr>
        <w:t xml:space="preserve">Hỗ trợ RESTful đầy đủ</w:t>
      </w:r>
    </w:p>
    <w:p w:rsidR="00000000" w:rsidDel="00000000" w:rsidP="00000000" w:rsidRDefault="00000000" w:rsidRPr="00000000" w14:paraId="00000629">
      <w:pPr>
        <w:numPr>
          <w:ilvl w:val="0"/>
          <w:numId w:val="7"/>
        </w:numPr>
        <w:shd w:fill="ffffff" w:val="clear"/>
        <w:spacing w:after="0" w:before="0" w:line="240" w:lineRule="auto"/>
        <w:ind w:left="600" w:hanging="360"/>
        <w:jc w:val="left"/>
        <w:rPr>
          <w:color w:val="222222"/>
        </w:rPr>
      </w:pPr>
      <w:r w:rsidDel="00000000" w:rsidR="00000000" w:rsidRPr="00000000">
        <w:rPr>
          <w:color w:val="222222"/>
          <w:rtl w:val="0"/>
        </w:rPr>
        <w:t xml:space="preserve">Hỗ trợ đầy đủ các thành phần MVC như: routing, controller, action result, filter, model binder, IoC container, dependency injection, unit test</w:t>
      </w:r>
    </w:p>
    <w:p w:rsidR="00000000" w:rsidDel="00000000" w:rsidP="00000000" w:rsidRDefault="00000000" w:rsidRPr="00000000" w14:paraId="0000062A">
      <w:pPr>
        <w:numPr>
          <w:ilvl w:val="0"/>
          <w:numId w:val="7"/>
        </w:numPr>
        <w:shd w:fill="ffffff" w:val="clear"/>
        <w:spacing w:after="280" w:before="0" w:line="240" w:lineRule="auto"/>
        <w:ind w:left="600" w:hanging="360"/>
        <w:jc w:val="left"/>
        <w:rPr>
          <w:color w:val="222222"/>
        </w:rPr>
      </w:pPr>
      <w:r w:rsidDel="00000000" w:rsidR="00000000" w:rsidRPr="00000000">
        <w:rPr>
          <w:color w:val="222222"/>
          <w:rtl w:val="0"/>
        </w:rPr>
        <w:t xml:space="preserve">Open Source</w:t>
      </w:r>
    </w:p>
    <w:p w:rsidR="00000000" w:rsidDel="00000000" w:rsidP="00000000" w:rsidRDefault="00000000" w:rsidRPr="00000000" w14:paraId="0000062B">
      <w:pPr>
        <w:pStyle w:val="Heading2"/>
        <w:numPr>
          <w:ilvl w:val="1"/>
          <w:numId w:val="10"/>
        </w:numPr>
        <w:ind w:left="0" w:firstLine="0"/>
        <w:rPr/>
      </w:pPr>
      <w:bookmarkStart w:colFirst="0" w:colLast="0" w:name="_xvir7l" w:id="73"/>
      <w:bookmarkEnd w:id="73"/>
      <w:r w:rsidDel="00000000" w:rsidR="00000000" w:rsidRPr="00000000">
        <w:rPr>
          <w:rtl w:val="0"/>
        </w:rPr>
        <w:t xml:space="preserve">Repository Pattern </w:t>
      </w:r>
    </w:p>
    <w:p w:rsidR="00000000" w:rsidDel="00000000" w:rsidP="00000000" w:rsidRDefault="00000000" w:rsidRPr="00000000" w14:paraId="0000062C">
      <w:pPr>
        <w:keepNext w:val="1"/>
        <w:jc w:val="center"/>
        <w:rPr/>
        <w:pPrChange w:author="BUI Mai Anh" w:id="0" w:date="2018-05-28T02:05:12Z">
          <w:pPr>
            <w:keepNext w:val="1"/>
          </w:pPr>
        </w:pPrChange>
      </w:pPr>
      <w:r w:rsidDel="00000000" w:rsidR="00000000" w:rsidRPr="00000000">
        <w:rPr/>
        <w:drawing>
          <wp:inline distB="0" distT="0" distL="0" distR="0">
            <wp:extent cx="4515838" cy="2642770"/>
            <wp:effectExtent b="0" l="0" r="0" t="0"/>
            <wp:docPr id="27"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515838" cy="264277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3hv69ve"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21 Repository Pattern</w:t>
      </w:r>
    </w:p>
    <w:p w:rsidR="00000000" w:rsidDel="00000000" w:rsidP="00000000" w:rsidRDefault="00000000" w:rsidRPr="00000000" w14:paraId="0000062E">
      <w:pPr>
        <w:rPr>
          <w:color w:val="000000"/>
          <w:highlight w:val="white"/>
        </w:rPr>
      </w:pPr>
      <w:r w:rsidDel="00000000" w:rsidR="00000000" w:rsidRPr="00000000">
        <w:rPr>
          <w:rtl w:val="0"/>
        </w:rPr>
        <w:t xml:space="preserve">Repository là tầng trung gian giữa </w:t>
      </w:r>
      <w:r w:rsidDel="00000000" w:rsidR="00000000" w:rsidRPr="00000000">
        <w:rPr>
          <w:color w:val="000000"/>
          <w:highlight w:val="white"/>
          <w:rtl w:val="0"/>
        </w:rPr>
        <w:t xml:space="preserve">Business Service và Data Access. Trong đó Business Service là tầng xử lý nghiệp vụ còn Data Access là tầng truy cập đến cơ sở dữ liệu. Repository hầu hết được sử dụng những chỗ cần điều chỉnh dữ liệu trước khi truyền xuống tầng data hoặc truyền lên trên business logic</w:t>
      </w:r>
      <w:del w:author="BUI Mai Anh" w:id="92" w:date="2018-05-28T02:05:12Z">
        <w:r w:rsidDel="00000000" w:rsidR="00000000" w:rsidRPr="00000000">
          <w:rPr>
            <w:color w:val="000000"/>
            <w:highlight w:val="white"/>
            <w:rtl w:val="0"/>
          </w:rPr>
          <w:delText xml:space="preserve">.</w:delText>
        </w:r>
      </w:del>
      <w:r w:rsidDel="00000000" w:rsidR="00000000" w:rsidRPr="00000000">
        <w:rPr>
          <w:color w:val="000000"/>
          <w:highlight w:val="white"/>
          <w:rtl w:val="0"/>
        </w:rPr>
        <w:t xml:space="preserve"> [8]</w:t>
      </w:r>
      <w:ins w:author="BUI Mai Anh" w:id="93" w:date="2018-05-28T02:05:12Z">
        <w:r w:rsidDel="00000000" w:rsidR="00000000" w:rsidRPr="00000000">
          <w:rPr>
            <w:color w:val="000000"/>
            <w:highlight w:val="white"/>
            <w:rtl w:val="0"/>
          </w:rPr>
          <w:t xml:space="preserve">.</w:t>
        </w:r>
      </w:ins>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Lợi ích của việc sử dụng Repository Pattern:</w:t>
      </w:r>
    </w:p>
    <w:p w:rsidR="00000000" w:rsidDel="00000000" w:rsidP="00000000" w:rsidRDefault="00000000" w:rsidRPr="00000000" w14:paraId="000006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trung hóa được các logic về xử lý dữ liệu hoặc business logic. </w:t>
      </w:r>
    </w:p>
    <w:p w:rsidR="00000000" w:rsidDel="00000000" w:rsidP="00000000" w:rsidRDefault="00000000" w:rsidRPr="00000000" w14:paraId="000006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dàng </w:t>
      </w:r>
      <w:ins w:author="BUI Mai Anh" w:id="94" w:date="2018-05-28T02:05:12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các </w:t>
        </w:r>
      </w:in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unit test </w:t>
      </w:r>
      <w:del w:author="BUI Mai Anh" w:id="95" w:date="2018-05-28T02:05:12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delText xml:space="preserve">Đưa ra kiến trúc linh hoạt </w:delText>
        </w:r>
      </w:del>
      <w:r w:rsidDel="00000000" w:rsidR="00000000" w:rsidRPr="00000000">
        <w:rPr>
          <w:rtl w:val="0"/>
        </w:rPr>
      </w:r>
    </w:p>
    <w:p w:rsidR="00000000" w:rsidDel="00000000" w:rsidP="00000000" w:rsidRDefault="00000000" w:rsidRPr="00000000" w14:paraId="000006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thay đổi logic của tầng data hoặc business logic, không cần thay đổi Repository</w:t>
      </w:r>
    </w:p>
    <w:p w:rsidR="00000000" w:rsidDel="00000000" w:rsidP="00000000" w:rsidRDefault="00000000" w:rsidRPr="00000000" w14:paraId="00000633">
      <w:pPr>
        <w:rPr>
          <w:del w:author="BUI Mai Anh" w:id="96" w:date="2018-05-28T02:05:12Z"/>
        </w:rPr>
      </w:pPr>
      <w:r w:rsidDel="00000000" w:rsidR="00000000" w:rsidRPr="00000000">
        <w:rPr>
          <w:rtl w:val="0"/>
        </w:rPr>
        <w:t xml:space="preserve">Khi chúng ta làm việc trong một khối kiến trúc, các project của chúng ta phải độc lập giữa tất cả các lớp. Hay nói cách khác lớp Controller và DataAccess phải độc lập nhau. Nếu chúng ta để chúng kết hợp chặt chẽ thì mọi thay đổi ở lớp DataAccess sẽ làm thay đổi mã Controller.</w:t>
      </w:r>
      <w:ins w:author="BUI Mai Anh" w:id="96" w:date="2018-05-28T02:05:12Z">
        <w:r w:rsidDel="00000000" w:rsidR="00000000" w:rsidRPr="00000000">
          <w:rPr>
            <w:rtl w:val="0"/>
          </w:rPr>
          <w:t xml:space="preserve"> </w:t>
        </w:r>
      </w:ins>
      <w:del w:author="BUI Mai Anh" w:id="96" w:date="2018-05-28T02:05:12Z">
        <w:r w:rsidDel="00000000" w:rsidR="00000000" w:rsidRPr="00000000">
          <w:rPr>
            <w:rtl w:val="0"/>
          </w:rPr>
        </w:r>
      </w:del>
    </w:p>
    <w:p w:rsidR="00000000" w:rsidDel="00000000" w:rsidP="00000000" w:rsidRDefault="00000000" w:rsidRPr="00000000" w14:paraId="00000634">
      <w:pPr>
        <w:rPr>
          <w:del w:author="BUI Mai Anh" w:id="96" w:date="2018-05-28T02:05:12Z"/>
        </w:rPr>
      </w:pPr>
      <w:del w:author="BUI Mai Anh" w:id="96" w:date="2018-05-28T02:05:12Z">
        <w:r w:rsidDel="00000000" w:rsidR="00000000" w:rsidRPr="00000000">
          <w:rPr>
            <w:rtl w:val="0"/>
          </w:rPr>
          <w:delText xml:space="preserve">Nếu không có Repository thì cấu trúc ứng dụng của ta được thể hiện như hình:</w:delText>
        </w:r>
      </w:del>
    </w:p>
    <w:p w:rsidR="00000000" w:rsidDel="00000000" w:rsidP="00000000" w:rsidRDefault="00000000" w:rsidRPr="00000000" w14:paraId="00000635">
      <w:pPr>
        <w:rPr>
          <w:del w:author="BUI Mai Anh" w:id="96" w:date="2018-05-28T02:05:12Z"/>
        </w:rPr>
      </w:pPr>
      <w:del w:author="BUI Mai Anh" w:id="96" w:date="2018-05-28T02:05:12Z">
        <w:r w:rsidDel="00000000" w:rsidR="00000000" w:rsidRPr="00000000">
          <w:rPr/>
          <w:drawing>
            <wp:inline distB="0" distT="0" distL="0" distR="0">
              <wp:extent cx="5731510" cy="2526571"/>
              <wp:effectExtent b="0" l="0" r="0" t="0"/>
              <wp:docPr descr="http://csharpcorner.mindcrackerinc.netdna-cdn.com/article/creating-web-api-with-repository-pattern-and-dependency-injection/Images/repo.PNG" id="28" name="image28.png"/>
              <a:graphic>
                <a:graphicData uri="http://schemas.openxmlformats.org/drawingml/2006/picture">
                  <pic:pic>
                    <pic:nvPicPr>
                      <pic:cNvPr descr="http://csharpcorner.mindcrackerinc.netdna-cdn.com/article/creating-web-api-with-repository-pattern-and-dependency-injection/Images/repo.PNG" id="0" name="image28.png"/>
                      <pic:cNvPicPr preferRelativeResize="0"/>
                    </pic:nvPicPr>
                    <pic:blipFill>
                      <a:blip r:embed="rId46"/>
                      <a:srcRect b="0" l="0" r="0" t="0"/>
                      <a:stretch>
                        <a:fillRect/>
                      </a:stretch>
                    </pic:blipFill>
                    <pic:spPr>
                      <a:xfrm>
                        <a:off x="0" y="0"/>
                        <a:ext cx="5731510" cy="2526571"/>
                      </a:xfrm>
                      <a:prstGeom prst="rect"/>
                      <a:ln/>
                    </pic:spPr>
                  </pic:pic>
                </a:graphicData>
              </a:graphic>
            </wp:inline>
          </w:drawing>
        </w:r>
        <w:r w:rsidDel="00000000" w:rsidR="00000000" w:rsidRPr="00000000">
          <w:rPr>
            <w:rtl w:val="0"/>
          </w:rPr>
        </w:r>
      </w:del>
    </w:p>
    <w:p w:rsidR="00000000" w:rsidDel="00000000" w:rsidP="00000000" w:rsidRDefault="00000000" w:rsidRPr="00000000" w14:paraId="00000636">
      <w:pPr>
        <w:rPr/>
      </w:pPr>
      <w:r w:rsidDel="00000000" w:rsidR="00000000" w:rsidRPr="00000000">
        <w:rPr>
          <w:rtl w:val="0"/>
        </w:rPr>
        <w:t xml:space="preserve">Do vậy, </w:t>
      </w:r>
      <w:r w:rsidDel="00000000" w:rsidR="00000000" w:rsidRPr="00000000">
        <w:rPr>
          <w:b w:val="1"/>
          <w:rtl w:val="0"/>
        </w:rPr>
        <w:t xml:space="preserve">Reposotory</w:t>
      </w:r>
      <w:r w:rsidDel="00000000" w:rsidR="00000000" w:rsidRPr="00000000">
        <w:rPr>
          <w:rtl w:val="0"/>
        </w:rPr>
        <w:t xml:space="preserve"> được sinh ra giữa tầng </w:t>
      </w:r>
      <w:r w:rsidDel="00000000" w:rsidR="00000000" w:rsidRPr="00000000">
        <w:rPr>
          <w:b w:val="1"/>
          <w:rtl w:val="0"/>
        </w:rPr>
        <w:t xml:space="preserve">Data Access</w:t>
      </w:r>
      <w:r w:rsidDel="00000000" w:rsidR="00000000" w:rsidRPr="00000000">
        <w:rPr>
          <w:rtl w:val="0"/>
        </w:rPr>
        <w:t xml:space="preserve"> và tầng </w:t>
      </w:r>
      <w:r w:rsidDel="00000000" w:rsidR="00000000" w:rsidRPr="00000000">
        <w:rPr>
          <w:b w:val="1"/>
          <w:rtl w:val="0"/>
        </w:rPr>
        <w:t xml:space="preserve">Bussiness</w:t>
      </w:r>
      <w:r w:rsidDel="00000000" w:rsidR="00000000" w:rsidRPr="00000000">
        <w:rPr>
          <w:rtl w:val="0"/>
        </w:rPr>
        <w:t xml:space="preserve"> (nghiệp vụ) của ứng dụng. Mô hình này giúp bảo vệ ứng dụng khỏi những thay đổi từ kho dữ liệu và tạo điều kiện thuận lợi cho việc kiểm nghiệm.</w:t>
      </w:r>
    </w:p>
    <w:p w:rsidR="00000000" w:rsidDel="00000000" w:rsidP="00000000" w:rsidRDefault="00000000" w:rsidRPr="00000000" w14:paraId="00000637">
      <w:pPr>
        <w:pStyle w:val="Heading2"/>
        <w:numPr>
          <w:ilvl w:val="1"/>
          <w:numId w:val="10"/>
        </w:numPr>
        <w:ind w:left="0" w:firstLine="0"/>
        <w:rPr/>
      </w:pPr>
      <w:bookmarkStart w:colFirst="0" w:colLast="0" w:name="_1x0gk37" w:id="75"/>
      <w:bookmarkEnd w:id="75"/>
      <w:r w:rsidDel="00000000" w:rsidR="00000000" w:rsidRPr="00000000">
        <w:rPr>
          <w:rtl w:val="0"/>
        </w:rPr>
        <w:t xml:space="preserve">Unit of work</w:t>
      </w:r>
    </w:p>
    <w:p w:rsidR="00000000" w:rsidDel="00000000" w:rsidP="00000000" w:rsidRDefault="00000000" w:rsidRPr="00000000" w14:paraId="00000638">
      <w:pPr>
        <w:keepNext w:val="1"/>
        <w:rPr/>
      </w:pPr>
      <w:r w:rsidDel="00000000" w:rsidR="00000000" w:rsidRPr="00000000">
        <w:rPr/>
        <w:drawing>
          <wp:inline distB="0" distT="0" distL="0" distR="0">
            <wp:extent cx="4902200" cy="1871345"/>
            <wp:effectExtent b="0" l="0" r="0" t="0"/>
            <wp:docPr id="29"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4902200" cy="1871345"/>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h042r0" w:id="76"/>
      <w:bookmarkEnd w: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22 Unit of work</w:t>
      </w:r>
    </w:p>
    <w:p w:rsidR="00000000" w:rsidDel="00000000" w:rsidP="00000000" w:rsidRDefault="00000000" w:rsidRPr="00000000" w14:paraId="0000063A">
      <w:pPr>
        <w:rPr/>
      </w:pPr>
      <w:r w:rsidDel="00000000" w:rsidR="00000000" w:rsidRPr="00000000">
        <w:rPr>
          <w:rtl w:val="0"/>
        </w:rPr>
        <w:t xml:space="preserve">Unit of Work được sử dụng với Repository Pattern để đảm bảo toàn vẹn dữ liệu cũng như tránh có lỗi xảy ra.</w:t>
      </w:r>
    </w:p>
    <w:p w:rsidR="00000000" w:rsidDel="00000000" w:rsidP="00000000" w:rsidRDefault="00000000" w:rsidRPr="00000000" w14:paraId="0000063B">
      <w:pPr>
        <w:rPr/>
      </w:pPr>
      <w:r w:rsidDel="00000000" w:rsidR="00000000" w:rsidRPr="00000000">
        <w:rPr>
          <w:rtl w:val="0"/>
        </w:rPr>
        <w:t xml:space="preserve">Nó được sử dụng để đảm bảo nhiều hành động như insert, update, delete...được thực thi trong cùng một transaction thống nhất. Nói đơn giản hơn, nghĩa là khi một hành động của người dùng tác động vào hệ thống, tất cả các hành động như insert, update, delete...phải thực hiện xong thì mới gọi là một transaction thành công. Gói tất cả các hành động đơn lẻ vào một transaction để đảm bảo tính toàn vẹn dữ liệu.</w:t>
      </w:r>
    </w:p>
    <w:p w:rsidR="00000000" w:rsidDel="00000000" w:rsidP="00000000" w:rsidRDefault="00000000" w:rsidRPr="00000000" w14:paraId="0000063C">
      <w:pPr>
        <w:keepNext w:val="1"/>
        <w:rPr/>
      </w:pPr>
      <w:r w:rsidDel="00000000" w:rsidR="00000000" w:rsidRPr="00000000">
        <w:rPr/>
        <w:drawing>
          <wp:inline distB="0" distT="0" distL="0" distR="0">
            <wp:extent cx="5570855" cy="4580255"/>
            <wp:effectExtent b="0" l="0" r="0" t="0"/>
            <wp:docPr id="30"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570855" cy="4580255"/>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w5ecyt"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23 Chức năng của Unit of Work</w:t>
      </w:r>
    </w:p>
    <w:p w:rsidR="00000000" w:rsidDel="00000000" w:rsidP="00000000" w:rsidRDefault="00000000" w:rsidRPr="00000000" w14:paraId="0000063E">
      <w:pPr>
        <w:rPr/>
      </w:pPr>
      <w:r w:rsidDel="00000000" w:rsidR="00000000" w:rsidRPr="00000000">
        <w:rPr>
          <w:rtl w:val="0"/>
        </w:rPr>
        <w:t xml:space="preserve">Khi có Unit of Work, các bộ truy vấn sẽ được bảo đảm thực hiện toàn vẹn, không xảy ra tình trạng truy vấn chỉ thực hiện được một phần rồi bị lỗi, gây ra lỗi trong cơ sở dữ liệu</w:t>
      </w:r>
    </w:p>
    <w:p w:rsidR="00000000" w:rsidDel="00000000" w:rsidP="00000000" w:rsidRDefault="00000000" w:rsidRPr="00000000" w14:paraId="0000063F">
      <w:pPr>
        <w:pStyle w:val="Heading2"/>
        <w:numPr>
          <w:ilvl w:val="1"/>
          <w:numId w:val="10"/>
        </w:numPr>
        <w:ind w:left="0" w:firstLine="0"/>
        <w:rPr/>
      </w:pPr>
      <w:bookmarkStart w:colFirst="0" w:colLast="0" w:name="_1baon6m" w:id="78"/>
      <w:bookmarkEnd w:id="78"/>
      <w:r w:rsidDel="00000000" w:rsidR="00000000" w:rsidRPr="00000000">
        <w:rPr>
          <w:rtl w:val="0"/>
        </w:rPr>
        <w:t xml:space="preserve">Unity Dependency Injection </w:t>
      </w:r>
    </w:p>
    <w:p w:rsidR="00000000" w:rsidDel="00000000" w:rsidP="00000000" w:rsidRDefault="00000000" w:rsidRPr="00000000" w14:paraId="00000640">
      <w:pPr>
        <w:pStyle w:val="Heading5"/>
        <w:numPr>
          <w:ilvl w:val="4"/>
          <w:numId w:val="10"/>
        </w:numPr>
        <w:ind w:left="0" w:firstLine="0"/>
        <w:rPr/>
      </w:pPr>
      <w:r w:rsidDel="00000000" w:rsidR="00000000" w:rsidRPr="00000000">
        <w:rPr>
          <w:rtl w:val="0"/>
        </w:rPr>
        <w:t xml:space="preserve">SOLID</w:t>
      </w:r>
    </w:p>
    <w:p w:rsidR="00000000" w:rsidDel="00000000" w:rsidP="00000000" w:rsidRDefault="00000000" w:rsidRPr="00000000" w14:paraId="00000641">
      <w:pPr>
        <w:rPr>
          <w:color w:val="0b1a33"/>
          <w:highlight w:val="white"/>
        </w:rPr>
      </w:pPr>
      <w:r w:rsidDel="00000000" w:rsidR="00000000" w:rsidRPr="00000000">
        <w:rPr>
          <w:color w:val="0b1a33"/>
          <w:highlight w:val="white"/>
          <w:rtl w:val="0"/>
        </w:rPr>
        <w:t xml:space="preserve">SOLID là viết tắt của 5 chữ cái đầu trong 5 nguyên tắc thiết kế hướng đối tượng, giúp cho developer viết ra những đoạn code dễ đọc, dễ hiểu, dễ triển khai. 5 nguyên tắc đó bao gồm:</w:t>
      </w:r>
    </w:p>
    <w:p w:rsidR="00000000" w:rsidDel="00000000" w:rsidP="00000000" w:rsidRDefault="00000000" w:rsidRPr="00000000" w14:paraId="00000642">
      <w:pPr>
        <w:numPr>
          <w:ilvl w:val="0"/>
          <w:numId w:val="4"/>
        </w:numPr>
        <w:shd w:fill="ffffff" w:val="clear"/>
        <w:spacing w:after="0" w:before="280" w:line="240" w:lineRule="auto"/>
        <w:ind w:left="720" w:hanging="360"/>
        <w:rPr>
          <w:rPrChange w:author="BUI Mai Anh" w:id="98" w:date="2018-05-28T02:05:12Z">
            <w:rPr>
              <w:color w:val="000000"/>
            </w:rPr>
          </w:rPrChange>
        </w:rPr>
        <w:pPrChange w:author="BUI Mai Anh" w:id="0" w:date="2018-05-28T02:05:12Z">
          <w:pPr>
            <w:numPr>
              <w:ilvl w:val="0"/>
              <w:numId w:val="4"/>
            </w:numPr>
            <w:shd w:fill="ffffff" w:val="clear"/>
            <w:spacing w:after="0" w:before="280" w:line="240" w:lineRule="auto"/>
            <w:ind w:left="720" w:hanging="360"/>
            <w:jc w:val="left"/>
          </w:pPr>
        </w:pPrChange>
      </w:pPr>
      <w:r w:rsidDel="00000000" w:rsidR="00000000" w:rsidRPr="00000000">
        <w:rPr>
          <w:b w:val="1"/>
          <w:color w:val="000000"/>
          <w:rtl w:val="0"/>
        </w:rPr>
        <w:t xml:space="preserve">S</w:t>
      </w:r>
      <w:r w:rsidDel="00000000" w:rsidR="00000000" w:rsidRPr="00000000">
        <w:rPr>
          <w:color w:val="000000"/>
          <w:rtl w:val="0"/>
        </w:rPr>
        <w:t xml:space="preserve">ingle responsibility priciple (SRP) : Một class chỉ nên giữ 1 trách nhiệm duy nhất (Chỉ có thể sửa đổi class với 1 lý do duy nhất)</w:t>
      </w:r>
    </w:p>
    <w:p w:rsidR="00000000" w:rsidDel="00000000" w:rsidP="00000000" w:rsidRDefault="00000000" w:rsidRPr="00000000" w14:paraId="00000643">
      <w:pPr>
        <w:numPr>
          <w:ilvl w:val="0"/>
          <w:numId w:val="4"/>
        </w:numPr>
        <w:shd w:fill="ffffff" w:val="clear"/>
        <w:spacing w:after="0" w:before="0" w:line="240" w:lineRule="auto"/>
        <w:ind w:left="720" w:hanging="360"/>
        <w:rPr>
          <w:rPrChange w:author="BUI Mai Anh" w:id="99" w:date="2018-05-28T02:05:12Z">
            <w:rPr>
              <w:color w:val="000000"/>
            </w:rPr>
          </w:rPrChange>
        </w:rPr>
        <w:pPrChange w:author="BUI Mai Anh" w:id="0" w:date="2018-05-28T02:05:12Z">
          <w:pPr>
            <w:numPr>
              <w:ilvl w:val="0"/>
              <w:numId w:val="4"/>
            </w:numPr>
            <w:shd w:fill="ffffff" w:val="clear"/>
            <w:spacing w:after="0" w:before="0" w:line="240" w:lineRule="auto"/>
            <w:ind w:left="720" w:hanging="360"/>
            <w:jc w:val="left"/>
          </w:pPr>
        </w:pPrChange>
      </w:pPr>
      <w:r w:rsidDel="00000000" w:rsidR="00000000" w:rsidRPr="00000000">
        <w:rPr>
          <w:b w:val="1"/>
          <w:color w:val="000000"/>
          <w:rtl w:val="0"/>
        </w:rPr>
        <w:t xml:space="preserve">O</w:t>
      </w:r>
      <w:r w:rsidDel="00000000" w:rsidR="00000000" w:rsidRPr="00000000">
        <w:rPr>
          <w:color w:val="000000"/>
          <w:rtl w:val="0"/>
        </w:rPr>
        <w:t xml:space="preserve">pen/Closed principle (OCP): Có thể thoải mái mở rộng 1 class, nhưng không được sửa đổi bên trong class đó (open for extension but closed for modification).</w:t>
      </w:r>
    </w:p>
    <w:p w:rsidR="00000000" w:rsidDel="00000000" w:rsidP="00000000" w:rsidRDefault="00000000" w:rsidRPr="00000000" w14:paraId="00000644">
      <w:pPr>
        <w:numPr>
          <w:ilvl w:val="0"/>
          <w:numId w:val="4"/>
        </w:numPr>
        <w:shd w:fill="ffffff" w:val="clear"/>
        <w:spacing w:after="0" w:before="0" w:line="240" w:lineRule="auto"/>
        <w:ind w:left="720" w:hanging="360"/>
        <w:rPr>
          <w:rPrChange w:author="BUI Mai Anh" w:id="100" w:date="2018-05-28T02:05:12Z">
            <w:rPr>
              <w:color w:val="000000"/>
            </w:rPr>
          </w:rPrChange>
        </w:rPr>
        <w:pPrChange w:author="BUI Mai Anh" w:id="0" w:date="2018-05-28T02:05:12Z">
          <w:pPr>
            <w:numPr>
              <w:ilvl w:val="0"/>
              <w:numId w:val="4"/>
            </w:numPr>
            <w:shd w:fill="ffffff" w:val="clear"/>
            <w:spacing w:after="0" w:before="0" w:line="240" w:lineRule="auto"/>
            <w:ind w:left="720" w:hanging="360"/>
            <w:jc w:val="left"/>
          </w:pPr>
        </w:pPrChange>
      </w:pPr>
      <w:r w:rsidDel="00000000" w:rsidR="00000000" w:rsidRPr="00000000">
        <w:rPr>
          <w:b w:val="1"/>
          <w:color w:val="000000"/>
          <w:rtl w:val="0"/>
        </w:rPr>
        <w:t xml:space="preserve">L</w:t>
      </w:r>
      <w:r w:rsidDel="00000000" w:rsidR="00000000" w:rsidRPr="00000000">
        <w:rPr>
          <w:color w:val="000000"/>
          <w:rtl w:val="0"/>
        </w:rPr>
        <w:t xml:space="preserve">iskov substitution principe (LSP): Trong một chương trình, các object của class con có thể thay thế class cha mà không làm thay đổi tính đúng đắn của chương trình</w:t>
      </w:r>
    </w:p>
    <w:p w:rsidR="00000000" w:rsidDel="00000000" w:rsidP="00000000" w:rsidRDefault="00000000" w:rsidRPr="00000000" w14:paraId="00000645">
      <w:pPr>
        <w:numPr>
          <w:ilvl w:val="0"/>
          <w:numId w:val="4"/>
        </w:numPr>
        <w:shd w:fill="ffffff" w:val="clear"/>
        <w:spacing w:after="0" w:before="0" w:line="240" w:lineRule="auto"/>
        <w:ind w:left="720" w:hanging="360"/>
        <w:rPr>
          <w:rPrChange w:author="BUI Mai Anh" w:id="101" w:date="2018-05-28T02:05:12Z">
            <w:rPr>
              <w:color w:val="000000"/>
            </w:rPr>
          </w:rPrChange>
        </w:rPr>
        <w:pPrChange w:author="BUI Mai Anh" w:id="0" w:date="2018-05-28T02:05:12Z">
          <w:pPr>
            <w:numPr>
              <w:ilvl w:val="0"/>
              <w:numId w:val="4"/>
            </w:numPr>
            <w:shd w:fill="ffffff" w:val="clear"/>
            <w:spacing w:after="0" w:before="0" w:line="240" w:lineRule="auto"/>
            <w:ind w:left="720" w:hanging="360"/>
            <w:jc w:val="left"/>
          </w:pPr>
        </w:pPrChange>
      </w:pPr>
      <w:r w:rsidDel="00000000" w:rsidR="00000000" w:rsidRPr="00000000">
        <w:rPr>
          <w:b w:val="1"/>
          <w:color w:val="000000"/>
          <w:rtl w:val="0"/>
        </w:rPr>
        <w:t xml:space="preserve">I</w:t>
      </w:r>
      <w:r w:rsidDel="00000000" w:rsidR="00000000" w:rsidRPr="00000000">
        <w:rPr>
          <w:color w:val="000000"/>
          <w:rtl w:val="0"/>
        </w:rPr>
        <w:t xml:space="preserve">nterface segregation principle (ISP): Thay vì dùng 1 interface lớn, ta nên tách thành nhiều interface nhỏ, với nhiều mục đích cụ thể</w:t>
      </w:r>
    </w:p>
    <w:p w:rsidR="00000000" w:rsidDel="00000000" w:rsidP="00000000" w:rsidRDefault="00000000" w:rsidRPr="00000000" w14:paraId="00000646">
      <w:pPr>
        <w:numPr>
          <w:ilvl w:val="0"/>
          <w:numId w:val="4"/>
        </w:numPr>
        <w:shd w:fill="ffffff" w:val="clear"/>
        <w:spacing w:after="280" w:before="0" w:line="240" w:lineRule="auto"/>
        <w:ind w:left="720" w:hanging="360"/>
        <w:rPr>
          <w:rPrChange w:author="BUI Mai Anh" w:id="102" w:date="2018-05-28T02:05:12Z">
            <w:rPr>
              <w:color w:val="000000"/>
            </w:rPr>
          </w:rPrChange>
        </w:rPr>
        <w:pPrChange w:author="BUI Mai Anh" w:id="0" w:date="2018-05-28T02:05:12Z">
          <w:pPr>
            <w:numPr>
              <w:ilvl w:val="0"/>
              <w:numId w:val="4"/>
            </w:numPr>
            <w:shd w:fill="ffffff" w:val="clear"/>
            <w:spacing w:after="280" w:before="0" w:line="240" w:lineRule="auto"/>
            <w:ind w:left="720" w:hanging="360"/>
            <w:jc w:val="left"/>
          </w:pPr>
        </w:pPrChange>
      </w:pPr>
      <w:r w:rsidDel="00000000" w:rsidR="00000000" w:rsidRPr="00000000">
        <w:rPr>
          <w:b w:val="1"/>
          <w:color w:val="000000"/>
          <w:rtl w:val="0"/>
        </w:rPr>
        <w:t xml:space="preserve">D</w:t>
      </w:r>
      <w:r w:rsidDel="00000000" w:rsidR="00000000" w:rsidRPr="00000000">
        <w:rPr>
          <w:color w:val="000000"/>
          <w:rtl w:val="0"/>
        </w:rPr>
        <w:t xml:space="preserve">ependency inversion principle (DIP): Các module cấp cao không nên phụ thuộc vào các modules cấp thấp. Cả 2 nên phụ thuộc vào abstraction. Interface (abstraction) không nên phụ thuộc vào chi tiết, mà ngược lại. (Các class giao tiếp với nhau thông qua interface, không phải thông qua implementation.)</w:t>
      </w:r>
    </w:p>
    <w:p w:rsidR="00000000" w:rsidDel="00000000" w:rsidP="00000000" w:rsidRDefault="00000000" w:rsidRPr="00000000" w14:paraId="00000647">
      <w:pPr>
        <w:pStyle w:val="Heading5"/>
        <w:numPr>
          <w:ilvl w:val="4"/>
          <w:numId w:val="10"/>
        </w:numPr>
        <w:ind w:left="0" w:firstLine="0"/>
        <w:rPr/>
      </w:pPr>
      <w:r w:rsidDel="00000000" w:rsidR="00000000" w:rsidRPr="00000000">
        <w:rPr>
          <w:rtl w:val="0"/>
        </w:rPr>
        <w:t xml:space="preserve">Dependency Injection</w:t>
      </w:r>
    </w:p>
    <w:p w:rsidR="00000000" w:rsidDel="00000000" w:rsidP="00000000" w:rsidRDefault="00000000" w:rsidRPr="00000000" w14:paraId="00000648">
      <w:pPr>
        <w:keepNext w:val="1"/>
        <w:rPr/>
      </w:pPr>
      <w:r w:rsidDel="00000000" w:rsidR="00000000" w:rsidRPr="00000000">
        <w:rPr/>
        <w:drawing>
          <wp:inline distB="0" distT="0" distL="0" distR="0">
            <wp:extent cx="4512945" cy="3386455"/>
            <wp:effectExtent b="0" l="0" r="0" t="0"/>
            <wp:docPr descr="ioc-and-mapper-in-c-4-638" id="31" name="image42.jpg"/>
            <a:graphic>
              <a:graphicData uri="http://schemas.openxmlformats.org/drawingml/2006/picture">
                <pic:pic>
                  <pic:nvPicPr>
                    <pic:cNvPr descr="ioc-and-mapper-in-c-4-638" id="0" name="image42.jpg"/>
                    <pic:cNvPicPr preferRelativeResize="0"/>
                  </pic:nvPicPr>
                  <pic:blipFill>
                    <a:blip r:embed="rId49"/>
                    <a:srcRect b="0" l="0" r="0" t="0"/>
                    <a:stretch>
                      <a:fillRect/>
                    </a:stretch>
                  </pic:blipFill>
                  <pic:spPr>
                    <a:xfrm>
                      <a:off x="0" y="0"/>
                      <a:ext cx="4512945" cy="3386455"/>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3vac5uf" w:id="79"/>
      <w:bookmarkEnd w: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24 Mô hình Dependency Injection</w:t>
      </w:r>
    </w:p>
    <w:p w:rsidR="00000000" w:rsidDel="00000000" w:rsidP="00000000" w:rsidRDefault="00000000" w:rsidRPr="00000000" w14:paraId="0000064A">
      <w:pPr>
        <w:rPr/>
      </w:pPr>
      <w:r w:rsidDel="00000000" w:rsidR="00000000" w:rsidRPr="00000000">
        <w:rPr>
          <w:rtl w:val="0"/>
        </w:rPr>
        <w:t xml:space="preserve">Dependency Injection là một kỹ thuật sử dụng để phát triển ứng dụng một cách độc lập. Độc lập nghĩa </w:t>
      </w:r>
      <w:del w:author="BUI Mai Anh" w:id="104" w:date="2018-05-28T02:05:12Z">
        <w:r w:rsidDel="00000000" w:rsidR="00000000" w:rsidRPr="00000000">
          <w:rPr>
            <w:rtl w:val="0"/>
          </w:rPr>
          <w:delText xml:space="preserve">là  một</w:delText>
        </w:r>
      </w:del>
      <w:ins w:author="BUI Mai Anh" w:id="104" w:date="2018-05-28T02:05:12Z">
        <w:r w:rsidDel="00000000" w:rsidR="00000000" w:rsidRPr="00000000">
          <w:rPr>
            <w:rtl w:val="0"/>
          </w:rPr>
          <w:t xml:space="preserve">là một</w:t>
        </w:r>
      </w:ins>
      <w:r w:rsidDel="00000000" w:rsidR="00000000" w:rsidRPr="00000000">
        <w:rPr>
          <w:rtl w:val="0"/>
        </w:rPr>
        <w:t xml:space="preserve"> mô-đun của ứng </w:t>
      </w:r>
      <w:del w:author="BUI Mai Anh" w:id="105" w:date="2018-05-28T02:05:12Z">
        <w:r w:rsidDel="00000000" w:rsidR="00000000" w:rsidRPr="00000000">
          <w:rPr>
            <w:rtl w:val="0"/>
          </w:rPr>
          <w:delText xml:space="preserve">dụng  phải</w:delText>
        </w:r>
      </w:del>
      <w:ins w:author="BUI Mai Anh" w:id="105" w:date="2018-05-28T02:05:12Z">
        <w:r w:rsidDel="00000000" w:rsidR="00000000" w:rsidRPr="00000000">
          <w:rPr>
            <w:rtl w:val="0"/>
          </w:rPr>
          <w:t xml:space="preserve">dụng phải</w:t>
        </w:r>
      </w:ins>
      <w:r w:rsidDel="00000000" w:rsidR="00000000" w:rsidRPr="00000000">
        <w:rPr>
          <w:rtl w:val="0"/>
        </w:rPr>
        <w:t xml:space="preserve"> là duy nhất và không bị phụ thuộc và các mô-đun khác.</w:t>
      </w:r>
    </w:p>
    <w:p w:rsidR="00000000" w:rsidDel="00000000" w:rsidP="00000000" w:rsidRDefault="00000000" w:rsidRPr="00000000" w14:paraId="0000064B">
      <w:pPr>
        <w:pStyle w:val="Heading5"/>
        <w:numPr>
          <w:ilvl w:val="4"/>
          <w:numId w:val="10"/>
        </w:numPr>
        <w:ind w:left="0" w:firstLine="0"/>
        <w:rPr/>
      </w:pPr>
      <w:r w:rsidDel="00000000" w:rsidR="00000000" w:rsidRPr="00000000">
        <w:rPr>
          <w:rtl w:val="0"/>
        </w:rPr>
        <w:t xml:space="preserve">Unity </w:t>
      </w:r>
    </w:p>
    <w:p w:rsidR="00000000" w:rsidDel="00000000" w:rsidP="00000000" w:rsidRDefault="00000000" w:rsidRPr="00000000" w14:paraId="0000064C">
      <w:pPr>
        <w:keepNext w:val="1"/>
        <w:rPr/>
      </w:pPr>
      <w:r w:rsidDel="00000000" w:rsidR="00000000" w:rsidRPr="00000000">
        <w:rPr/>
        <w:drawing>
          <wp:inline distB="0" distT="0" distL="0" distR="0">
            <wp:extent cx="5575935" cy="1120140"/>
            <wp:effectExtent b="0" l="0" r="0" t="0"/>
            <wp:docPr id="32"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575935"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afmg28" w:id="80"/>
      <w:bookmarkEnd w: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25 Unity ASPNet Web API và Unity Container</w:t>
      </w:r>
    </w:p>
    <w:p w:rsidR="00000000" w:rsidDel="00000000" w:rsidP="00000000" w:rsidRDefault="00000000" w:rsidRPr="00000000" w14:paraId="0000064E">
      <w:pPr>
        <w:rPr/>
      </w:pPr>
      <w:r w:rsidDel="00000000" w:rsidR="00000000" w:rsidRPr="00000000">
        <w:rPr>
          <w:rtl w:val="0"/>
        </w:rPr>
        <w:t xml:space="preserve">Unity ASPNet Web API và Unity Container là 2 packages mở rộng của Visual Studio, cung cấp các công cụ để triển </w:t>
      </w:r>
      <w:del w:author="BUI Mai Anh" w:id="107" w:date="2018-05-28T02:05:12Z">
        <w:r w:rsidDel="00000000" w:rsidR="00000000" w:rsidRPr="00000000">
          <w:rPr>
            <w:rtl w:val="0"/>
          </w:rPr>
          <w:delText xml:space="preserve">khai  Dependency</w:delText>
        </w:r>
      </w:del>
      <w:ins w:author="BUI Mai Anh" w:id="107" w:date="2018-05-28T02:05:12Z">
        <w:r w:rsidDel="00000000" w:rsidR="00000000" w:rsidRPr="00000000">
          <w:rPr>
            <w:rtl w:val="0"/>
          </w:rPr>
          <w:t xml:space="preserve">khai Dependency</w:t>
        </w:r>
      </w:ins>
      <w:r w:rsidDel="00000000" w:rsidR="00000000" w:rsidRPr="00000000">
        <w:rPr>
          <w:rtl w:val="0"/>
        </w:rPr>
        <w:t xml:space="preserve"> Injection trong hệ thống. Cách triển khai như thế nào sẽ được trình bày cụ thể trong chương 5.</w:t>
      </w:r>
    </w:p>
    <w:p w:rsidR="00000000" w:rsidDel="00000000" w:rsidP="00000000" w:rsidRDefault="00000000" w:rsidRPr="00000000" w14:paraId="0000064F">
      <w:pPr>
        <w:rPr>
          <w:color w:val="000000"/>
          <w:highlight w:val="white"/>
        </w:rPr>
      </w:pPr>
      <w:r w:rsidDel="00000000" w:rsidR="00000000" w:rsidRPr="00000000">
        <w:rPr>
          <w:rtl w:val="0"/>
        </w:rPr>
      </w:r>
    </w:p>
    <w:p w:rsidR="00000000" w:rsidDel="00000000" w:rsidP="00000000" w:rsidRDefault="00000000" w:rsidRPr="00000000" w14:paraId="00000650">
      <w:pPr>
        <w:rPr>
          <w:color w:val="000000"/>
          <w:highlight w:val="white"/>
        </w:rPr>
      </w:pPr>
      <w:r w:rsidDel="00000000" w:rsidR="00000000" w:rsidRPr="00000000">
        <w:rPr>
          <w:rtl w:val="0"/>
        </w:rPr>
      </w:r>
    </w:p>
    <w:p w:rsidR="00000000" w:rsidDel="00000000" w:rsidP="00000000" w:rsidRDefault="00000000" w:rsidRPr="00000000" w14:paraId="00000651">
      <w:pPr>
        <w:rPr>
          <w:color w:val="000000"/>
        </w:rPr>
      </w:pPr>
      <w:r w:rsidDel="00000000" w:rsidR="00000000" w:rsidRPr="00000000">
        <w:rPr>
          <w:rtl w:val="0"/>
        </w:rPr>
      </w:r>
    </w:p>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1"/>
        <w:numPr>
          <w:ilvl w:val="0"/>
          <w:numId w:val="10"/>
        </w:numPr>
        <w:ind w:left="0" w:firstLine="0"/>
        <w:rPr/>
      </w:pPr>
      <w:bookmarkStart w:colFirst="0" w:colLast="0" w:name="_pkwqa1" w:id="81"/>
      <w:bookmarkEnd w:id="81"/>
      <w:r w:rsidDel="00000000" w:rsidR="00000000" w:rsidRPr="00000000">
        <w:br w:type="page"/>
      </w:r>
      <w:r w:rsidDel="00000000" w:rsidR="00000000" w:rsidRPr="00000000">
        <w:rPr>
          <w:rtl w:val="0"/>
        </w:rPr>
        <w:t xml:space="preserve">Phát triển và triển khai ứng dụng</w:t>
      </w:r>
    </w:p>
    <w:p w:rsidR="00000000" w:rsidDel="00000000" w:rsidP="00000000" w:rsidRDefault="00000000" w:rsidRPr="00000000" w14:paraId="0000065B">
      <w:pPr>
        <w:pStyle w:val="Heading2"/>
        <w:numPr>
          <w:ilvl w:val="1"/>
          <w:numId w:val="10"/>
        </w:numPr>
        <w:ind w:left="0" w:firstLine="0"/>
        <w:rPr/>
      </w:pPr>
      <w:bookmarkStart w:colFirst="0" w:colLast="0" w:name="_39kk8xu" w:id="82"/>
      <w:bookmarkEnd w:id="82"/>
      <w:r w:rsidDel="00000000" w:rsidR="00000000" w:rsidRPr="00000000">
        <w:rPr>
          <w:rtl w:val="0"/>
        </w:rPr>
        <w:t xml:space="preserve">Thiết kế kiến trúc</w:t>
      </w:r>
    </w:p>
    <w:p w:rsidR="00000000" w:rsidDel="00000000" w:rsidP="00000000" w:rsidRDefault="00000000" w:rsidRPr="00000000" w14:paraId="0000065C">
      <w:pPr>
        <w:pStyle w:val="Heading3"/>
        <w:numPr>
          <w:ilvl w:val="2"/>
          <w:numId w:val="10"/>
        </w:numPr>
        <w:ind w:left="0" w:firstLine="0"/>
        <w:rPr/>
      </w:pPr>
      <w:bookmarkStart w:colFirst="0" w:colLast="0" w:name="_1opuj5n" w:id="83"/>
      <w:bookmarkEnd w:id="83"/>
      <w:r w:rsidDel="00000000" w:rsidR="00000000" w:rsidRPr="00000000">
        <w:rPr>
          <w:rtl w:val="0"/>
        </w:rPr>
        <w:t xml:space="preserve">Lựa chọn kiến trúc </w:t>
      </w:r>
    </w:p>
    <w:p w:rsidR="00000000" w:rsidDel="00000000" w:rsidP="00000000" w:rsidRDefault="00000000" w:rsidRPr="00000000" w14:paraId="0000065D">
      <w:pPr>
        <w:rPr/>
      </w:pPr>
      <w:r w:rsidDel="00000000" w:rsidR="00000000" w:rsidRPr="00000000">
        <w:rPr>
          <w:rtl w:val="0"/>
        </w:rPr>
        <w:t xml:space="preserve">Phần mềm sử dụng kiến trúc 5 tầng dựa trên .NET Web API và Repository Pattern bao gồm:</w:t>
      </w:r>
    </w:p>
    <w:p w:rsidR="00000000" w:rsidDel="00000000" w:rsidP="00000000" w:rsidRDefault="00000000" w:rsidRPr="00000000" w14:paraId="0000065E">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8pi1tg" w:id="84"/>
      <w:bookmarkEnd w: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17 Mô tả Kiến trúc chương trình</w:t>
      </w:r>
    </w:p>
    <w:tbl>
      <w:tblPr>
        <w:tblStyle w:val="Table21"/>
        <w:tblW w:w="960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093"/>
        <w:gridCol w:w="2410"/>
        <w:gridCol w:w="5103"/>
        <w:tblGridChange w:id="0">
          <w:tblGrid>
            <w:gridCol w:w="2093"/>
            <w:gridCol w:w="2410"/>
            <w:gridCol w:w="5103"/>
          </w:tblGrid>
        </w:tblGridChange>
      </w:tblGrid>
      <w:tr>
        <w:tc>
          <w:tcPr/>
          <w:p w:rsidR="00000000" w:rsidDel="00000000" w:rsidP="00000000" w:rsidRDefault="00000000" w:rsidRPr="00000000" w14:paraId="0000065F">
            <w:pPr>
              <w:rPr/>
            </w:pPr>
            <w:r w:rsidDel="00000000" w:rsidR="00000000" w:rsidRPr="00000000">
              <w:rPr>
                <w:rtl w:val="0"/>
              </w:rPr>
              <w:t xml:space="preserve">Tầng</w:t>
            </w:r>
          </w:p>
        </w:tc>
        <w:tc>
          <w:tcPr/>
          <w:p w:rsidR="00000000" w:rsidDel="00000000" w:rsidP="00000000" w:rsidRDefault="00000000" w:rsidRPr="00000000" w14:paraId="00000660">
            <w:pPr>
              <w:rPr/>
            </w:pPr>
            <w:r w:rsidDel="00000000" w:rsidR="00000000" w:rsidRPr="00000000">
              <w:rPr>
                <w:rtl w:val="0"/>
              </w:rPr>
              <w:t xml:space="preserve">Chức năng</w:t>
            </w:r>
          </w:p>
        </w:tc>
        <w:tc>
          <w:tcPr/>
          <w:p w:rsidR="00000000" w:rsidDel="00000000" w:rsidP="00000000" w:rsidRDefault="00000000" w:rsidRPr="00000000" w14:paraId="00000661">
            <w:pPr>
              <w:rPr/>
            </w:pPr>
            <w:r w:rsidDel="00000000" w:rsidR="00000000" w:rsidRPr="00000000">
              <w:rPr>
                <w:rtl w:val="0"/>
              </w:rPr>
              <w:t xml:space="preserve"> Các thành phần</w:t>
            </w:r>
          </w:p>
        </w:tc>
      </w:tr>
      <w:tr>
        <w:trPr>
          <w:trHeight w:val="380" w:hRule="atLeast"/>
        </w:trPr>
        <w:tc>
          <w:tcPr>
            <w:vMerge w:val="restart"/>
          </w:tcPr>
          <w:p w:rsidR="00000000" w:rsidDel="00000000" w:rsidP="00000000" w:rsidRDefault="00000000" w:rsidRPr="00000000" w14:paraId="00000662">
            <w:pPr>
              <w:rPr/>
            </w:pPr>
            <w:r w:rsidDel="00000000" w:rsidR="00000000" w:rsidRPr="00000000">
              <w:rPr>
                <w:rtl w:val="0"/>
              </w:rPr>
              <w:t xml:space="preserve">View &amp; Control</w:t>
            </w:r>
          </w:p>
        </w:tc>
        <w:tc>
          <w:tcPr>
            <w:vMerge w:val="restart"/>
          </w:tcPr>
          <w:p w:rsidR="00000000" w:rsidDel="00000000" w:rsidP="00000000" w:rsidRDefault="00000000" w:rsidRPr="00000000" w14:paraId="00000663">
            <w:pPr>
              <w:rPr/>
            </w:pPr>
            <w:r w:rsidDel="00000000" w:rsidR="00000000" w:rsidRPr="00000000">
              <w:rPr>
                <w:rtl w:val="0"/>
              </w:rPr>
              <w:t xml:space="preserve">Hiển thị giao diện, nhận yêu cầu người dùng và điều hướng yêu cầu người dùng</w:t>
            </w:r>
          </w:p>
        </w:tc>
        <w:tc>
          <w:tcPr/>
          <w:p w:rsidR="00000000" w:rsidDel="00000000" w:rsidP="00000000" w:rsidRDefault="00000000" w:rsidRPr="00000000" w14:paraId="00000664">
            <w:pPr>
              <w:rPr/>
            </w:pPr>
            <w:r w:rsidDel="00000000" w:rsidR="00000000" w:rsidRPr="00000000">
              <w:rPr>
                <w:rtl w:val="0"/>
              </w:rPr>
              <w:t xml:space="preserve"> Folder View: chứa các file hiển thị, css, javascript</w:t>
            </w:r>
          </w:p>
        </w:tc>
      </w:tr>
      <w:tr>
        <w:trPr>
          <w:trHeight w:val="380" w:hRule="atLeast"/>
        </w:trPr>
        <w:tc>
          <w:tcPr>
            <w:vMerge w:val="continue"/>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67">
            <w:pPr>
              <w:rPr/>
            </w:pPr>
            <w:r w:rsidDel="00000000" w:rsidR="00000000" w:rsidRPr="00000000">
              <w:rPr>
                <w:rtl w:val="0"/>
              </w:rPr>
              <w:t xml:space="preserve"> Class Controller: Điều hướng cho các yêu cầu từ phía client gửi lên, thường là gọi đến tầng Service</w:t>
            </w:r>
          </w:p>
        </w:tc>
      </w:tr>
      <w:tr>
        <w:trPr>
          <w:trHeight w:val="1500" w:hRule="atLeast"/>
        </w:trPr>
        <w:tc>
          <w:tcPr>
            <w:vMerge w:val="continue"/>
          </w:tcPr>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6A">
            <w:pPr>
              <w:rPr/>
            </w:pPr>
            <w:r w:rsidDel="00000000" w:rsidR="00000000" w:rsidRPr="00000000">
              <w:rPr>
                <w:rtl w:val="0"/>
              </w:rPr>
              <w:t xml:space="preserve">WebConfig: Chứa cấu hình về các trang web. VD: map các trang và url, địa chỉ kết nối đến CSDL, cấu hình trang chủ,...</w:t>
            </w:r>
          </w:p>
        </w:tc>
      </w:tr>
      <w:tr>
        <w:trPr>
          <w:trHeight w:val="560" w:hRule="atLeast"/>
        </w:trPr>
        <w:tc>
          <w:tcPr>
            <w:vMerge w:val="restart"/>
          </w:tcPr>
          <w:p w:rsidR="00000000" w:rsidDel="00000000" w:rsidP="00000000" w:rsidRDefault="00000000" w:rsidRPr="00000000" w14:paraId="0000066B">
            <w:pPr>
              <w:rPr/>
            </w:pPr>
            <w:r w:rsidDel="00000000" w:rsidR="00000000" w:rsidRPr="00000000">
              <w:rPr>
                <w:rtl w:val="0"/>
              </w:rPr>
              <w:t xml:space="preserve">Common</w:t>
            </w:r>
          </w:p>
        </w:tc>
        <w:tc>
          <w:tcPr>
            <w:vMerge w:val="restart"/>
          </w:tcPr>
          <w:p w:rsidR="00000000" w:rsidDel="00000000" w:rsidP="00000000" w:rsidRDefault="00000000" w:rsidRPr="00000000" w14:paraId="0000066C">
            <w:pPr>
              <w:rPr/>
            </w:pPr>
            <w:r w:rsidDel="00000000" w:rsidR="00000000" w:rsidRPr="00000000">
              <w:rPr>
                <w:rtl w:val="0"/>
              </w:rPr>
              <w:t xml:space="preserve">Chứa các hằng số, các kiểu định nghĩa</w:t>
            </w:r>
          </w:p>
        </w:tc>
        <w:tc>
          <w:tcPr/>
          <w:p w:rsidR="00000000" w:rsidDel="00000000" w:rsidP="00000000" w:rsidRDefault="00000000" w:rsidRPr="00000000" w14:paraId="0000066D">
            <w:pPr>
              <w:rPr/>
            </w:pPr>
            <w:r w:rsidDel="00000000" w:rsidR="00000000" w:rsidRPr="00000000">
              <w:rPr>
                <w:rtl w:val="0"/>
              </w:rPr>
              <w:t xml:space="preserve">Class Constant: chứa các hằng số </w:t>
            </w:r>
          </w:p>
        </w:tc>
      </w:tr>
      <w:tr>
        <w:trPr>
          <w:trHeight w:val="560" w:hRule="atLeast"/>
        </w:trPr>
        <w:tc>
          <w:tcPr>
            <w:vMerge w:val="continue"/>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70">
            <w:pPr>
              <w:rPr/>
            </w:pPr>
            <w:r w:rsidDel="00000000" w:rsidR="00000000" w:rsidRPr="00000000">
              <w:rPr>
                <w:rtl w:val="0"/>
              </w:rPr>
              <w:t xml:space="preserve">Class Enumeration: chứa các kiểu Enum như Giới tính, Khoa viện,...</w:t>
            </w:r>
          </w:p>
        </w:tc>
      </w:tr>
      <w:tr>
        <w:trPr>
          <w:trHeight w:val="360" w:hRule="atLeast"/>
        </w:trPr>
        <w:tc>
          <w:tcPr>
            <w:vMerge w:val="restart"/>
          </w:tcPr>
          <w:p w:rsidR="00000000" w:rsidDel="00000000" w:rsidP="00000000" w:rsidRDefault="00000000" w:rsidRPr="00000000" w14:paraId="00000671">
            <w:pPr>
              <w:rPr/>
            </w:pPr>
            <w:r w:rsidDel="00000000" w:rsidR="00000000" w:rsidRPr="00000000">
              <w:rPr>
                <w:rtl w:val="0"/>
              </w:rPr>
              <w:t xml:space="preserve">Model</w:t>
            </w:r>
          </w:p>
        </w:tc>
        <w:tc>
          <w:tcPr>
            <w:vMerge w:val="restart"/>
          </w:tcPr>
          <w:p w:rsidR="00000000" w:rsidDel="00000000" w:rsidP="00000000" w:rsidRDefault="00000000" w:rsidRPr="00000000" w14:paraId="00000672">
            <w:pPr>
              <w:rPr/>
            </w:pPr>
            <w:r w:rsidDel="00000000" w:rsidR="00000000" w:rsidRPr="00000000">
              <w:rPr>
                <w:rtl w:val="0"/>
              </w:rPr>
              <w:t xml:space="preserve"> Chứa các lớp khuôn mẫu để đổ dữ liệu</w:t>
            </w:r>
          </w:p>
        </w:tc>
        <w:tc>
          <w:tcPr/>
          <w:p w:rsidR="00000000" w:rsidDel="00000000" w:rsidP="00000000" w:rsidRDefault="00000000" w:rsidRPr="00000000" w14:paraId="00000673">
            <w:pPr>
              <w:rPr/>
            </w:pPr>
            <w:r w:rsidDel="00000000" w:rsidR="00000000" w:rsidRPr="00000000">
              <w:rPr>
                <w:rtl w:val="0"/>
              </w:rPr>
              <w:t xml:space="preserve">Class Student: khuôn mẫu chứa các dữ liệu của sinh viên</w:t>
            </w:r>
          </w:p>
        </w:tc>
      </w:tr>
      <w:tr>
        <w:trPr>
          <w:trHeight w:val="360" w:hRule="atLeast"/>
        </w:trPr>
        <w:tc>
          <w:tcPr>
            <w:vMerge w:val="continue"/>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76">
            <w:pPr>
              <w:rPr/>
            </w:pPr>
            <w:r w:rsidDel="00000000" w:rsidR="00000000" w:rsidRPr="00000000">
              <w:rPr>
                <w:rtl w:val="0"/>
              </w:rPr>
              <w:t xml:space="preserve">Class Subject: khuôn mẫu chứa các dữ liệu về môn học</w:t>
            </w:r>
          </w:p>
        </w:tc>
      </w:tr>
      <w:tr>
        <w:trPr>
          <w:trHeight w:val="760" w:hRule="atLeast"/>
        </w:trPr>
        <w:tc>
          <w:tcPr>
            <w:vMerge w:val="continue"/>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79">
            <w:pPr>
              <w:rPr/>
            </w:pPr>
            <w:r w:rsidDel="00000000" w:rsidR="00000000" w:rsidRPr="00000000">
              <w:rPr>
                <w:rtl w:val="0"/>
              </w:rPr>
              <w:t xml:space="preserve"> Class TheClass: Khuôn mãu chứa các dữ liệu về lớp học</w:t>
            </w:r>
          </w:p>
        </w:tc>
      </w:tr>
      <w:tr>
        <w:trPr>
          <w:trHeight w:val="760" w:hRule="atLeast"/>
        </w:trPr>
        <w:tc>
          <w:tcPr>
            <w:vMerge w:val="continue"/>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7C">
            <w:pPr>
              <w:rPr/>
            </w:pPr>
            <w:r w:rsidDel="00000000" w:rsidR="00000000" w:rsidRPr="00000000">
              <w:rPr>
                <w:rtl w:val="0"/>
              </w:rPr>
              <w:t xml:space="preserve"> Class User: Khuôn mẫu chứa các dữ liệu về người dùng</w:t>
            </w:r>
          </w:p>
        </w:tc>
      </w:tr>
      <w:tr>
        <w:trPr>
          <w:trHeight w:val="220" w:hRule="atLeast"/>
        </w:trPr>
        <w:tc>
          <w:tcPr>
            <w:vMerge w:val="restart"/>
          </w:tcPr>
          <w:p w:rsidR="00000000" w:rsidDel="00000000" w:rsidP="00000000" w:rsidRDefault="00000000" w:rsidRPr="00000000" w14:paraId="0000067D">
            <w:pPr>
              <w:rPr/>
            </w:pPr>
            <w:r w:rsidDel="00000000" w:rsidR="00000000" w:rsidRPr="00000000">
              <w:rPr>
                <w:rtl w:val="0"/>
              </w:rPr>
              <w:t xml:space="preserve">Service </w:t>
            </w:r>
          </w:p>
        </w:tc>
        <w:tc>
          <w:tcPr>
            <w:vMerge w:val="restart"/>
          </w:tcPr>
          <w:p w:rsidR="00000000" w:rsidDel="00000000" w:rsidP="00000000" w:rsidRDefault="00000000" w:rsidRPr="00000000" w14:paraId="0000067E">
            <w:pPr>
              <w:rPr/>
            </w:pPr>
            <w:r w:rsidDel="00000000" w:rsidR="00000000" w:rsidRPr="00000000">
              <w:rPr>
                <w:rtl w:val="0"/>
              </w:rPr>
              <w:t xml:space="preserve">Chứa các lớp thực thi nghiệp vụ</w:t>
            </w:r>
          </w:p>
        </w:tc>
        <w:tc>
          <w:tcPr/>
          <w:p w:rsidR="00000000" w:rsidDel="00000000" w:rsidP="00000000" w:rsidRDefault="00000000" w:rsidRPr="00000000" w14:paraId="0000067F">
            <w:pPr>
              <w:rPr/>
            </w:pPr>
            <w:r w:rsidDel="00000000" w:rsidR="00000000" w:rsidRPr="00000000">
              <w:rPr>
                <w:rtl w:val="0"/>
              </w:rPr>
              <w:t xml:space="preserve"> Class StudentService: chứa các phương thức xử lý nghiệp vụ cho đối tượng học sinh như Thêm, sửa ,xóa...</w:t>
            </w:r>
          </w:p>
        </w:tc>
      </w:tr>
      <w:tr>
        <w:trPr>
          <w:trHeight w:val="1140" w:hRule="atLeast"/>
        </w:trPr>
        <w:tc>
          <w:tcPr>
            <w:vMerge w:val="continue"/>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82">
            <w:pPr>
              <w:rPr/>
            </w:pPr>
            <w:r w:rsidDel="00000000" w:rsidR="00000000" w:rsidRPr="00000000">
              <w:rPr>
                <w:rtl w:val="0"/>
              </w:rPr>
              <w:t xml:space="preserve">Class SubjectService và TheClassService: tương tự</w:t>
            </w:r>
          </w:p>
        </w:tc>
      </w:tr>
      <w:tr>
        <w:trPr>
          <w:trHeight w:val="220" w:hRule="atLeast"/>
        </w:trPr>
        <w:tc>
          <w:tcPr>
            <w:vMerge w:val="continue"/>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85">
            <w:pPr>
              <w:rPr/>
            </w:pPr>
            <w:r w:rsidDel="00000000" w:rsidR="00000000" w:rsidRPr="00000000">
              <w:rPr>
                <w:rtl w:val="0"/>
              </w:rPr>
              <w:t xml:space="preserve"> Ngoài ra mỗi class còn có 1 interface để tăng tính tương tác và đảm bảo Dependency </w:t>
            </w:r>
            <w:r w:rsidDel="00000000" w:rsidR="00000000" w:rsidRPr="00000000">
              <w:rPr>
                <w:color w:val="000000"/>
                <w:rtl w:val="0"/>
              </w:rPr>
              <w:t xml:space="preserve">inversion</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686">
            <w:pPr>
              <w:rPr/>
            </w:pPr>
            <w:r w:rsidDel="00000000" w:rsidR="00000000" w:rsidRPr="00000000">
              <w:rPr>
                <w:rtl w:val="0"/>
              </w:rPr>
              <w:t xml:space="preserve">Repository</w:t>
            </w:r>
          </w:p>
        </w:tc>
        <w:tc>
          <w:tcPr>
            <w:vMerge w:val="restart"/>
          </w:tcPr>
          <w:p w:rsidR="00000000" w:rsidDel="00000000" w:rsidP="00000000" w:rsidRDefault="00000000" w:rsidRPr="00000000" w14:paraId="00000687">
            <w:pPr>
              <w:rPr/>
            </w:pPr>
            <w:r w:rsidDel="00000000" w:rsidR="00000000" w:rsidRPr="00000000">
              <w:rPr>
                <w:rtl w:val="0"/>
              </w:rPr>
              <w:t xml:space="preserve">Liên kết với cơ sở dữ liệu, thực thi các truy vấn để </w:t>
            </w:r>
          </w:p>
        </w:tc>
        <w:tc>
          <w:tcPr/>
          <w:p w:rsidR="00000000" w:rsidDel="00000000" w:rsidP="00000000" w:rsidRDefault="00000000" w:rsidRPr="00000000" w14:paraId="00000688">
            <w:pPr>
              <w:rPr/>
            </w:pPr>
            <w:r w:rsidDel="00000000" w:rsidR="00000000" w:rsidRPr="00000000">
              <w:rPr>
                <w:rtl w:val="0"/>
              </w:rPr>
              <w:t xml:space="preserve">Folder DatabaseAccess: Chứa các class thực thi kết nối tới database</w:t>
            </w:r>
          </w:p>
        </w:tc>
      </w:tr>
      <w:tr>
        <w:trPr>
          <w:trHeight w:val="220" w:hRule="atLeast"/>
        </w:trPr>
        <w:tc>
          <w:tcPr>
            <w:vMerge w:val="continue"/>
          </w:tcPr>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8B">
            <w:pPr>
              <w:rPr/>
            </w:pPr>
            <w:r w:rsidDel="00000000" w:rsidR="00000000" w:rsidRPr="00000000">
              <w:rPr>
                <w:rtl w:val="0"/>
              </w:rPr>
              <w:t xml:space="preserve">Folder Base: chứa các class thực thi truy vấn chung </w:t>
            </w:r>
          </w:p>
        </w:tc>
      </w:tr>
      <w:tr>
        <w:trPr>
          <w:trHeight w:val="220" w:hRule="atLeast"/>
        </w:trPr>
        <w:tc>
          <w:tcPr>
            <w:vMerge w:val="continue"/>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8E">
            <w:pPr>
              <w:rPr/>
            </w:pPr>
            <w:r w:rsidDel="00000000" w:rsidR="00000000" w:rsidRPr="00000000">
              <w:rPr>
                <w:rtl w:val="0"/>
              </w:rPr>
              <w:t xml:space="preserve">Class StudentRepository: chứa các phương thức truy vấn đến CSDL của đối tượng học sinh như Thêm, sửa, xóa</w:t>
            </w:r>
          </w:p>
        </w:tc>
      </w:tr>
      <w:tr>
        <w:trPr>
          <w:trHeight w:val="220" w:hRule="atLeast"/>
        </w:trPr>
        <w:tc>
          <w:tcPr>
            <w:vMerge w:val="continue"/>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91">
            <w:pPr>
              <w:rPr/>
            </w:pPr>
            <w:r w:rsidDel="00000000" w:rsidR="00000000" w:rsidRPr="00000000">
              <w:rPr>
                <w:rtl w:val="0"/>
              </w:rPr>
              <w:t xml:space="preserve">Class SubjectRepository và TheClassRepository: tương tự như StudentRepository</w:t>
            </w:r>
          </w:p>
        </w:tc>
      </w:tr>
      <w:tr>
        <w:trPr>
          <w:trHeight w:val="220" w:hRule="atLeast"/>
        </w:trPr>
        <w:tc>
          <w:tcPr>
            <w:vMerge w:val="continue"/>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94">
            <w:pPr>
              <w:rPr/>
            </w:pPr>
            <w:r w:rsidDel="00000000" w:rsidR="00000000" w:rsidRPr="00000000">
              <w:rPr>
                <w:rtl w:val="0"/>
              </w:rPr>
              <w:t xml:space="preserve">Ngoài ra mỗi class còn có 1 interface để tăng tính tương tác và đảm bảo Dependency </w:t>
            </w:r>
            <w:r w:rsidDel="00000000" w:rsidR="00000000" w:rsidRPr="00000000">
              <w:rPr>
                <w:color w:val="000000"/>
                <w:rtl w:val="0"/>
              </w:rPr>
              <w:t xml:space="preserve">inversion</w:t>
            </w:r>
            <w:r w:rsidDel="00000000" w:rsidR="00000000" w:rsidRPr="00000000">
              <w:rPr>
                <w:rtl w:val="0"/>
              </w:rPr>
            </w:r>
          </w:p>
        </w:tc>
      </w:tr>
    </w:tbl>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pStyle w:val="Heading3"/>
        <w:numPr>
          <w:ilvl w:val="2"/>
          <w:numId w:val="10"/>
        </w:numPr>
        <w:ind w:left="0" w:firstLine="0"/>
        <w:rPr/>
      </w:pPr>
      <w:bookmarkStart w:colFirst="0" w:colLast="0" w:name="_2nusc19" w:id="85"/>
      <w:bookmarkEnd w:id="85"/>
      <w:r w:rsidDel="00000000" w:rsidR="00000000" w:rsidRPr="00000000">
        <w:rPr>
          <w:rtl w:val="0"/>
        </w:rPr>
        <w:t xml:space="preserve">Thiết kế tổng quan</w:t>
      </w:r>
    </w:p>
    <w:p w:rsidR="00000000" w:rsidDel="00000000" w:rsidP="00000000" w:rsidRDefault="00000000" w:rsidRPr="00000000" w14:paraId="00000697">
      <w:pPr>
        <w:keepNext w:val="1"/>
        <w:rPr/>
      </w:pPr>
      <w:r w:rsidDel="00000000" w:rsidR="00000000" w:rsidRPr="00000000">
        <w:rPr/>
        <w:drawing>
          <wp:inline distB="0" distT="0" distL="0" distR="0">
            <wp:extent cx="5575935" cy="2929255"/>
            <wp:effectExtent b="0" l="0" r="0" t="0"/>
            <wp:docPr id="13"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575935" cy="2929255"/>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1302m92" w:id="86"/>
      <w:bookmarkEnd w: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26 Package diagram</w:t>
      </w:r>
    </w:p>
    <w:p w:rsidR="00000000" w:rsidDel="00000000" w:rsidP="00000000" w:rsidRDefault="00000000" w:rsidRPr="00000000" w14:paraId="00000699">
      <w:pPr>
        <w:pStyle w:val="Heading3"/>
        <w:numPr>
          <w:ilvl w:val="2"/>
          <w:numId w:val="10"/>
        </w:numPr>
        <w:ind w:left="0" w:firstLine="0"/>
        <w:rPr/>
      </w:pPr>
      <w:bookmarkStart w:colFirst="0" w:colLast="0" w:name="_3mzq4wv" w:id="87"/>
      <w:bookmarkEnd w:id="87"/>
      <w:r w:rsidDel="00000000" w:rsidR="00000000" w:rsidRPr="00000000">
        <w:rPr>
          <w:rtl w:val="0"/>
        </w:rPr>
        <w:t xml:space="preserve">Thiết kế chi tiết gói</w:t>
      </w:r>
    </w:p>
    <w:p w:rsidR="00000000" w:rsidDel="00000000" w:rsidP="00000000" w:rsidRDefault="00000000" w:rsidRPr="00000000" w14:paraId="0000069A">
      <w:pPr>
        <w:keepNext w:val="1"/>
        <w:rPr/>
      </w:pPr>
      <w:r w:rsidDel="00000000" w:rsidR="00000000" w:rsidRPr="00000000">
        <w:rPr/>
        <w:drawing>
          <wp:inline distB="0" distT="0" distL="0" distR="0">
            <wp:extent cx="5551996" cy="4097762"/>
            <wp:effectExtent b="0" l="0" r="0" t="0"/>
            <wp:docPr id="14"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551996" cy="4097762"/>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250f4o"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27 Biểu đồ chi tiết package Controller, Model và Common</w:t>
      </w:r>
    </w:p>
    <w:p w:rsidR="00000000" w:rsidDel="00000000" w:rsidP="00000000" w:rsidRDefault="00000000" w:rsidRPr="00000000" w14:paraId="0000069C">
      <w:pPr>
        <w:keepNext w:val="1"/>
        <w:rPr/>
      </w:pPr>
      <w:r w:rsidDel="00000000" w:rsidR="00000000" w:rsidRPr="00000000">
        <w:rPr/>
        <w:drawing>
          <wp:inline distB="0" distT="0" distL="0" distR="0">
            <wp:extent cx="5575935" cy="6867525"/>
            <wp:effectExtent b="0" l="0" r="0" t="0"/>
            <wp:docPr id="15" name="image61.png"/>
            <a:graphic>
              <a:graphicData uri="http://schemas.openxmlformats.org/drawingml/2006/picture">
                <pic:pic>
                  <pic:nvPicPr>
                    <pic:cNvPr id="0" name="image61.png"/>
                    <pic:cNvPicPr preferRelativeResize="0"/>
                  </pic:nvPicPr>
                  <pic:blipFill>
                    <a:blip r:embed="rId53"/>
                    <a:srcRect b="0" l="0" r="0" t="0"/>
                    <a:stretch>
                      <a:fillRect/>
                    </a:stretch>
                  </pic:blipFill>
                  <pic:spPr>
                    <a:xfrm>
                      <a:off x="0" y="0"/>
                      <a:ext cx="557593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haapch"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28 Biểu đồ chi tiết package Service và Repository</w:t>
      </w:r>
    </w:p>
    <w:p w:rsidR="00000000" w:rsidDel="00000000" w:rsidP="00000000" w:rsidRDefault="00000000" w:rsidRPr="00000000" w14:paraId="0000069E">
      <w:pPr>
        <w:rPr/>
      </w:pPr>
      <w:r w:rsidDel="00000000" w:rsidR="00000000" w:rsidRPr="00000000">
        <w:rPr>
          <w:rtl w:val="0"/>
        </w:rPr>
        <w:t xml:space="preserve">BaseDL: Chứa các phương thức thực thi database</w:t>
      </w:r>
    </w:p>
    <w:p w:rsidR="00000000" w:rsidDel="00000000" w:rsidP="00000000" w:rsidRDefault="00000000" w:rsidRPr="00000000" w14:paraId="0000069F">
      <w:pPr>
        <w:rPr/>
      </w:pPr>
      <w:r w:rsidDel="00000000" w:rsidR="00000000" w:rsidRPr="00000000">
        <w:rPr>
          <w:rtl w:val="0"/>
        </w:rPr>
        <w:t xml:space="preserve">BaseRepository: Chứa các phương thức thêm, sửa, xóa… cho thực thể</w:t>
      </w:r>
    </w:p>
    <w:p w:rsidR="00000000" w:rsidDel="00000000" w:rsidP="00000000" w:rsidRDefault="00000000" w:rsidRPr="00000000" w14:paraId="000006A0">
      <w:pPr>
        <w:rPr/>
      </w:pPr>
      <w:r w:rsidDel="00000000" w:rsidR="00000000" w:rsidRPr="00000000">
        <w:rPr>
          <w:rtl w:val="0"/>
        </w:rPr>
        <w:t xml:space="preserve">StudentRepository: Chứa các phương thức thêm, sửa, xóa… cho đối tượng sinh viên</w:t>
      </w:r>
    </w:p>
    <w:p w:rsidR="00000000" w:rsidDel="00000000" w:rsidP="00000000" w:rsidRDefault="00000000" w:rsidRPr="00000000" w14:paraId="000006A1">
      <w:pPr>
        <w:rPr/>
      </w:pPr>
      <w:r w:rsidDel="00000000" w:rsidR="00000000" w:rsidRPr="00000000">
        <w:rPr>
          <w:rtl w:val="0"/>
        </w:rPr>
        <w:t xml:space="preserve">DatabaseContext: chứa các phương thức kết nối, ngắt kết nối với CSDL</w:t>
      </w:r>
    </w:p>
    <w:p w:rsidR="00000000" w:rsidDel="00000000" w:rsidP="00000000" w:rsidRDefault="00000000" w:rsidRPr="00000000" w14:paraId="000006A2">
      <w:pPr>
        <w:pStyle w:val="Heading2"/>
        <w:numPr>
          <w:ilvl w:val="1"/>
          <w:numId w:val="10"/>
        </w:numPr>
        <w:ind w:left="0" w:firstLine="0"/>
        <w:rPr/>
      </w:pPr>
      <w:bookmarkStart w:colFirst="0" w:colLast="0" w:name="_319y80a" w:id="90"/>
      <w:bookmarkEnd w:id="90"/>
      <w:r w:rsidDel="00000000" w:rsidR="00000000" w:rsidRPr="00000000">
        <w:rPr>
          <w:rtl w:val="0"/>
        </w:rPr>
        <w:t xml:space="preserve">Thiết kế chi tiết</w:t>
      </w:r>
    </w:p>
    <w:p w:rsidR="00000000" w:rsidDel="00000000" w:rsidP="00000000" w:rsidRDefault="00000000" w:rsidRPr="00000000" w14:paraId="000006A3">
      <w:pPr>
        <w:pStyle w:val="Heading3"/>
        <w:numPr>
          <w:ilvl w:val="2"/>
          <w:numId w:val="10"/>
        </w:numPr>
        <w:ind w:left="0" w:firstLine="0"/>
        <w:rPr/>
      </w:pPr>
      <w:bookmarkStart w:colFirst="0" w:colLast="0" w:name="_1gf8i83" w:id="91"/>
      <w:bookmarkEnd w:id="91"/>
      <w:r w:rsidDel="00000000" w:rsidR="00000000" w:rsidRPr="00000000">
        <w:rPr>
          <w:rtl w:val="0"/>
        </w:rPr>
        <w:t xml:space="preserve">Thiết kế giao diện</w:t>
      </w:r>
    </w:p>
    <w:p w:rsidR="00000000" w:rsidDel="00000000" w:rsidP="00000000" w:rsidRDefault="00000000" w:rsidRPr="00000000" w14:paraId="000006A4">
      <w:pPr>
        <w:rPr/>
      </w:pPr>
      <w:r w:rsidDel="00000000" w:rsidR="00000000" w:rsidRPr="00000000">
        <w:rPr>
          <w:rtl w:val="0"/>
        </w:rPr>
        <w:t xml:space="preserve">Giao diện được thiết kế trên nền tảng web. Vì là một hệ thống nghiệp vụ nên giao diện cần đơn giản, gọn gàng và tiện ích. Ngoài ra cũng cần phải gọn nhẹ để đảm bảo lưu lượng truy cập.</w:t>
      </w:r>
    </w:p>
    <w:p w:rsidR="00000000" w:rsidDel="00000000" w:rsidP="00000000" w:rsidRDefault="00000000" w:rsidRPr="00000000" w14:paraId="000006A5">
      <w:pPr>
        <w:rPr/>
      </w:pPr>
      <w:r w:rsidDel="00000000" w:rsidR="00000000" w:rsidRPr="00000000">
        <w:rPr>
          <w:rtl w:val="0"/>
        </w:rPr>
        <w:t xml:space="preserve">Nền tảng chính là website trên máy tính để bàn. Kích thước màn hình tối thiểu 1024x768. Giao diện cũng được thiết kế reponsive để tương thích với nhiều kích cỡ màn hình khác nhau.</w:t>
      </w:r>
    </w:p>
    <w:p w:rsidR="00000000" w:rsidDel="00000000" w:rsidP="00000000" w:rsidRDefault="00000000" w:rsidRPr="00000000" w14:paraId="000006A6">
      <w:pPr>
        <w:rPr/>
      </w:pPr>
      <w:r w:rsidDel="00000000" w:rsidR="00000000" w:rsidRPr="00000000">
        <w:rPr>
          <w:rtl w:val="0"/>
        </w:rPr>
        <w:t xml:space="preserve">Các thành phần như bảng biểu, ô nhập text,  button,.. được thiết kế theo nguyên mẫu của hệ thống quản lý sinh viên hiện tại, ngoài ra có tham khảo thêm tại hệ thống Quản lý trường học của Cty MISA. Dưới đây là một số thành phần cơ bản của giao diện.</w:t>
      </w:r>
    </w:p>
    <w:p w:rsidR="00000000" w:rsidDel="00000000" w:rsidP="00000000" w:rsidRDefault="00000000" w:rsidRPr="00000000" w14:paraId="000006A7">
      <w:pPr>
        <w:keepNext w:val="1"/>
        <w:rPr/>
      </w:pPr>
      <w:r w:rsidDel="00000000" w:rsidR="00000000" w:rsidRPr="00000000">
        <w:rPr/>
        <w:drawing>
          <wp:inline distB="0" distT="0" distL="0" distR="0">
            <wp:extent cx="3196859" cy="2496533"/>
            <wp:effectExtent b="0" l="0" r="0" t="0"/>
            <wp:docPr id="16"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3196859" cy="2496533"/>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jc w:val="center"/>
        <w:rPr/>
        <w:pPrChange w:author="BUI Mai Anh" w:id="0" w:date="2018-05-28T02:05:12Z">
          <w:pPr/>
        </w:pPrChange>
      </w:pPr>
      <w:bookmarkStart w:colFirst="0" w:colLast="0" w:name="_40ew0vw" w:id="92"/>
      <w:bookmarkEnd w:id="92"/>
      <w:r w:rsidDel="00000000" w:rsidR="00000000" w:rsidRPr="00000000">
        <w:rPr>
          <w:rtl w:val="0"/>
        </w:rPr>
        <w:t xml:space="preserve">Hình 29 Form đăng nhập</w:t>
      </w:r>
    </w:p>
    <w:p w:rsidR="00000000" w:rsidDel="00000000" w:rsidP="00000000" w:rsidRDefault="00000000" w:rsidRPr="00000000" w14:paraId="000006A9">
      <w:pPr>
        <w:rPr/>
      </w:pPr>
      <w:r w:rsidDel="00000000" w:rsidR="00000000" w:rsidRPr="00000000">
        <w:rPr>
          <w:rtl w:val="0"/>
        </w:rPr>
        <w:t xml:space="preserve">Form đăng nhập được thiết kế gọn gàng, đơn giản. </w:t>
      </w:r>
    </w:p>
    <w:p w:rsidR="00000000" w:rsidDel="00000000" w:rsidP="00000000" w:rsidRDefault="00000000" w:rsidRPr="00000000" w14:paraId="000006AA">
      <w:pPr>
        <w:keepNext w:val="1"/>
        <w:rPr/>
      </w:pPr>
      <w:r w:rsidDel="00000000" w:rsidR="00000000" w:rsidRPr="00000000">
        <w:rPr/>
        <w:drawing>
          <wp:inline distB="0" distT="0" distL="0" distR="0">
            <wp:extent cx="5575935" cy="1831975"/>
            <wp:effectExtent b="0" l="0" r="0" t="0"/>
            <wp:docPr id="17"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575935" cy="1831975"/>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fk6b3p" w:id="93"/>
      <w:bookmarkEnd w: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30 Form thêm thông tin sinh viên</w:t>
      </w:r>
    </w:p>
    <w:p w:rsidR="00000000" w:rsidDel="00000000" w:rsidP="00000000" w:rsidRDefault="00000000" w:rsidRPr="00000000" w14:paraId="000006AC">
      <w:pPr>
        <w:rPr/>
      </w:pPr>
      <w:r w:rsidDel="00000000" w:rsidR="00000000" w:rsidRPr="00000000">
        <w:rPr>
          <w:rtl w:val="0"/>
        </w:rPr>
        <w:t xml:space="preserve">Form Thêm sinh viên được thiết kế ngắn gọn, đủ ý, sẽ hiện ra khi người dùng click vào chức năng thêm sinh viên. Form có đầy đủ các thông tin của sinh viên cần thêm. </w:t>
      </w:r>
    </w:p>
    <w:p w:rsidR="00000000" w:rsidDel="00000000" w:rsidP="00000000" w:rsidRDefault="00000000" w:rsidRPr="00000000" w14:paraId="000006AD">
      <w:pPr>
        <w:rPr/>
      </w:pPr>
      <w:r w:rsidDel="00000000" w:rsidR="00000000" w:rsidRPr="00000000">
        <w:rPr>
          <w:rtl w:val="0"/>
        </w:rPr>
        <w:t xml:space="preserve">Đối với Form sửa sinh viên cũng tương tự.  </w:t>
      </w:r>
    </w:p>
    <w:p w:rsidR="00000000" w:rsidDel="00000000" w:rsidP="00000000" w:rsidRDefault="00000000" w:rsidRPr="00000000" w14:paraId="000006AE">
      <w:pPr>
        <w:pStyle w:val="Heading3"/>
        <w:numPr>
          <w:ilvl w:val="2"/>
          <w:numId w:val="10"/>
        </w:numPr>
        <w:ind w:left="0" w:firstLine="0"/>
        <w:rPr/>
      </w:pPr>
      <w:bookmarkStart w:colFirst="0" w:colLast="0" w:name="_upglbi" w:id="94"/>
      <w:bookmarkEnd w:id="94"/>
      <w:r w:rsidDel="00000000" w:rsidR="00000000" w:rsidRPr="00000000">
        <w:rPr>
          <w:rtl w:val="0"/>
        </w:rPr>
        <w:t xml:space="preserve">Thiết kế lớp</w:t>
      </w:r>
    </w:p>
    <w:p w:rsidR="00000000" w:rsidDel="00000000" w:rsidP="00000000" w:rsidRDefault="00000000" w:rsidRPr="00000000" w14:paraId="000006AF">
      <w:pPr>
        <w:rPr/>
      </w:pPr>
      <w:r w:rsidDel="00000000" w:rsidR="00000000" w:rsidRPr="00000000">
        <w:rPr>
          <w:rtl w:val="0"/>
        </w:rPr>
        <w:t xml:space="preserve">Biểu đồ một số lớp quan trọng</w:t>
      </w:r>
    </w:p>
    <w:p w:rsidR="00000000" w:rsidDel="00000000" w:rsidP="00000000" w:rsidRDefault="00000000" w:rsidRPr="00000000" w14:paraId="000006B0">
      <w:pPr>
        <w:keepNext w:val="1"/>
        <w:jc w:val="center"/>
        <w:rPr/>
        <w:pPrChange w:author="BUI Mai Anh" w:id="0" w:date="2018-05-28T02:05:12Z">
          <w:pPr>
            <w:keepNext w:val="1"/>
          </w:pPr>
        </w:pPrChange>
      </w:pPr>
      <w:r w:rsidDel="00000000" w:rsidR="00000000" w:rsidRPr="00000000">
        <w:rPr/>
        <w:drawing>
          <wp:inline distB="0" distT="0" distL="0" distR="0">
            <wp:extent cx="1417323" cy="2532893"/>
            <wp:effectExtent b="0" l="0" r="0" t="0"/>
            <wp:docPr id="18"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1417323" cy="2532893"/>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3ep43zb" w:id="95"/>
      <w:bookmarkEnd w: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31 Biểu đồ lớp của lớp Student</w:t>
      </w:r>
    </w:p>
    <w:p w:rsidR="00000000" w:rsidDel="00000000" w:rsidP="00000000" w:rsidRDefault="00000000" w:rsidRPr="00000000" w14:paraId="000006B2">
      <w:pPr>
        <w:keepNext w:val="1"/>
        <w:jc w:val="center"/>
        <w:rPr/>
        <w:pPrChange w:author="BUI Mai Anh" w:id="0" w:date="2018-05-28T02:05:12Z">
          <w:pPr>
            <w:keepNext w:val="1"/>
          </w:pPr>
        </w:pPrChange>
      </w:pPr>
      <w:r w:rsidDel="00000000" w:rsidR="00000000" w:rsidRPr="00000000">
        <w:rPr/>
        <w:drawing>
          <wp:inline distB="0" distT="0" distL="0" distR="0">
            <wp:extent cx="1664211" cy="1261875"/>
            <wp:effectExtent b="0" l="0" r="0" t="0"/>
            <wp:docPr id="19"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1664211" cy="1261875"/>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1tuee74" w:id="96"/>
      <w:bookmarkEnd w: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32 Biểu đồ lớp Student Controller</w:t>
      </w:r>
    </w:p>
    <w:p w:rsidR="00000000" w:rsidDel="00000000" w:rsidP="00000000" w:rsidRDefault="00000000" w:rsidRPr="00000000" w14:paraId="000006B4">
      <w:pPr>
        <w:keepNext w:val="1"/>
        <w:jc w:val="center"/>
        <w:rPr/>
        <w:pPrChange w:author="BUI Mai Anh" w:id="0" w:date="2018-05-28T02:05:12Z">
          <w:pPr>
            <w:keepNext w:val="1"/>
          </w:pPr>
        </w:pPrChange>
      </w:pPr>
      <w:r w:rsidDel="00000000" w:rsidR="00000000" w:rsidRPr="00000000">
        <w:rPr/>
        <w:drawing>
          <wp:inline distB="0" distT="0" distL="0" distR="0">
            <wp:extent cx="4270257" cy="1261875"/>
            <wp:effectExtent b="0" l="0" r="0" t="0"/>
            <wp:docPr id="20"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4270257" cy="1261875"/>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4du1wux" w:id="97"/>
      <w:bookmarkEnd w:id="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33 Biểu đồ lớp StudentService</w:t>
      </w:r>
    </w:p>
    <w:p w:rsidR="00000000" w:rsidDel="00000000" w:rsidP="00000000" w:rsidRDefault="00000000" w:rsidRPr="00000000" w14:paraId="000006B6">
      <w:pPr>
        <w:keepNext w:val="1"/>
        <w:jc w:val="center"/>
        <w:rPr/>
        <w:pPrChange w:author="BUI Mai Anh" w:id="0" w:date="2018-05-28T02:05:12Z">
          <w:pPr>
            <w:keepNext w:val="1"/>
          </w:pPr>
        </w:pPrChange>
      </w:pPr>
      <w:r w:rsidDel="00000000" w:rsidR="00000000" w:rsidRPr="00000000">
        <w:rPr/>
        <w:drawing>
          <wp:inline distB="0" distT="0" distL="0" distR="0">
            <wp:extent cx="3456439" cy="1124714"/>
            <wp:effectExtent b="0" l="0" r="0" t="0"/>
            <wp:docPr id="21"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3456439" cy="1124714"/>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szc72q"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34 Biểu đồ lớp Student Repository</w:t>
      </w:r>
    </w:p>
    <w:p w:rsidR="00000000" w:rsidDel="00000000" w:rsidP="00000000" w:rsidRDefault="00000000" w:rsidRPr="00000000" w14:paraId="000006B8">
      <w:pPr>
        <w:keepNext w:val="1"/>
        <w:rPr/>
      </w:pPr>
      <w:r w:rsidDel="00000000" w:rsidR="00000000" w:rsidRPr="00000000">
        <w:rPr/>
        <w:drawing>
          <wp:inline distB="0" distT="0" distL="0" distR="0">
            <wp:extent cx="5575935" cy="2294255"/>
            <wp:effectExtent b="0" l="0" r="0" t="0"/>
            <wp:docPr id="22"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575935" cy="2294255"/>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184mhaj" w:id="99"/>
      <w:bookmarkEnd w: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35 Biểu đồ tuần tự tìm sinh viên</w:t>
      </w:r>
    </w:p>
    <w:p w:rsidR="00000000" w:rsidDel="00000000" w:rsidP="00000000" w:rsidRDefault="00000000" w:rsidRPr="00000000" w14:paraId="000006BA">
      <w:pPr>
        <w:keepNext w:val="1"/>
        <w:rPr/>
      </w:pPr>
      <w:r w:rsidDel="00000000" w:rsidR="00000000" w:rsidRPr="00000000">
        <w:rPr/>
        <w:drawing>
          <wp:inline distB="0" distT="0" distL="0" distR="0">
            <wp:extent cx="5575935" cy="2405380"/>
            <wp:effectExtent b="0" l="0" r="0" t="0"/>
            <wp:docPr id="3"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5575935" cy="240538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3s49zyc"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36 Biểu đồ tuần tự thêm học sinh</w:t>
      </w:r>
    </w:p>
    <w:p w:rsidR="00000000" w:rsidDel="00000000" w:rsidP="00000000" w:rsidRDefault="00000000" w:rsidRPr="00000000" w14:paraId="000006BC">
      <w:pPr>
        <w:keepNext w:val="1"/>
        <w:rPr/>
      </w:pPr>
      <w:r w:rsidDel="00000000" w:rsidR="00000000" w:rsidRPr="00000000">
        <w:rPr/>
        <w:drawing>
          <wp:inline distB="0" distT="0" distL="0" distR="0">
            <wp:extent cx="5575935" cy="2073910"/>
            <wp:effectExtent b="0" l="0" r="0" t="0"/>
            <wp:docPr id="4"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575935" cy="2073910"/>
                    </a:xfrm>
                    <a:prstGeom prst="rect"/>
                    <a:ln/>
                  </pic:spPr>
                </pic:pic>
              </a:graphicData>
            </a:graphic>
          </wp:inline>
        </w:drawing>
      </w:r>
      <w:r w:rsidDel="00000000" w:rsidR="00000000" w:rsidRPr="00000000">
        <w:rPr>
          <w:rtl w:val="0"/>
        </w:rPr>
      </w:r>
    </w:p>
    <w:p w:rsidR="00000000" w:rsidDel="00000000" w:rsidP="00000000" w:rsidRDefault="00000000" w:rsidRPr="00000000" w14:paraId="000006BD">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279ka65" w:id="101"/>
      <w:bookmarkEnd w: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37 Biểu đồ tuần tự Xóa học sinh</w:t>
      </w:r>
    </w:p>
    <w:p w:rsidR="00000000" w:rsidDel="00000000" w:rsidP="00000000" w:rsidRDefault="00000000" w:rsidRPr="00000000" w14:paraId="000006BE">
      <w:pPr>
        <w:pStyle w:val="Heading3"/>
        <w:numPr>
          <w:ilvl w:val="2"/>
          <w:numId w:val="10"/>
        </w:numPr>
        <w:ind w:left="0" w:firstLine="0"/>
        <w:rPr/>
      </w:pPr>
      <w:bookmarkStart w:colFirst="0" w:colLast="0" w:name="_meukdy" w:id="102"/>
      <w:bookmarkEnd w:id="102"/>
      <w:r w:rsidDel="00000000" w:rsidR="00000000" w:rsidRPr="00000000">
        <w:rPr>
          <w:rtl w:val="0"/>
        </w:rPr>
        <w:t xml:space="preserve">Thiết kế cơ sở dữ liệu</w:t>
      </w:r>
    </w:p>
    <w:p w:rsidR="00000000" w:rsidDel="00000000" w:rsidP="00000000" w:rsidRDefault="00000000" w:rsidRPr="00000000" w14:paraId="000006BF">
      <w:pPr>
        <w:keepNext w:val="1"/>
        <w:rPr/>
      </w:pPr>
      <w:r w:rsidDel="00000000" w:rsidR="00000000" w:rsidRPr="00000000">
        <w:rPr/>
        <w:drawing>
          <wp:inline distB="0" distT="0" distL="0" distR="0">
            <wp:extent cx="5575935" cy="2792095"/>
            <wp:effectExtent b="0" l="0" r="0" t="0"/>
            <wp:docPr id="5"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5575935" cy="2792095"/>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keepNext w:val="0"/>
        <w:keepLines w:val="0"/>
        <w:widowControl w:val="1"/>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bookmarkStart w:colFirst="0" w:colLast="0" w:name="_36ei31r" w:id="103"/>
      <w:bookmarkEnd w:id="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Hình 38 Biểu đồ Cơ sở dữ liệu</w:t>
      </w:r>
    </w:p>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bảng không có liên kết với nhau, lý do sẽ được giải thích ở chương 5.</w:t>
      </w:r>
    </w:p>
    <w:p w:rsidR="00000000" w:rsidDel="00000000" w:rsidP="00000000" w:rsidRDefault="00000000" w:rsidRPr="00000000" w14:paraId="000006C2">
      <w:pPr>
        <w:rPr/>
      </w:pPr>
      <w:r w:rsidDel="00000000" w:rsidR="00000000" w:rsidRPr="00000000">
        <w:rPr>
          <w:rtl w:val="0"/>
        </w:rPr>
        <w:t xml:space="preserve">Dưới đây là mô tả cho một số bảng quan trọng</w:t>
      </w:r>
    </w:p>
    <w:p w:rsidR="00000000" w:rsidDel="00000000" w:rsidP="00000000" w:rsidRDefault="00000000" w:rsidRPr="00000000" w14:paraId="000006C3">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ljsd9k" w:id="104"/>
      <w:bookmarkEnd w: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18 Mô tả CSDL bảng Student</w:t>
      </w:r>
    </w:p>
    <w:tbl>
      <w:tblPr>
        <w:tblStyle w:val="Table22"/>
        <w:tblW w:w="899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674"/>
        <w:gridCol w:w="1736"/>
        <w:gridCol w:w="1831"/>
        <w:gridCol w:w="4756"/>
        <w:tblGridChange w:id="0">
          <w:tblGrid>
            <w:gridCol w:w="674"/>
            <w:gridCol w:w="1736"/>
            <w:gridCol w:w="1831"/>
            <w:gridCol w:w="4756"/>
          </w:tblGrid>
        </w:tblGridChange>
      </w:tblGrid>
      <w:tr>
        <w:tc>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STT</w:t>
            </w:r>
          </w:p>
        </w:tc>
        <w:tc>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cột</w:t>
            </w:r>
          </w:p>
        </w:tc>
        <w:tc>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Kiểu dữ liệu</w:t>
            </w:r>
          </w:p>
        </w:tc>
        <w:tc>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w:t>
            </w:r>
          </w:p>
        </w:tc>
      </w:tr>
      <w:tr>
        <w:tc>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StudentID</w:t>
            </w:r>
          </w:p>
        </w:tc>
        <w:tc>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uniqueidentifier</w:t>
            </w:r>
          </w:p>
        </w:tc>
        <w:tc>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được lưu dưới dạng Uniqueidentifier để tăng tốc độ truy vấn</w:t>
            </w:r>
          </w:p>
        </w:tc>
      </w:tr>
      <w:tr>
        <w:tc>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StudentCode</w:t>
            </w:r>
          </w:p>
        </w:tc>
        <w:tc>
          <w:tcPr/>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varchar(8)</w:t>
            </w:r>
          </w:p>
        </w:tc>
        <w:tc>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1 chuỗi 8 ký tự, VD 20141234</w:t>
            </w:r>
          </w:p>
        </w:tc>
      </w:tr>
      <w:tr>
        <w:tc>
          <w:tcPr/>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StudentName</w:t>
            </w:r>
          </w:p>
        </w:tc>
        <w:tc>
          <w:tcPr/>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nvarchar(50)</w:t>
            </w:r>
          </w:p>
        </w:tc>
        <w:tc>
          <w:tcPr/>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1 chuỗi ký tự, VD Lê Trọng An</w:t>
            </w:r>
          </w:p>
        </w:tc>
      </w:tr>
      <w:tr>
        <w:tc>
          <w:tcPr/>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StudentGender</w:t>
            </w:r>
          </w:p>
        </w:tc>
        <w:tc>
          <w:tcPr/>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ứng với Nữ, 1 ứng với Nam</w:t>
            </w:r>
          </w:p>
        </w:tc>
      </w:tr>
      <w:tr>
        <w:tc>
          <w:tcPr/>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6D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StudentSchool</w:t>
            </w:r>
          </w:p>
        </w:tc>
        <w:tc>
          <w:tcPr/>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số ứng với 1 khoa viện</w:t>
            </w:r>
          </w:p>
        </w:tc>
      </w:tr>
      <w:tr>
        <w:tc>
          <w:tcPr/>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6D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StudentGrade</w:t>
            </w:r>
          </w:p>
        </w:tc>
        <w:tc>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6DF">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tương ứng số khóa sinh viên đang học</w:t>
            </w:r>
          </w:p>
        </w:tc>
      </w:tr>
      <w:tr>
        <w:tc>
          <w:tcPr/>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StudentAddress</w:t>
            </w:r>
          </w:p>
        </w:tc>
        <w:tc>
          <w:tcPr/>
          <w:p w:rsidR="00000000" w:rsidDel="00000000" w:rsidP="00000000" w:rsidRDefault="00000000" w:rsidRPr="00000000" w14:paraId="000006E2">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nvarchar(200)</w:t>
            </w:r>
          </w:p>
        </w:tc>
        <w:tc>
          <w:tcPr/>
          <w:p w:rsidR="00000000" w:rsidDel="00000000" w:rsidP="00000000" w:rsidRDefault="00000000" w:rsidRPr="00000000" w14:paraId="000006E3">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của sinh viên</w:t>
            </w:r>
          </w:p>
        </w:tc>
      </w:tr>
      <w:tr>
        <w:tc>
          <w:tcPr/>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StudentStatus</w:t>
            </w:r>
          </w:p>
        </w:tc>
        <w:tc>
          <w:tcPr/>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ứng với Đang học, 2: Đã thôi học, 3: Bảo lưu</w:t>
            </w:r>
          </w:p>
        </w:tc>
      </w:tr>
    </w:tbl>
    <w:p w:rsidR="00000000" w:rsidDel="00000000" w:rsidP="00000000" w:rsidRDefault="00000000" w:rsidRPr="00000000" w14:paraId="000006E8">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5jfvxd" w:id="105"/>
      <w:bookmarkEnd w:id="1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19 Mô tả CSDL bảng TheClass</w:t>
      </w:r>
    </w:p>
    <w:tbl>
      <w:tblPr>
        <w:tblStyle w:val="Table23"/>
        <w:tblW w:w="899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708"/>
        <w:gridCol w:w="2585"/>
        <w:gridCol w:w="1877"/>
        <w:gridCol w:w="3827"/>
        <w:tblGridChange w:id="0">
          <w:tblGrid>
            <w:gridCol w:w="708"/>
            <w:gridCol w:w="2585"/>
            <w:gridCol w:w="1877"/>
            <w:gridCol w:w="3827"/>
          </w:tblGrid>
        </w:tblGridChange>
      </w:tblGrid>
      <w:tr>
        <w:tc>
          <w:tcPr/>
          <w:p w:rsidR="00000000" w:rsidDel="00000000" w:rsidP="00000000" w:rsidRDefault="00000000" w:rsidRPr="00000000" w14:paraId="000006E9">
            <w:pPr>
              <w:spacing w:line="240" w:lineRule="auto"/>
              <w:rPr/>
            </w:pPr>
            <w:r w:rsidDel="00000000" w:rsidR="00000000" w:rsidRPr="00000000">
              <w:rPr>
                <w:rtl w:val="0"/>
              </w:rPr>
              <w:t xml:space="preserve">STT</w:t>
            </w:r>
          </w:p>
        </w:tc>
        <w:tc>
          <w:tcPr/>
          <w:p w:rsidR="00000000" w:rsidDel="00000000" w:rsidP="00000000" w:rsidRDefault="00000000" w:rsidRPr="00000000" w14:paraId="000006EA">
            <w:pPr>
              <w:spacing w:line="240" w:lineRule="auto"/>
              <w:rPr/>
            </w:pPr>
            <w:r w:rsidDel="00000000" w:rsidR="00000000" w:rsidRPr="00000000">
              <w:rPr>
                <w:rtl w:val="0"/>
              </w:rPr>
              <w:t xml:space="preserve">Tên cột</w:t>
            </w:r>
          </w:p>
        </w:tc>
        <w:tc>
          <w:tcPr/>
          <w:p w:rsidR="00000000" w:rsidDel="00000000" w:rsidP="00000000" w:rsidRDefault="00000000" w:rsidRPr="00000000" w14:paraId="000006EB">
            <w:pPr>
              <w:spacing w:line="240" w:lineRule="auto"/>
              <w:rPr/>
            </w:pPr>
            <w:r w:rsidDel="00000000" w:rsidR="00000000" w:rsidRPr="00000000">
              <w:rPr>
                <w:rtl w:val="0"/>
              </w:rPr>
              <w:t xml:space="preserve">Kiểu dữ liệu</w:t>
            </w:r>
          </w:p>
        </w:tc>
        <w:tc>
          <w:tcPr/>
          <w:p w:rsidR="00000000" w:rsidDel="00000000" w:rsidP="00000000" w:rsidRDefault="00000000" w:rsidRPr="00000000" w14:paraId="000006EC">
            <w:pPr>
              <w:spacing w:line="240" w:lineRule="auto"/>
              <w:rPr/>
            </w:pPr>
            <w:r w:rsidDel="00000000" w:rsidR="00000000" w:rsidRPr="00000000">
              <w:rPr>
                <w:rtl w:val="0"/>
              </w:rPr>
              <w:t xml:space="preserve">Mô tả</w:t>
            </w:r>
          </w:p>
        </w:tc>
      </w:tr>
      <w:tr>
        <w:tc>
          <w:tcPr/>
          <w:p w:rsidR="00000000" w:rsidDel="00000000" w:rsidP="00000000" w:rsidRDefault="00000000" w:rsidRPr="00000000" w14:paraId="000006ED">
            <w:pPr>
              <w:spacing w:line="240" w:lineRule="auto"/>
              <w:rPr/>
            </w:pPr>
            <w:r w:rsidDel="00000000" w:rsidR="00000000" w:rsidRPr="00000000">
              <w:rPr>
                <w:rtl w:val="0"/>
              </w:rPr>
              <w:t xml:space="preserve">1</w:t>
            </w:r>
          </w:p>
        </w:tc>
        <w:tc>
          <w:tcPr/>
          <w:p w:rsidR="00000000" w:rsidDel="00000000" w:rsidP="00000000" w:rsidRDefault="00000000" w:rsidRPr="00000000" w14:paraId="000006EE">
            <w:pPr>
              <w:spacing w:line="240" w:lineRule="auto"/>
              <w:rPr/>
            </w:pPr>
            <w:r w:rsidDel="00000000" w:rsidR="00000000" w:rsidRPr="00000000">
              <w:rPr>
                <w:rtl w:val="0"/>
              </w:rPr>
              <w:t xml:space="preserve">TheClassID</w:t>
            </w:r>
          </w:p>
        </w:tc>
        <w:tc>
          <w:tcPr/>
          <w:p w:rsidR="00000000" w:rsidDel="00000000" w:rsidP="00000000" w:rsidRDefault="00000000" w:rsidRPr="00000000" w14:paraId="000006EF">
            <w:pPr>
              <w:spacing w:line="240" w:lineRule="auto"/>
              <w:rPr/>
            </w:pPr>
            <w:r w:rsidDel="00000000" w:rsidR="00000000" w:rsidRPr="00000000">
              <w:rPr>
                <w:rtl w:val="0"/>
              </w:rPr>
              <w:t xml:space="preserve">uniqueidentifier</w:t>
            </w:r>
          </w:p>
        </w:tc>
        <w:tc>
          <w:tcPr/>
          <w:p w:rsidR="00000000" w:rsidDel="00000000" w:rsidP="00000000" w:rsidRDefault="00000000" w:rsidRPr="00000000" w14:paraId="000006F0">
            <w:pPr>
              <w:spacing w:line="240" w:lineRule="auto"/>
              <w:rPr/>
            </w:pPr>
            <w:r w:rsidDel="00000000" w:rsidR="00000000" w:rsidRPr="00000000">
              <w:rPr>
                <w:rtl w:val="0"/>
              </w:rPr>
              <w:t xml:space="preserve">ID của lớp học</w:t>
            </w:r>
          </w:p>
        </w:tc>
      </w:tr>
      <w:tr>
        <w:tc>
          <w:tcPr/>
          <w:p w:rsidR="00000000" w:rsidDel="00000000" w:rsidP="00000000" w:rsidRDefault="00000000" w:rsidRPr="00000000" w14:paraId="000006F1">
            <w:pPr>
              <w:spacing w:line="240" w:lineRule="auto"/>
              <w:rPr/>
            </w:pPr>
            <w:r w:rsidDel="00000000" w:rsidR="00000000" w:rsidRPr="00000000">
              <w:rPr>
                <w:rtl w:val="0"/>
              </w:rPr>
              <w:t xml:space="preserve">2</w:t>
            </w:r>
          </w:p>
        </w:tc>
        <w:tc>
          <w:tcPr/>
          <w:p w:rsidR="00000000" w:rsidDel="00000000" w:rsidP="00000000" w:rsidRDefault="00000000" w:rsidRPr="00000000" w14:paraId="000006F2">
            <w:pPr>
              <w:spacing w:line="240" w:lineRule="auto"/>
              <w:rPr/>
            </w:pPr>
            <w:r w:rsidDel="00000000" w:rsidR="00000000" w:rsidRPr="00000000">
              <w:rPr>
                <w:rtl w:val="0"/>
              </w:rPr>
              <w:t xml:space="preserve">TheClassCode</w:t>
            </w:r>
          </w:p>
        </w:tc>
        <w:tc>
          <w:tcPr/>
          <w:p w:rsidR="00000000" w:rsidDel="00000000" w:rsidP="00000000" w:rsidRDefault="00000000" w:rsidRPr="00000000" w14:paraId="000006F3">
            <w:pPr>
              <w:spacing w:line="240" w:lineRule="auto"/>
              <w:rPr/>
            </w:pPr>
            <w:r w:rsidDel="00000000" w:rsidR="00000000" w:rsidRPr="00000000">
              <w:rPr>
                <w:rtl w:val="0"/>
              </w:rPr>
              <w:t xml:space="preserve">varchar(10)</w:t>
            </w:r>
          </w:p>
        </w:tc>
        <w:tc>
          <w:tcPr/>
          <w:p w:rsidR="00000000" w:rsidDel="00000000" w:rsidP="00000000" w:rsidRDefault="00000000" w:rsidRPr="00000000" w14:paraId="000006F4">
            <w:pPr>
              <w:spacing w:line="240" w:lineRule="auto"/>
              <w:rPr/>
            </w:pPr>
            <w:r w:rsidDel="00000000" w:rsidR="00000000" w:rsidRPr="00000000">
              <w:rPr>
                <w:rtl w:val="0"/>
              </w:rPr>
              <w:t xml:space="preserve">Mã lớp</w:t>
            </w:r>
          </w:p>
        </w:tc>
      </w:tr>
      <w:tr>
        <w:tc>
          <w:tcPr/>
          <w:p w:rsidR="00000000" w:rsidDel="00000000" w:rsidP="00000000" w:rsidRDefault="00000000" w:rsidRPr="00000000" w14:paraId="000006F5">
            <w:pPr>
              <w:spacing w:line="240" w:lineRule="auto"/>
              <w:rPr/>
            </w:pPr>
            <w:r w:rsidDel="00000000" w:rsidR="00000000" w:rsidRPr="00000000">
              <w:rPr>
                <w:rtl w:val="0"/>
              </w:rPr>
              <w:t xml:space="preserve">3</w:t>
            </w:r>
          </w:p>
        </w:tc>
        <w:tc>
          <w:tcPr/>
          <w:p w:rsidR="00000000" w:rsidDel="00000000" w:rsidP="00000000" w:rsidRDefault="00000000" w:rsidRPr="00000000" w14:paraId="000006F6">
            <w:pPr>
              <w:spacing w:line="240" w:lineRule="auto"/>
              <w:rPr/>
            </w:pPr>
            <w:r w:rsidDel="00000000" w:rsidR="00000000" w:rsidRPr="00000000">
              <w:rPr>
                <w:rtl w:val="0"/>
              </w:rPr>
              <w:t xml:space="preserve">TheClassSubjectCode</w:t>
            </w:r>
          </w:p>
        </w:tc>
        <w:tc>
          <w:tcPr/>
          <w:p w:rsidR="00000000" w:rsidDel="00000000" w:rsidP="00000000" w:rsidRDefault="00000000" w:rsidRPr="00000000" w14:paraId="000006F7">
            <w:pPr>
              <w:spacing w:line="240" w:lineRule="auto"/>
              <w:rPr/>
            </w:pPr>
            <w:r w:rsidDel="00000000" w:rsidR="00000000" w:rsidRPr="00000000">
              <w:rPr>
                <w:rtl w:val="0"/>
              </w:rPr>
              <w:t xml:space="preserve">varchar(10)</w:t>
            </w:r>
          </w:p>
        </w:tc>
        <w:tc>
          <w:tcPr/>
          <w:p w:rsidR="00000000" w:rsidDel="00000000" w:rsidP="00000000" w:rsidRDefault="00000000" w:rsidRPr="00000000" w14:paraId="000006F8">
            <w:pPr>
              <w:spacing w:line="240" w:lineRule="auto"/>
              <w:rPr/>
            </w:pPr>
            <w:r w:rsidDel="00000000" w:rsidR="00000000" w:rsidRPr="00000000">
              <w:rPr>
                <w:rtl w:val="0"/>
              </w:rPr>
              <w:t xml:space="preserve">Mã học phần</w:t>
            </w:r>
          </w:p>
        </w:tc>
      </w:tr>
      <w:tr>
        <w:tc>
          <w:tcPr/>
          <w:p w:rsidR="00000000" w:rsidDel="00000000" w:rsidP="00000000" w:rsidRDefault="00000000" w:rsidRPr="00000000" w14:paraId="000006F9">
            <w:pPr>
              <w:spacing w:line="240" w:lineRule="auto"/>
              <w:rPr/>
            </w:pPr>
            <w:r w:rsidDel="00000000" w:rsidR="00000000" w:rsidRPr="00000000">
              <w:rPr>
                <w:rtl w:val="0"/>
              </w:rPr>
              <w:t xml:space="preserve">4</w:t>
            </w:r>
          </w:p>
        </w:tc>
        <w:tc>
          <w:tcPr/>
          <w:p w:rsidR="00000000" w:rsidDel="00000000" w:rsidP="00000000" w:rsidRDefault="00000000" w:rsidRPr="00000000" w14:paraId="000006FA">
            <w:pPr>
              <w:spacing w:line="240" w:lineRule="auto"/>
              <w:rPr/>
            </w:pPr>
            <w:r w:rsidDel="00000000" w:rsidR="00000000" w:rsidRPr="00000000">
              <w:rPr>
                <w:rtl w:val="0"/>
              </w:rPr>
              <w:t xml:space="preserve">TheClassSubjectName</w:t>
            </w:r>
          </w:p>
        </w:tc>
        <w:tc>
          <w:tcPr/>
          <w:p w:rsidR="00000000" w:rsidDel="00000000" w:rsidP="00000000" w:rsidRDefault="00000000" w:rsidRPr="00000000" w14:paraId="000006FB">
            <w:pPr>
              <w:spacing w:line="240" w:lineRule="auto"/>
              <w:rPr/>
            </w:pPr>
            <w:r w:rsidDel="00000000" w:rsidR="00000000" w:rsidRPr="00000000">
              <w:rPr>
                <w:rtl w:val="0"/>
              </w:rPr>
              <w:t xml:space="preserve">nvarchar(100)</w:t>
            </w:r>
          </w:p>
        </w:tc>
        <w:tc>
          <w:tcPr/>
          <w:p w:rsidR="00000000" w:rsidDel="00000000" w:rsidP="00000000" w:rsidRDefault="00000000" w:rsidRPr="00000000" w14:paraId="000006FC">
            <w:pPr>
              <w:spacing w:line="240" w:lineRule="auto"/>
              <w:rPr/>
            </w:pPr>
            <w:r w:rsidDel="00000000" w:rsidR="00000000" w:rsidRPr="00000000">
              <w:rPr>
                <w:rtl w:val="0"/>
              </w:rPr>
              <w:t xml:space="preserve">Tên học phần</w:t>
            </w:r>
          </w:p>
        </w:tc>
      </w:tr>
      <w:tr>
        <w:tc>
          <w:tcPr/>
          <w:p w:rsidR="00000000" w:rsidDel="00000000" w:rsidP="00000000" w:rsidRDefault="00000000" w:rsidRPr="00000000" w14:paraId="000006FD">
            <w:pPr>
              <w:spacing w:line="240" w:lineRule="auto"/>
              <w:rPr/>
            </w:pPr>
            <w:r w:rsidDel="00000000" w:rsidR="00000000" w:rsidRPr="00000000">
              <w:rPr>
                <w:rtl w:val="0"/>
              </w:rPr>
              <w:t xml:space="preserve">5</w:t>
            </w:r>
          </w:p>
        </w:tc>
        <w:tc>
          <w:tcPr/>
          <w:p w:rsidR="00000000" w:rsidDel="00000000" w:rsidP="00000000" w:rsidRDefault="00000000" w:rsidRPr="00000000" w14:paraId="000006FE">
            <w:pPr>
              <w:spacing w:line="240" w:lineRule="auto"/>
              <w:rPr/>
            </w:pPr>
            <w:r w:rsidDel="00000000" w:rsidR="00000000" w:rsidRPr="00000000">
              <w:rPr>
                <w:rtl w:val="0"/>
              </w:rPr>
              <w:t xml:space="preserve">TheClassStartTime</w:t>
            </w:r>
          </w:p>
        </w:tc>
        <w:tc>
          <w:tcPr/>
          <w:p w:rsidR="00000000" w:rsidDel="00000000" w:rsidP="00000000" w:rsidRDefault="00000000" w:rsidRPr="00000000" w14:paraId="000006FF">
            <w:pPr>
              <w:spacing w:line="240" w:lineRule="auto"/>
              <w:rPr/>
            </w:pPr>
            <w:r w:rsidDel="00000000" w:rsidR="00000000" w:rsidRPr="00000000">
              <w:rPr>
                <w:rtl w:val="0"/>
              </w:rPr>
              <w:t xml:space="preserve">int</w:t>
            </w:r>
          </w:p>
        </w:tc>
        <w:tc>
          <w:tcPr/>
          <w:p w:rsidR="00000000" w:rsidDel="00000000" w:rsidP="00000000" w:rsidRDefault="00000000" w:rsidRPr="00000000" w14:paraId="00000700">
            <w:pPr>
              <w:spacing w:line="240" w:lineRule="auto"/>
              <w:rPr/>
            </w:pPr>
            <w:r w:rsidDel="00000000" w:rsidR="00000000" w:rsidRPr="00000000">
              <w:rPr>
                <w:rtl w:val="0"/>
              </w:rPr>
              <w:t xml:space="preserve">Thời gian bắt đầu</w:t>
            </w:r>
          </w:p>
        </w:tc>
      </w:tr>
      <w:tr>
        <w:tc>
          <w:tcPr/>
          <w:p w:rsidR="00000000" w:rsidDel="00000000" w:rsidP="00000000" w:rsidRDefault="00000000" w:rsidRPr="00000000" w14:paraId="00000701">
            <w:pPr>
              <w:spacing w:line="240" w:lineRule="auto"/>
              <w:rPr/>
            </w:pPr>
            <w:r w:rsidDel="00000000" w:rsidR="00000000" w:rsidRPr="00000000">
              <w:rPr>
                <w:rtl w:val="0"/>
              </w:rPr>
              <w:t xml:space="preserve">6</w:t>
            </w:r>
          </w:p>
        </w:tc>
        <w:tc>
          <w:tcPr/>
          <w:p w:rsidR="00000000" w:rsidDel="00000000" w:rsidP="00000000" w:rsidRDefault="00000000" w:rsidRPr="00000000" w14:paraId="00000702">
            <w:pPr>
              <w:spacing w:line="240" w:lineRule="auto"/>
              <w:rPr/>
            </w:pPr>
            <w:r w:rsidDel="00000000" w:rsidR="00000000" w:rsidRPr="00000000">
              <w:rPr>
                <w:rtl w:val="0"/>
              </w:rPr>
              <w:t xml:space="preserve">TheClassEndTime</w:t>
            </w:r>
          </w:p>
        </w:tc>
        <w:tc>
          <w:tcPr/>
          <w:p w:rsidR="00000000" w:rsidDel="00000000" w:rsidP="00000000" w:rsidRDefault="00000000" w:rsidRPr="00000000" w14:paraId="00000703">
            <w:pPr>
              <w:spacing w:line="240" w:lineRule="auto"/>
              <w:rPr/>
            </w:pPr>
            <w:r w:rsidDel="00000000" w:rsidR="00000000" w:rsidRPr="00000000">
              <w:rPr>
                <w:rtl w:val="0"/>
              </w:rPr>
              <w:t xml:space="preserve">int</w:t>
            </w:r>
          </w:p>
        </w:tc>
        <w:tc>
          <w:tcPr/>
          <w:p w:rsidR="00000000" w:rsidDel="00000000" w:rsidP="00000000" w:rsidRDefault="00000000" w:rsidRPr="00000000" w14:paraId="00000704">
            <w:pPr>
              <w:spacing w:line="240" w:lineRule="auto"/>
              <w:rPr/>
            </w:pPr>
            <w:r w:rsidDel="00000000" w:rsidR="00000000" w:rsidRPr="00000000">
              <w:rPr>
                <w:rtl w:val="0"/>
              </w:rPr>
              <w:t xml:space="preserve">Thời gian kết thúc</w:t>
            </w:r>
          </w:p>
        </w:tc>
      </w:tr>
      <w:tr>
        <w:tc>
          <w:tcPr/>
          <w:p w:rsidR="00000000" w:rsidDel="00000000" w:rsidP="00000000" w:rsidRDefault="00000000" w:rsidRPr="00000000" w14:paraId="00000705">
            <w:pPr>
              <w:spacing w:line="240" w:lineRule="auto"/>
              <w:rPr/>
            </w:pPr>
            <w:r w:rsidDel="00000000" w:rsidR="00000000" w:rsidRPr="00000000">
              <w:rPr>
                <w:rtl w:val="0"/>
              </w:rPr>
              <w:t xml:space="preserve">7</w:t>
            </w:r>
          </w:p>
        </w:tc>
        <w:tc>
          <w:tcPr/>
          <w:p w:rsidR="00000000" w:rsidDel="00000000" w:rsidP="00000000" w:rsidRDefault="00000000" w:rsidRPr="00000000" w14:paraId="00000706">
            <w:pPr>
              <w:spacing w:line="240" w:lineRule="auto"/>
              <w:rPr/>
            </w:pPr>
            <w:r w:rsidDel="00000000" w:rsidR="00000000" w:rsidRPr="00000000">
              <w:rPr>
                <w:rtl w:val="0"/>
              </w:rPr>
              <w:t xml:space="preserve">TheClassDay</w:t>
            </w:r>
          </w:p>
        </w:tc>
        <w:tc>
          <w:tcPr/>
          <w:p w:rsidR="00000000" w:rsidDel="00000000" w:rsidP="00000000" w:rsidRDefault="00000000" w:rsidRPr="00000000" w14:paraId="00000707">
            <w:pPr>
              <w:spacing w:line="240" w:lineRule="auto"/>
              <w:rPr/>
            </w:pPr>
            <w:r w:rsidDel="00000000" w:rsidR="00000000" w:rsidRPr="00000000">
              <w:rPr>
                <w:rtl w:val="0"/>
              </w:rPr>
              <w:t xml:space="preserve">varchar(100)</w:t>
            </w:r>
          </w:p>
        </w:tc>
        <w:tc>
          <w:tcPr/>
          <w:p w:rsidR="00000000" w:rsidDel="00000000" w:rsidP="00000000" w:rsidRDefault="00000000" w:rsidRPr="00000000" w14:paraId="00000708">
            <w:pPr>
              <w:spacing w:line="240" w:lineRule="auto"/>
              <w:rPr/>
            </w:pPr>
            <w:r w:rsidDel="00000000" w:rsidR="00000000" w:rsidRPr="00000000">
              <w:rPr>
                <w:rtl w:val="0"/>
              </w:rPr>
              <w:t xml:space="preserve">Ngày học</w:t>
            </w:r>
          </w:p>
        </w:tc>
      </w:tr>
      <w:tr>
        <w:tc>
          <w:tcPr/>
          <w:p w:rsidR="00000000" w:rsidDel="00000000" w:rsidP="00000000" w:rsidRDefault="00000000" w:rsidRPr="00000000" w14:paraId="00000709">
            <w:pPr>
              <w:spacing w:line="240" w:lineRule="auto"/>
              <w:rPr/>
            </w:pPr>
            <w:r w:rsidDel="00000000" w:rsidR="00000000" w:rsidRPr="00000000">
              <w:rPr>
                <w:rtl w:val="0"/>
              </w:rPr>
              <w:t xml:space="preserve">8</w:t>
            </w:r>
          </w:p>
        </w:tc>
        <w:tc>
          <w:tcPr/>
          <w:p w:rsidR="00000000" w:rsidDel="00000000" w:rsidP="00000000" w:rsidRDefault="00000000" w:rsidRPr="00000000" w14:paraId="0000070A">
            <w:pPr>
              <w:spacing w:line="240" w:lineRule="auto"/>
              <w:rPr/>
            </w:pPr>
            <w:r w:rsidDel="00000000" w:rsidR="00000000" w:rsidRPr="00000000">
              <w:rPr>
                <w:rtl w:val="0"/>
              </w:rPr>
              <w:t xml:space="preserve">TheClassWeek</w:t>
            </w:r>
          </w:p>
        </w:tc>
        <w:tc>
          <w:tcPr/>
          <w:p w:rsidR="00000000" w:rsidDel="00000000" w:rsidP="00000000" w:rsidRDefault="00000000" w:rsidRPr="00000000" w14:paraId="0000070B">
            <w:pPr>
              <w:spacing w:line="240" w:lineRule="auto"/>
              <w:rPr/>
            </w:pPr>
            <w:r w:rsidDel="00000000" w:rsidR="00000000" w:rsidRPr="00000000">
              <w:rPr>
                <w:rtl w:val="0"/>
              </w:rPr>
              <w:t xml:space="preserve">varchar(100)</w:t>
            </w:r>
          </w:p>
        </w:tc>
        <w:tc>
          <w:tcPr/>
          <w:p w:rsidR="00000000" w:rsidDel="00000000" w:rsidP="00000000" w:rsidRDefault="00000000" w:rsidRPr="00000000" w14:paraId="0000070C">
            <w:pPr>
              <w:spacing w:line="240" w:lineRule="auto"/>
              <w:rPr/>
            </w:pPr>
            <w:r w:rsidDel="00000000" w:rsidR="00000000" w:rsidRPr="00000000">
              <w:rPr>
                <w:rtl w:val="0"/>
              </w:rPr>
              <w:t xml:space="preserve">Tuần học</w:t>
            </w:r>
          </w:p>
        </w:tc>
      </w:tr>
      <w:tr>
        <w:tc>
          <w:tcPr/>
          <w:p w:rsidR="00000000" w:rsidDel="00000000" w:rsidP="00000000" w:rsidRDefault="00000000" w:rsidRPr="00000000" w14:paraId="0000070D">
            <w:pPr>
              <w:spacing w:line="240" w:lineRule="auto"/>
              <w:rPr/>
            </w:pPr>
            <w:r w:rsidDel="00000000" w:rsidR="00000000" w:rsidRPr="00000000">
              <w:rPr>
                <w:rtl w:val="0"/>
              </w:rPr>
              <w:t xml:space="preserve">9</w:t>
            </w:r>
          </w:p>
        </w:tc>
        <w:tc>
          <w:tcPr/>
          <w:p w:rsidR="00000000" w:rsidDel="00000000" w:rsidP="00000000" w:rsidRDefault="00000000" w:rsidRPr="00000000" w14:paraId="0000070E">
            <w:pPr>
              <w:spacing w:line="240" w:lineRule="auto"/>
              <w:rPr/>
            </w:pPr>
            <w:r w:rsidDel="00000000" w:rsidR="00000000" w:rsidRPr="00000000">
              <w:rPr>
                <w:rtl w:val="0"/>
              </w:rPr>
              <w:t xml:space="preserve">TheClassSize</w:t>
            </w:r>
          </w:p>
        </w:tc>
        <w:tc>
          <w:tcPr/>
          <w:p w:rsidR="00000000" w:rsidDel="00000000" w:rsidP="00000000" w:rsidRDefault="00000000" w:rsidRPr="00000000" w14:paraId="0000070F">
            <w:pPr>
              <w:spacing w:line="240" w:lineRule="auto"/>
              <w:rPr/>
            </w:pPr>
            <w:r w:rsidDel="00000000" w:rsidR="00000000" w:rsidRPr="00000000">
              <w:rPr>
                <w:rtl w:val="0"/>
              </w:rPr>
              <w:t xml:space="preserve">int</w:t>
            </w:r>
          </w:p>
        </w:tc>
        <w:tc>
          <w:tcPr/>
          <w:p w:rsidR="00000000" w:rsidDel="00000000" w:rsidP="00000000" w:rsidRDefault="00000000" w:rsidRPr="00000000" w14:paraId="00000710">
            <w:pPr>
              <w:spacing w:line="240" w:lineRule="auto"/>
              <w:rPr/>
            </w:pPr>
            <w:r w:rsidDel="00000000" w:rsidR="00000000" w:rsidRPr="00000000">
              <w:rPr>
                <w:rtl w:val="0"/>
              </w:rPr>
              <w:t xml:space="preserve">Sĩ số tối đa</w:t>
            </w:r>
          </w:p>
        </w:tc>
      </w:tr>
      <w:tr>
        <w:tc>
          <w:tcPr/>
          <w:p w:rsidR="00000000" w:rsidDel="00000000" w:rsidP="00000000" w:rsidRDefault="00000000" w:rsidRPr="00000000" w14:paraId="00000711">
            <w:pPr>
              <w:spacing w:line="240" w:lineRule="auto"/>
              <w:rPr/>
            </w:pPr>
            <w:r w:rsidDel="00000000" w:rsidR="00000000" w:rsidRPr="00000000">
              <w:rPr>
                <w:rtl w:val="0"/>
              </w:rPr>
              <w:t xml:space="preserve">10</w:t>
            </w:r>
          </w:p>
        </w:tc>
        <w:tc>
          <w:tcPr/>
          <w:p w:rsidR="00000000" w:rsidDel="00000000" w:rsidP="00000000" w:rsidRDefault="00000000" w:rsidRPr="00000000" w14:paraId="00000712">
            <w:pPr>
              <w:spacing w:line="240" w:lineRule="auto"/>
              <w:rPr/>
            </w:pPr>
            <w:r w:rsidDel="00000000" w:rsidR="00000000" w:rsidRPr="00000000">
              <w:rPr>
                <w:rtl w:val="0"/>
              </w:rPr>
              <w:t xml:space="preserve">TheClassJoined</w:t>
            </w:r>
          </w:p>
        </w:tc>
        <w:tc>
          <w:tcPr/>
          <w:p w:rsidR="00000000" w:rsidDel="00000000" w:rsidP="00000000" w:rsidRDefault="00000000" w:rsidRPr="00000000" w14:paraId="00000713">
            <w:pPr>
              <w:spacing w:line="240" w:lineRule="auto"/>
              <w:rPr/>
            </w:pPr>
            <w:r w:rsidDel="00000000" w:rsidR="00000000" w:rsidRPr="00000000">
              <w:rPr>
                <w:rtl w:val="0"/>
              </w:rPr>
              <w:t xml:space="preserve">int</w:t>
            </w:r>
          </w:p>
        </w:tc>
        <w:tc>
          <w:tcPr/>
          <w:p w:rsidR="00000000" w:rsidDel="00000000" w:rsidP="00000000" w:rsidRDefault="00000000" w:rsidRPr="00000000" w14:paraId="00000714">
            <w:pPr>
              <w:spacing w:line="240" w:lineRule="auto"/>
              <w:rPr/>
            </w:pPr>
            <w:r w:rsidDel="00000000" w:rsidR="00000000" w:rsidRPr="00000000">
              <w:rPr>
                <w:rtl w:val="0"/>
              </w:rPr>
              <w:t xml:space="preserve">Đã đăng ký</w:t>
            </w:r>
          </w:p>
        </w:tc>
      </w:tr>
    </w:tbl>
    <w:p w:rsidR="00000000" w:rsidDel="00000000" w:rsidP="00000000" w:rsidRDefault="00000000" w:rsidRPr="00000000" w14:paraId="00000715">
      <w:pPr>
        <w:rPr>
          <w:del w:author="BUI Mai Anh" w:id="125" w:date="2018-05-28T02:05:12Z"/>
          <w:b w:val="1"/>
        </w:rPr>
      </w:pPr>
      <w:del w:author="BUI Mai Anh" w:id="125" w:date="2018-05-28T02:05:12Z">
        <w:r w:rsidDel="00000000" w:rsidR="00000000" w:rsidRPr="00000000">
          <w:rPr>
            <w:rtl w:val="0"/>
          </w:rPr>
        </w:r>
      </w:del>
    </w:p>
    <w:p w:rsidR="00000000" w:rsidDel="00000000" w:rsidP="00000000" w:rsidRDefault="00000000" w:rsidRPr="00000000" w14:paraId="00000716">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koq656" w:id="106"/>
      <w:bookmarkEnd w:id="10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20 Mô tả CSDL bảng Account</w:t>
      </w:r>
    </w:p>
    <w:tbl>
      <w:tblPr>
        <w:tblStyle w:val="Table24"/>
        <w:tblW w:w="899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708"/>
        <w:gridCol w:w="2519"/>
        <w:gridCol w:w="1984"/>
        <w:gridCol w:w="3786"/>
        <w:tblGridChange w:id="0">
          <w:tblGrid>
            <w:gridCol w:w="708"/>
            <w:gridCol w:w="2519"/>
            <w:gridCol w:w="1984"/>
            <w:gridCol w:w="3786"/>
          </w:tblGrid>
        </w:tblGridChange>
      </w:tblGrid>
      <w:tr>
        <w:tc>
          <w:tcPr/>
          <w:p w:rsidR="00000000" w:rsidDel="00000000" w:rsidP="00000000" w:rsidRDefault="00000000" w:rsidRPr="00000000" w14:paraId="00000717">
            <w:pPr>
              <w:rPr/>
            </w:pPr>
            <w:r w:rsidDel="00000000" w:rsidR="00000000" w:rsidRPr="00000000">
              <w:rPr>
                <w:rtl w:val="0"/>
              </w:rPr>
              <w:t xml:space="preserve">STT</w:t>
            </w:r>
          </w:p>
        </w:tc>
        <w:tc>
          <w:tcPr/>
          <w:p w:rsidR="00000000" w:rsidDel="00000000" w:rsidP="00000000" w:rsidRDefault="00000000" w:rsidRPr="00000000" w14:paraId="00000718">
            <w:pPr>
              <w:rPr/>
            </w:pPr>
            <w:r w:rsidDel="00000000" w:rsidR="00000000" w:rsidRPr="00000000">
              <w:rPr>
                <w:rtl w:val="0"/>
              </w:rPr>
              <w:t xml:space="preserve">Tên cột</w:t>
            </w:r>
          </w:p>
        </w:tc>
        <w:tc>
          <w:tcPr/>
          <w:p w:rsidR="00000000" w:rsidDel="00000000" w:rsidP="00000000" w:rsidRDefault="00000000" w:rsidRPr="00000000" w14:paraId="00000719">
            <w:pPr>
              <w:rPr/>
            </w:pPr>
            <w:r w:rsidDel="00000000" w:rsidR="00000000" w:rsidRPr="00000000">
              <w:rPr>
                <w:rtl w:val="0"/>
              </w:rPr>
              <w:t xml:space="preserve">Kiểu dữ liệu</w:t>
            </w:r>
          </w:p>
        </w:tc>
        <w:tc>
          <w:tcPr/>
          <w:p w:rsidR="00000000" w:rsidDel="00000000" w:rsidP="00000000" w:rsidRDefault="00000000" w:rsidRPr="00000000" w14:paraId="0000071A">
            <w:pPr>
              <w:rPr/>
            </w:pPr>
            <w:r w:rsidDel="00000000" w:rsidR="00000000" w:rsidRPr="00000000">
              <w:rPr>
                <w:rtl w:val="0"/>
              </w:rPr>
              <w:t xml:space="preserve">Mô tả</w:t>
            </w:r>
          </w:p>
        </w:tc>
      </w:tr>
      <w:tr>
        <w:tc>
          <w:tcPr/>
          <w:p w:rsidR="00000000" w:rsidDel="00000000" w:rsidP="00000000" w:rsidRDefault="00000000" w:rsidRPr="00000000" w14:paraId="0000071B">
            <w:pPr>
              <w:rPr/>
            </w:pPr>
            <w:r w:rsidDel="00000000" w:rsidR="00000000" w:rsidRPr="00000000">
              <w:rPr>
                <w:rtl w:val="0"/>
              </w:rPr>
              <w:t xml:space="preserve">1</w:t>
            </w:r>
          </w:p>
        </w:tc>
        <w:tc>
          <w:tcPr/>
          <w:p w:rsidR="00000000" w:rsidDel="00000000" w:rsidP="00000000" w:rsidRDefault="00000000" w:rsidRPr="00000000" w14:paraId="0000071C">
            <w:pPr>
              <w:rPr/>
            </w:pPr>
            <w:r w:rsidDel="00000000" w:rsidR="00000000" w:rsidRPr="00000000">
              <w:rPr>
                <w:rtl w:val="0"/>
              </w:rPr>
              <w:t xml:space="preserve">ID</w:t>
            </w:r>
          </w:p>
        </w:tc>
        <w:tc>
          <w:tcPr/>
          <w:p w:rsidR="00000000" w:rsidDel="00000000" w:rsidP="00000000" w:rsidRDefault="00000000" w:rsidRPr="00000000" w14:paraId="0000071D">
            <w:pPr>
              <w:rPr/>
            </w:pPr>
            <w:r w:rsidDel="00000000" w:rsidR="00000000" w:rsidRPr="00000000">
              <w:rPr>
                <w:rtl w:val="0"/>
              </w:rPr>
              <w:t xml:space="preserve">uniqueidentifier</w:t>
            </w:r>
          </w:p>
        </w:tc>
        <w:tc>
          <w:tcPr/>
          <w:p w:rsidR="00000000" w:rsidDel="00000000" w:rsidP="00000000" w:rsidRDefault="00000000" w:rsidRPr="00000000" w14:paraId="0000071E">
            <w:pPr>
              <w:rPr/>
            </w:pPr>
            <w:r w:rsidDel="00000000" w:rsidR="00000000" w:rsidRPr="00000000">
              <w:rPr>
                <w:rtl w:val="0"/>
              </w:rPr>
              <w:t xml:space="preserve">ID của tài khoản</w:t>
            </w:r>
          </w:p>
        </w:tc>
      </w:tr>
      <w:tr>
        <w:tc>
          <w:tcPr/>
          <w:p w:rsidR="00000000" w:rsidDel="00000000" w:rsidP="00000000" w:rsidRDefault="00000000" w:rsidRPr="00000000" w14:paraId="0000071F">
            <w:pPr>
              <w:rPr/>
            </w:pPr>
            <w:r w:rsidDel="00000000" w:rsidR="00000000" w:rsidRPr="00000000">
              <w:rPr>
                <w:rtl w:val="0"/>
              </w:rPr>
              <w:t xml:space="preserve">2</w:t>
            </w:r>
          </w:p>
        </w:tc>
        <w:tc>
          <w:tcPr/>
          <w:p w:rsidR="00000000" w:rsidDel="00000000" w:rsidP="00000000" w:rsidRDefault="00000000" w:rsidRPr="00000000" w14:paraId="00000720">
            <w:pPr>
              <w:rPr/>
            </w:pPr>
            <w:r w:rsidDel="00000000" w:rsidR="00000000" w:rsidRPr="00000000">
              <w:rPr>
                <w:rtl w:val="0"/>
              </w:rPr>
              <w:t xml:space="preserve">Username</w:t>
            </w:r>
          </w:p>
        </w:tc>
        <w:tc>
          <w:tcPr/>
          <w:p w:rsidR="00000000" w:rsidDel="00000000" w:rsidP="00000000" w:rsidRDefault="00000000" w:rsidRPr="00000000" w14:paraId="00000721">
            <w:pPr>
              <w:rPr/>
            </w:pPr>
            <w:r w:rsidDel="00000000" w:rsidR="00000000" w:rsidRPr="00000000">
              <w:rPr>
                <w:rtl w:val="0"/>
              </w:rPr>
              <w:t xml:space="preserve">varchar(32)</w:t>
            </w:r>
          </w:p>
        </w:tc>
        <w:tc>
          <w:tcPr/>
          <w:p w:rsidR="00000000" w:rsidDel="00000000" w:rsidP="00000000" w:rsidRDefault="00000000" w:rsidRPr="00000000" w14:paraId="00000722">
            <w:pPr>
              <w:rPr/>
            </w:pPr>
            <w:r w:rsidDel="00000000" w:rsidR="00000000" w:rsidRPr="00000000">
              <w:rPr>
                <w:rtl w:val="0"/>
              </w:rPr>
              <w:t xml:space="preserve">Tên tài khoản</w:t>
            </w:r>
          </w:p>
        </w:tc>
      </w:tr>
      <w:tr>
        <w:tc>
          <w:tcPr/>
          <w:p w:rsidR="00000000" w:rsidDel="00000000" w:rsidP="00000000" w:rsidRDefault="00000000" w:rsidRPr="00000000" w14:paraId="00000723">
            <w:pPr>
              <w:rPr/>
            </w:pPr>
            <w:r w:rsidDel="00000000" w:rsidR="00000000" w:rsidRPr="00000000">
              <w:rPr>
                <w:rtl w:val="0"/>
              </w:rPr>
              <w:t xml:space="preserve">3</w:t>
            </w:r>
          </w:p>
        </w:tc>
        <w:tc>
          <w:tcPr/>
          <w:p w:rsidR="00000000" w:rsidDel="00000000" w:rsidP="00000000" w:rsidRDefault="00000000" w:rsidRPr="00000000" w14:paraId="00000724">
            <w:pPr>
              <w:rPr/>
            </w:pPr>
            <w:r w:rsidDel="00000000" w:rsidR="00000000" w:rsidRPr="00000000">
              <w:rPr>
                <w:rtl w:val="0"/>
              </w:rPr>
              <w:t xml:space="preserve">Password</w:t>
            </w:r>
          </w:p>
        </w:tc>
        <w:tc>
          <w:tcPr/>
          <w:p w:rsidR="00000000" w:rsidDel="00000000" w:rsidP="00000000" w:rsidRDefault="00000000" w:rsidRPr="00000000" w14:paraId="00000725">
            <w:pPr>
              <w:rPr/>
            </w:pPr>
            <w:r w:rsidDel="00000000" w:rsidR="00000000" w:rsidRPr="00000000">
              <w:rPr>
                <w:rtl w:val="0"/>
              </w:rPr>
              <w:t xml:space="preserve">varchar(32)</w:t>
            </w:r>
          </w:p>
        </w:tc>
        <w:tc>
          <w:tcPr/>
          <w:p w:rsidR="00000000" w:rsidDel="00000000" w:rsidP="00000000" w:rsidRDefault="00000000" w:rsidRPr="00000000" w14:paraId="00000726">
            <w:pPr>
              <w:rPr/>
            </w:pPr>
            <w:r w:rsidDel="00000000" w:rsidR="00000000" w:rsidRPr="00000000">
              <w:rPr>
                <w:rtl w:val="0"/>
              </w:rPr>
              <w:t xml:space="preserve"> Mật khẩu</w:t>
            </w:r>
          </w:p>
        </w:tc>
      </w:tr>
      <w:tr>
        <w:tc>
          <w:tcPr/>
          <w:p w:rsidR="00000000" w:rsidDel="00000000" w:rsidP="00000000" w:rsidRDefault="00000000" w:rsidRPr="00000000" w14:paraId="00000727">
            <w:pPr>
              <w:rPr/>
            </w:pPr>
            <w:r w:rsidDel="00000000" w:rsidR="00000000" w:rsidRPr="00000000">
              <w:rPr>
                <w:rtl w:val="0"/>
              </w:rPr>
              <w:t xml:space="preserve">4</w:t>
            </w:r>
          </w:p>
        </w:tc>
        <w:tc>
          <w:tcPr/>
          <w:p w:rsidR="00000000" w:rsidDel="00000000" w:rsidP="00000000" w:rsidRDefault="00000000" w:rsidRPr="00000000" w14:paraId="00000728">
            <w:pPr>
              <w:rPr/>
            </w:pPr>
            <w:r w:rsidDel="00000000" w:rsidR="00000000" w:rsidRPr="00000000">
              <w:rPr>
                <w:rtl w:val="0"/>
              </w:rPr>
              <w:t xml:space="preserve">Fulllname</w:t>
            </w:r>
          </w:p>
        </w:tc>
        <w:tc>
          <w:tcPr/>
          <w:p w:rsidR="00000000" w:rsidDel="00000000" w:rsidP="00000000" w:rsidRDefault="00000000" w:rsidRPr="00000000" w14:paraId="00000729">
            <w:pPr>
              <w:rPr/>
            </w:pPr>
            <w:r w:rsidDel="00000000" w:rsidR="00000000" w:rsidRPr="00000000">
              <w:rPr>
                <w:rtl w:val="0"/>
              </w:rPr>
              <w:t xml:space="preserve">nvarchar(50)</w:t>
            </w:r>
          </w:p>
        </w:tc>
        <w:tc>
          <w:tcPr/>
          <w:p w:rsidR="00000000" w:rsidDel="00000000" w:rsidP="00000000" w:rsidRDefault="00000000" w:rsidRPr="00000000" w14:paraId="0000072A">
            <w:pPr>
              <w:rPr/>
            </w:pPr>
            <w:r w:rsidDel="00000000" w:rsidR="00000000" w:rsidRPr="00000000">
              <w:rPr>
                <w:rtl w:val="0"/>
              </w:rPr>
              <w:t xml:space="preserve">Tên người dùng</w:t>
            </w:r>
          </w:p>
        </w:tc>
      </w:tr>
      <w:tr>
        <w:tc>
          <w:tcPr/>
          <w:p w:rsidR="00000000" w:rsidDel="00000000" w:rsidP="00000000" w:rsidRDefault="00000000" w:rsidRPr="00000000" w14:paraId="0000072B">
            <w:pPr>
              <w:rPr/>
            </w:pPr>
            <w:r w:rsidDel="00000000" w:rsidR="00000000" w:rsidRPr="00000000">
              <w:rPr>
                <w:rtl w:val="0"/>
              </w:rPr>
              <w:t xml:space="preserve">5</w:t>
            </w:r>
          </w:p>
        </w:tc>
        <w:tc>
          <w:tcPr/>
          <w:p w:rsidR="00000000" w:rsidDel="00000000" w:rsidP="00000000" w:rsidRDefault="00000000" w:rsidRPr="00000000" w14:paraId="0000072C">
            <w:pPr>
              <w:rPr/>
            </w:pPr>
            <w:r w:rsidDel="00000000" w:rsidR="00000000" w:rsidRPr="00000000">
              <w:rPr>
                <w:rtl w:val="0"/>
              </w:rPr>
              <w:t xml:space="preserve">Role</w:t>
            </w:r>
          </w:p>
        </w:tc>
        <w:tc>
          <w:tcPr/>
          <w:p w:rsidR="00000000" w:rsidDel="00000000" w:rsidP="00000000" w:rsidRDefault="00000000" w:rsidRPr="00000000" w14:paraId="0000072D">
            <w:pPr>
              <w:rPr/>
            </w:pPr>
            <w:r w:rsidDel="00000000" w:rsidR="00000000" w:rsidRPr="00000000">
              <w:rPr>
                <w:rtl w:val="0"/>
              </w:rPr>
              <w:t xml:space="preserve">int</w:t>
            </w:r>
          </w:p>
        </w:tc>
        <w:tc>
          <w:tcPr/>
          <w:p w:rsidR="00000000" w:rsidDel="00000000" w:rsidP="00000000" w:rsidRDefault="00000000" w:rsidRPr="00000000" w14:paraId="0000072E">
            <w:pPr>
              <w:rPr/>
            </w:pPr>
            <w:r w:rsidDel="00000000" w:rsidR="00000000" w:rsidRPr="00000000">
              <w:rPr>
                <w:rtl w:val="0"/>
              </w:rPr>
              <w:t xml:space="preserve">Vai trò của người dùng</w:t>
            </w:r>
          </w:p>
        </w:tc>
      </w:tr>
    </w:tbl>
    <w:p w:rsidR="00000000" w:rsidDel="00000000" w:rsidP="00000000" w:rsidRDefault="00000000" w:rsidRPr="00000000" w14:paraId="0000072F">
      <w:pPr>
        <w:rPr>
          <w:del w:author="BUI Mai Anh" w:id="126" w:date="2018-05-28T02:05:12Z"/>
          <w:b w:val="1"/>
        </w:rPr>
      </w:pPr>
      <w:del w:author="BUI Mai Anh" w:id="126" w:date="2018-05-28T02:05:12Z">
        <w:r w:rsidDel="00000000" w:rsidR="00000000" w:rsidRPr="00000000">
          <w:rPr>
            <w:b w:val="1"/>
            <w:rtl w:val="0"/>
          </w:rPr>
          <w:delText xml:space="preserve">Mô tả dữ liệu của bảng User</w:delText>
        </w:r>
      </w:del>
    </w:p>
    <w:p w:rsidR="00000000" w:rsidDel="00000000" w:rsidP="00000000" w:rsidRDefault="00000000" w:rsidRPr="00000000" w14:paraId="00000730">
      <w:pPr>
        <w:pStyle w:val="Heading2"/>
        <w:numPr>
          <w:ilvl w:val="1"/>
          <w:numId w:val="10"/>
        </w:numPr>
        <w:ind w:left="0" w:firstLine="0"/>
        <w:rPr/>
      </w:pPr>
      <w:bookmarkStart w:colFirst="0" w:colLast="0" w:name="_zu0gcz" w:id="107"/>
      <w:bookmarkEnd w:id="107"/>
      <w:r w:rsidDel="00000000" w:rsidR="00000000" w:rsidRPr="00000000">
        <w:rPr>
          <w:rtl w:val="0"/>
        </w:rPr>
        <w:t xml:space="preserve">Xây dựng ứng dụng</w:t>
      </w:r>
    </w:p>
    <w:p w:rsidR="00000000" w:rsidDel="00000000" w:rsidP="00000000" w:rsidRDefault="00000000" w:rsidRPr="00000000" w14:paraId="00000731">
      <w:pPr>
        <w:pStyle w:val="Heading3"/>
        <w:numPr>
          <w:ilvl w:val="2"/>
          <w:numId w:val="10"/>
        </w:numPr>
        <w:ind w:left="0" w:firstLine="0"/>
        <w:rPr/>
      </w:pPr>
      <w:bookmarkStart w:colFirst="0" w:colLast="0" w:name="_3jtnz0s" w:id="108"/>
      <w:bookmarkEnd w:id="108"/>
      <w:r w:rsidDel="00000000" w:rsidR="00000000" w:rsidRPr="00000000">
        <w:rPr>
          <w:rtl w:val="0"/>
        </w:rPr>
        <w:t xml:space="preserve">Thư viện và công cụ sử dụng</w:t>
      </w:r>
    </w:p>
    <w:p w:rsidR="00000000" w:rsidDel="00000000" w:rsidP="00000000" w:rsidRDefault="00000000" w:rsidRPr="00000000" w14:paraId="00000732">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yyy98l"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21 Thư viện và công cụ sử dụng</w:t>
      </w:r>
    </w:p>
    <w:tbl>
      <w:tblPr>
        <w:tblStyle w:val="Table25"/>
        <w:tblW w:w="8889.0" w:type="dxa"/>
        <w:jc w:val="left"/>
        <w:tblInd w:w="108.0" w:type="dxa"/>
        <w:tblBorders>
          <w:top w:color="7f7f7f" w:space="0" w:sz="4" w:val="single"/>
          <w:bottom w:color="7f7f7f" w:space="0" w:sz="4" w:val="single"/>
        </w:tblBorders>
        <w:tblLayout w:type="fixed"/>
        <w:tblLook w:val="0400"/>
      </w:tblPr>
      <w:tblGrid>
        <w:gridCol w:w="2031"/>
        <w:gridCol w:w="2415"/>
        <w:gridCol w:w="4443"/>
        <w:tblGridChange w:id="0">
          <w:tblGrid>
            <w:gridCol w:w="2031"/>
            <w:gridCol w:w="2415"/>
            <w:gridCol w:w="4443"/>
          </w:tblGrid>
        </w:tblGridChange>
      </w:tblGrid>
      <w:tr>
        <w:tc>
          <w:tcPr>
            <w:tcBorders>
              <w:bottom w:color="7f7f7f" w:space="0" w:sz="4" w:val="single"/>
            </w:tcBorders>
            <w:shd w:fill="auto" w:val="clear"/>
          </w:tcPr>
          <w:p w:rsidR="00000000" w:rsidDel="00000000" w:rsidP="00000000" w:rsidRDefault="00000000" w:rsidRPr="00000000" w14:paraId="00000733">
            <w:pPr>
              <w:spacing w:line="240" w:lineRule="auto"/>
              <w:rPr>
                <w:b w:val="1"/>
                <w:sz w:val="24"/>
                <w:szCs w:val="24"/>
              </w:rPr>
            </w:pPr>
            <w:r w:rsidDel="00000000" w:rsidR="00000000" w:rsidRPr="00000000">
              <w:rPr>
                <w:b w:val="1"/>
                <w:sz w:val="24"/>
                <w:szCs w:val="24"/>
                <w:rtl w:val="0"/>
              </w:rPr>
              <w:t xml:space="preserve">Mục đích</w:t>
            </w:r>
          </w:p>
        </w:tc>
        <w:tc>
          <w:tcPr>
            <w:tcBorders>
              <w:bottom w:color="7f7f7f" w:space="0" w:sz="4" w:val="single"/>
            </w:tcBorders>
            <w:shd w:fill="auto" w:val="clear"/>
          </w:tcPr>
          <w:p w:rsidR="00000000" w:rsidDel="00000000" w:rsidP="00000000" w:rsidRDefault="00000000" w:rsidRPr="00000000" w14:paraId="00000734">
            <w:pPr>
              <w:spacing w:line="240" w:lineRule="auto"/>
              <w:rPr>
                <w:b w:val="1"/>
                <w:sz w:val="24"/>
                <w:szCs w:val="24"/>
              </w:rPr>
            </w:pPr>
            <w:r w:rsidDel="00000000" w:rsidR="00000000" w:rsidRPr="00000000">
              <w:rPr>
                <w:b w:val="1"/>
                <w:sz w:val="24"/>
                <w:szCs w:val="24"/>
                <w:rtl w:val="0"/>
              </w:rPr>
              <w:t xml:space="preserve">Công cụ</w:t>
            </w:r>
          </w:p>
        </w:tc>
        <w:tc>
          <w:tcPr>
            <w:tcBorders>
              <w:bottom w:color="7f7f7f" w:space="0" w:sz="4" w:val="single"/>
            </w:tcBorders>
            <w:shd w:fill="auto" w:val="clear"/>
          </w:tcPr>
          <w:p w:rsidR="00000000" w:rsidDel="00000000" w:rsidP="00000000" w:rsidRDefault="00000000" w:rsidRPr="00000000" w14:paraId="00000735">
            <w:pPr>
              <w:spacing w:line="240" w:lineRule="auto"/>
              <w:rPr>
                <w:b w:val="1"/>
                <w:sz w:val="24"/>
                <w:szCs w:val="24"/>
              </w:rPr>
            </w:pPr>
            <w:r w:rsidDel="00000000" w:rsidR="00000000" w:rsidRPr="00000000">
              <w:rPr>
                <w:b w:val="1"/>
                <w:sz w:val="24"/>
                <w:szCs w:val="24"/>
                <w:rtl w:val="0"/>
              </w:rPr>
              <w:t xml:space="preserve">Địa chỉ URL</w:t>
            </w:r>
          </w:p>
        </w:tc>
      </w:tr>
      <w:tr>
        <w:tc>
          <w:tcPr>
            <w:tcBorders>
              <w:top w:color="7f7f7f" w:space="0" w:sz="4" w:val="single"/>
              <w:bottom w:color="7f7f7f" w:space="0" w:sz="4" w:val="single"/>
            </w:tcBorders>
            <w:shd w:fill="auto" w:val="clear"/>
          </w:tcPr>
          <w:p w:rsidR="00000000" w:rsidDel="00000000" w:rsidP="00000000" w:rsidRDefault="00000000" w:rsidRPr="00000000" w14:paraId="00000736">
            <w:pPr>
              <w:spacing w:line="240" w:lineRule="auto"/>
              <w:rPr>
                <w:sz w:val="24"/>
                <w:szCs w:val="24"/>
              </w:rPr>
            </w:pPr>
            <w:r w:rsidDel="00000000" w:rsidR="00000000" w:rsidRPr="00000000">
              <w:rPr>
                <w:sz w:val="24"/>
                <w:szCs w:val="24"/>
                <w:rtl w:val="0"/>
              </w:rPr>
              <w:t xml:space="preserve">IDE lập trình</w:t>
            </w:r>
          </w:p>
        </w:tc>
        <w:tc>
          <w:tcPr>
            <w:tcBorders>
              <w:top w:color="7f7f7f" w:space="0" w:sz="4" w:val="single"/>
              <w:bottom w:color="7f7f7f" w:space="0" w:sz="4" w:val="single"/>
            </w:tcBorders>
            <w:shd w:fill="auto" w:val="clear"/>
          </w:tcPr>
          <w:p w:rsidR="00000000" w:rsidDel="00000000" w:rsidP="00000000" w:rsidRDefault="00000000" w:rsidRPr="00000000" w14:paraId="00000737">
            <w:pPr>
              <w:spacing w:line="240" w:lineRule="auto"/>
              <w:rPr>
                <w:sz w:val="24"/>
                <w:szCs w:val="24"/>
              </w:rPr>
            </w:pPr>
            <w:r w:rsidDel="00000000" w:rsidR="00000000" w:rsidRPr="00000000">
              <w:rPr>
                <w:sz w:val="24"/>
                <w:szCs w:val="24"/>
                <w:rtl w:val="0"/>
              </w:rPr>
              <w:t xml:space="preserve">Visual Studio 2015</w:t>
            </w:r>
          </w:p>
        </w:tc>
        <w:tc>
          <w:tcPr>
            <w:tcBorders>
              <w:top w:color="7f7f7f" w:space="0" w:sz="4" w:val="single"/>
              <w:bottom w:color="7f7f7f" w:space="0" w:sz="4" w:val="single"/>
            </w:tcBorders>
            <w:shd w:fill="auto" w:val="clear"/>
          </w:tcPr>
          <w:p w:rsidR="00000000" w:rsidDel="00000000" w:rsidP="00000000" w:rsidRDefault="00000000" w:rsidRPr="00000000" w14:paraId="00000738">
            <w:pPr>
              <w:spacing w:line="240" w:lineRule="auto"/>
              <w:rPr>
                <w:sz w:val="24"/>
                <w:szCs w:val="24"/>
              </w:rPr>
            </w:pPr>
            <w:r w:rsidDel="00000000" w:rsidR="00000000" w:rsidRPr="00000000">
              <w:rPr>
                <w:sz w:val="24"/>
                <w:szCs w:val="24"/>
                <w:rtl w:val="0"/>
              </w:rPr>
              <w:t xml:space="preserve">https://www.visualstudio.com/</w:t>
            </w:r>
          </w:p>
        </w:tc>
      </w:tr>
      <w:tr>
        <w:tc>
          <w:tcPr>
            <w:shd w:fill="auto" w:val="clear"/>
          </w:tcPr>
          <w:p w:rsidR="00000000" w:rsidDel="00000000" w:rsidP="00000000" w:rsidRDefault="00000000" w:rsidRPr="00000000" w14:paraId="00000739">
            <w:pPr>
              <w:spacing w:line="240" w:lineRule="auto"/>
              <w:rPr>
                <w:sz w:val="24"/>
                <w:szCs w:val="24"/>
              </w:rPr>
            </w:pPr>
            <w:r w:rsidDel="00000000" w:rsidR="00000000" w:rsidRPr="00000000">
              <w:rPr>
                <w:sz w:val="24"/>
                <w:szCs w:val="24"/>
                <w:rtl w:val="0"/>
              </w:rPr>
              <w:t xml:space="preserve">Nền tảng</w:t>
            </w:r>
          </w:p>
        </w:tc>
        <w:tc>
          <w:tcPr>
            <w:shd w:fill="auto" w:val="clear"/>
          </w:tcPr>
          <w:p w:rsidR="00000000" w:rsidDel="00000000" w:rsidP="00000000" w:rsidRDefault="00000000" w:rsidRPr="00000000" w14:paraId="0000073A">
            <w:pPr>
              <w:spacing w:line="240" w:lineRule="auto"/>
              <w:rPr>
                <w:sz w:val="24"/>
                <w:szCs w:val="24"/>
              </w:rPr>
            </w:pPr>
            <w:r w:rsidDel="00000000" w:rsidR="00000000" w:rsidRPr="00000000">
              <w:rPr>
                <w:sz w:val="24"/>
                <w:szCs w:val="24"/>
                <w:rtl w:val="0"/>
              </w:rPr>
              <w:t xml:space="preserve">.NET Framework 4.5</w:t>
            </w:r>
          </w:p>
        </w:tc>
        <w:tc>
          <w:tcPr>
            <w:shd w:fill="auto" w:val="clear"/>
          </w:tcPr>
          <w:p w:rsidR="00000000" w:rsidDel="00000000" w:rsidP="00000000" w:rsidRDefault="00000000" w:rsidRPr="00000000" w14:paraId="0000073B">
            <w:pPr>
              <w:spacing w:line="240" w:lineRule="auto"/>
              <w:rPr>
                <w:sz w:val="24"/>
                <w:szCs w:val="24"/>
              </w:rPr>
            </w:pPr>
            <w:r w:rsidDel="00000000" w:rsidR="00000000" w:rsidRPr="00000000">
              <w:rPr>
                <w:sz w:val="24"/>
                <w:szCs w:val="24"/>
                <w:rtl w:val="0"/>
              </w:rPr>
              <w:t xml:space="preserve">https://www.microsoft.com/en-us/download/details.aspx?id=30653</w:t>
            </w:r>
          </w:p>
        </w:tc>
      </w:tr>
      <w:tr>
        <w:tc>
          <w:tcPr>
            <w:shd w:fill="auto" w:val="clear"/>
          </w:tcPr>
          <w:p w:rsidR="00000000" w:rsidDel="00000000" w:rsidP="00000000" w:rsidRDefault="00000000" w:rsidRPr="00000000" w14:paraId="0000073C">
            <w:pPr>
              <w:spacing w:line="240" w:lineRule="auto"/>
              <w:rPr>
                <w:sz w:val="24"/>
                <w:szCs w:val="24"/>
              </w:rPr>
            </w:pPr>
            <w:r w:rsidDel="00000000" w:rsidR="00000000" w:rsidRPr="00000000">
              <w:rPr>
                <w:sz w:val="24"/>
                <w:szCs w:val="24"/>
                <w:rtl w:val="0"/>
              </w:rPr>
              <w:t xml:space="preserve">Quản trị CSDL</w:t>
            </w:r>
          </w:p>
        </w:tc>
        <w:tc>
          <w:tcPr>
            <w:shd w:fill="auto" w:val="clear"/>
          </w:tcPr>
          <w:p w:rsidR="00000000" w:rsidDel="00000000" w:rsidP="00000000" w:rsidRDefault="00000000" w:rsidRPr="00000000" w14:paraId="0000073D">
            <w:pPr>
              <w:spacing w:line="240" w:lineRule="auto"/>
              <w:rPr>
                <w:sz w:val="24"/>
                <w:szCs w:val="24"/>
              </w:rPr>
            </w:pPr>
            <w:r w:rsidDel="00000000" w:rsidR="00000000" w:rsidRPr="00000000">
              <w:rPr>
                <w:sz w:val="24"/>
                <w:szCs w:val="24"/>
                <w:rtl w:val="0"/>
              </w:rPr>
              <w:t xml:space="preserve">SQL Server 2017</w:t>
            </w:r>
          </w:p>
        </w:tc>
        <w:tc>
          <w:tcPr>
            <w:shd w:fill="auto" w:val="clear"/>
          </w:tcPr>
          <w:p w:rsidR="00000000" w:rsidDel="00000000" w:rsidP="00000000" w:rsidRDefault="00000000" w:rsidRPr="00000000" w14:paraId="0000073E">
            <w:pPr>
              <w:spacing w:line="240" w:lineRule="auto"/>
              <w:rPr>
                <w:sz w:val="24"/>
                <w:szCs w:val="24"/>
              </w:rPr>
            </w:pPr>
            <w:r w:rsidDel="00000000" w:rsidR="00000000" w:rsidRPr="00000000">
              <w:rPr>
                <w:sz w:val="24"/>
                <w:szCs w:val="24"/>
                <w:rtl w:val="0"/>
              </w:rPr>
              <w:t xml:space="preserve">https://www.microsoft.com/en-us/sql-server/sql-server-2017</w:t>
            </w:r>
          </w:p>
        </w:tc>
      </w:tr>
      <w:tr>
        <w:tc>
          <w:tcPr>
            <w:shd w:fill="auto" w:val="clear"/>
          </w:tcPr>
          <w:p w:rsidR="00000000" w:rsidDel="00000000" w:rsidP="00000000" w:rsidRDefault="00000000" w:rsidRPr="00000000" w14:paraId="0000073F">
            <w:pPr>
              <w:spacing w:line="240" w:lineRule="auto"/>
              <w:rPr>
                <w:sz w:val="24"/>
                <w:szCs w:val="24"/>
              </w:rPr>
            </w:pPr>
            <w:r w:rsidDel="00000000" w:rsidR="00000000" w:rsidRPr="00000000">
              <w:rPr>
                <w:sz w:val="24"/>
                <w:szCs w:val="24"/>
                <w:rtl w:val="0"/>
              </w:rPr>
              <w:t xml:space="preserve">Server</w:t>
            </w:r>
          </w:p>
        </w:tc>
        <w:tc>
          <w:tcPr>
            <w:shd w:fill="auto" w:val="clear"/>
          </w:tcPr>
          <w:p w:rsidR="00000000" w:rsidDel="00000000" w:rsidP="00000000" w:rsidRDefault="00000000" w:rsidRPr="00000000" w14:paraId="00000740">
            <w:pPr>
              <w:spacing w:line="240" w:lineRule="auto"/>
              <w:rPr>
                <w:sz w:val="24"/>
                <w:szCs w:val="24"/>
              </w:rPr>
            </w:pPr>
            <w:r w:rsidDel="00000000" w:rsidR="00000000" w:rsidRPr="00000000">
              <w:rPr>
                <w:sz w:val="24"/>
                <w:szCs w:val="24"/>
                <w:rtl w:val="0"/>
              </w:rPr>
              <w:t xml:space="preserve">IIS 10.0 Express</w:t>
            </w:r>
          </w:p>
        </w:tc>
        <w:tc>
          <w:tcPr>
            <w:shd w:fill="auto" w:val="clear"/>
          </w:tcPr>
          <w:p w:rsidR="00000000" w:rsidDel="00000000" w:rsidP="00000000" w:rsidRDefault="00000000" w:rsidRPr="00000000" w14:paraId="00000741">
            <w:pPr>
              <w:spacing w:line="240" w:lineRule="auto"/>
              <w:rPr>
                <w:sz w:val="24"/>
                <w:szCs w:val="24"/>
              </w:rPr>
            </w:pPr>
            <w:r w:rsidDel="00000000" w:rsidR="00000000" w:rsidRPr="00000000">
              <w:rPr>
                <w:sz w:val="24"/>
                <w:szCs w:val="24"/>
                <w:rtl w:val="0"/>
              </w:rPr>
              <w:t xml:space="preserve">https://www.microsoft.com/en-us/download/details.aspx?id=48264</w:t>
            </w:r>
          </w:p>
        </w:tc>
      </w:tr>
      <w:tr>
        <w:tc>
          <w:tcPr>
            <w:shd w:fill="auto" w:val="clear"/>
          </w:tcPr>
          <w:p w:rsidR="00000000" w:rsidDel="00000000" w:rsidP="00000000" w:rsidRDefault="00000000" w:rsidRPr="00000000" w14:paraId="00000742">
            <w:pPr>
              <w:spacing w:line="240" w:lineRule="auto"/>
              <w:rPr>
                <w:sz w:val="24"/>
                <w:szCs w:val="24"/>
              </w:rPr>
            </w:pPr>
            <w:r w:rsidDel="00000000" w:rsidR="00000000" w:rsidRPr="00000000">
              <w:rPr>
                <w:sz w:val="24"/>
                <w:szCs w:val="24"/>
                <w:rtl w:val="0"/>
              </w:rPr>
              <w:t xml:space="preserve">Hiển thị website</w:t>
            </w:r>
          </w:p>
        </w:tc>
        <w:tc>
          <w:tcPr>
            <w:shd w:fill="auto" w:val="clear"/>
          </w:tcPr>
          <w:p w:rsidR="00000000" w:rsidDel="00000000" w:rsidP="00000000" w:rsidRDefault="00000000" w:rsidRPr="00000000" w14:paraId="00000743">
            <w:pPr>
              <w:spacing w:line="240" w:lineRule="auto"/>
              <w:rPr>
                <w:sz w:val="24"/>
                <w:szCs w:val="24"/>
              </w:rPr>
            </w:pPr>
            <w:r w:rsidDel="00000000" w:rsidR="00000000" w:rsidRPr="00000000">
              <w:rPr>
                <w:sz w:val="24"/>
                <w:szCs w:val="24"/>
                <w:rtl w:val="0"/>
              </w:rPr>
              <w:t xml:space="preserve">Google Chrome</w:t>
            </w:r>
          </w:p>
        </w:tc>
        <w:tc>
          <w:tcPr>
            <w:shd w:fill="auto" w:val="clear"/>
          </w:tcPr>
          <w:p w:rsidR="00000000" w:rsidDel="00000000" w:rsidP="00000000" w:rsidRDefault="00000000" w:rsidRPr="00000000" w14:paraId="00000744">
            <w:pPr>
              <w:spacing w:line="240" w:lineRule="auto"/>
              <w:rPr>
                <w:sz w:val="24"/>
                <w:szCs w:val="24"/>
              </w:rPr>
            </w:pPr>
            <w:r w:rsidDel="00000000" w:rsidR="00000000" w:rsidRPr="00000000">
              <w:rPr>
                <w:sz w:val="24"/>
                <w:szCs w:val="24"/>
                <w:rtl w:val="0"/>
              </w:rPr>
              <w:t xml:space="preserve">https://www.google.com/intl/vi_vn/chrome/</w:t>
            </w:r>
          </w:p>
        </w:tc>
      </w:tr>
      <w:tr>
        <w:tc>
          <w:tcPr>
            <w:shd w:fill="auto" w:val="clear"/>
          </w:tcPr>
          <w:p w:rsidR="00000000" w:rsidDel="00000000" w:rsidP="00000000" w:rsidRDefault="00000000" w:rsidRPr="00000000" w14:paraId="00000745">
            <w:pPr>
              <w:spacing w:line="240" w:lineRule="auto"/>
              <w:rPr>
                <w:sz w:val="24"/>
                <w:szCs w:val="24"/>
              </w:rPr>
            </w:pPr>
            <w:r w:rsidDel="00000000" w:rsidR="00000000" w:rsidRPr="00000000">
              <w:rPr>
                <w:sz w:val="24"/>
                <w:szCs w:val="24"/>
                <w:rtl w:val="0"/>
              </w:rPr>
              <w:t xml:space="preserve">Gửi request</w:t>
            </w:r>
          </w:p>
        </w:tc>
        <w:tc>
          <w:tcPr>
            <w:shd w:fill="auto" w:val="clear"/>
          </w:tcPr>
          <w:p w:rsidR="00000000" w:rsidDel="00000000" w:rsidP="00000000" w:rsidRDefault="00000000" w:rsidRPr="00000000" w14:paraId="00000746">
            <w:pPr>
              <w:spacing w:line="240" w:lineRule="auto"/>
              <w:rPr>
                <w:sz w:val="24"/>
                <w:szCs w:val="24"/>
              </w:rPr>
            </w:pPr>
            <w:r w:rsidDel="00000000" w:rsidR="00000000" w:rsidRPr="00000000">
              <w:rPr>
                <w:sz w:val="24"/>
                <w:szCs w:val="24"/>
                <w:rtl w:val="0"/>
              </w:rPr>
              <w:t xml:space="preserve">Postman 6.0.10</w:t>
            </w:r>
          </w:p>
        </w:tc>
        <w:tc>
          <w:tcPr>
            <w:shd w:fill="auto" w:val="clear"/>
          </w:tcPr>
          <w:p w:rsidR="00000000" w:rsidDel="00000000" w:rsidP="00000000" w:rsidRDefault="00000000" w:rsidRPr="00000000" w14:paraId="00000747">
            <w:pPr>
              <w:spacing w:line="240" w:lineRule="auto"/>
              <w:rPr>
                <w:sz w:val="24"/>
                <w:szCs w:val="24"/>
              </w:rPr>
            </w:pPr>
            <w:r w:rsidDel="00000000" w:rsidR="00000000" w:rsidRPr="00000000">
              <w:rPr>
                <w:sz w:val="24"/>
                <w:szCs w:val="24"/>
                <w:rtl w:val="0"/>
              </w:rPr>
              <w:t xml:space="preserve">https://www.getpostman.com/</w:t>
            </w:r>
          </w:p>
        </w:tc>
      </w:tr>
      <w:tr>
        <w:tc>
          <w:tcPr>
            <w:shd w:fill="auto" w:val="clear"/>
          </w:tcPr>
          <w:p w:rsidR="00000000" w:rsidDel="00000000" w:rsidP="00000000" w:rsidRDefault="00000000" w:rsidRPr="00000000" w14:paraId="00000748">
            <w:pPr>
              <w:spacing w:line="240" w:lineRule="auto"/>
              <w:rPr>
                <w:sz w:val="24"/>
                <w:szCs w:val="24"/>
              </w:rPr>
            </w:pPr>
            <w:r w:rsidDel="00000000" w:rsidR="00000000" w:rsidRPr="00000000">
              <w:rPr>
                <w:sz w:val="24"/>
                <w:szCs w:val="24"/>
                <w:rtl w:val="0"/>
              </w:rPr>
              <w:t xml:space="preserve">Vẻ biểu đồ</w:t>
            </w:r>
          </w:p>
        </w:tc>
        <w:tc>
          <w:tcPr>
            <w:shd w:fill="auto" w:val="clear"/>
          </w:tcPr>
          <w:p w:rsidR="00000000" w:rsidDel="00000000" w:rsidP="00000000" w:rsidRDefault="00000000" w:rsidRPr="00000000" w14:paraId="00000749">
            <w:pPr>
              <w:spacing w:line="240" w:lineRule="auto"/>
              <w:rPr>
                <w:sz w:val="24"/>
                <w:szCs w:val="24"/>
              </w:rPr>
            </w:pPr>
            <w:r w:rsidDel="00000000" w:rsidR="00000000" w:rsidRPr="00000000">
              <w:rPr>
                <w:sz w:val="24"/>
                <w:szCs w:val="24"/>
                <w:rtl w:val="0"/>
              </w:rPr>
              <w:t xml:space="preserve">Visual Paradigm CE 15.0</w:t>
            </w:r>
          </w:p>
        </w:tc>
        <w:tc>
          <w:tcPr>
            <w:shd w:fill="auto" w:val="clear"/>
          </w:tcPr>
          <w:p w:rsidR="00000000" w:rsidDel="00000000" w:rsidP="00000000" w:rsidRDefault="00000000" w:rsidRPr="00000000" w14:paraId="0000074A">
            <w:pPr>
              <w:spacing w:line="240" w:lineRule="auto"/>
              <w:rPr>
                <w:sz w:val="24"/>
                <w:szCs w:val="24"/>
              </w:rPr>
            </w:pPr>
            <w:r w:rsidDel="00000000" w:rsidR="00000000" w:rsidRPr="00000000">
              <w:rPr>
                <w:sz w:val="24"/>
                <w:szCs w:val="24"/>
                <w:rtl w:val="0"/>
              </w:rPr>
              <w:t xml:space="preserve">https://www.visual-paradigm.com/download/</w:t>
            </w:r>
          </w:p>
        </w:tc>
      </w:tr>
    </w:tbl>
    <w:p w:rsidR="00000000" w:rsidDel="00000000" w:rsidP="00000000" w:rsidRDefault="00000000" w:rsidRPr="00000000" w14:paraId="0000074B">
      <w:pPr>
        <w:pStyle w:val="Heading3"/>
        <w:numPr>
          <w:ilvl w:val="2"/>
          <w:numId w:val="10"/>
        </w:numPr>
        <w:ind w:left="0" w:firstLine="0"/>
        <w:rPr/>
      </w:pPr>
      <w:bookmarkStart w:colFirst="0" w:colLast="0" w:name="_4iylrwe" w:id="110"/>
      <w:bookmarkEnd w:id="110"/>
      <w:r w:rsidDel="00000000" w:rsidR="00000000" w:rsidRPr="00000000">
        <w:rPr>
          <w:rtl w:val="0"/>
        </w:rPr>
        <w:t xml:space="preserve">Kết quả đạt được</w:t>
      </w:r>
    </w:p>
    <w:p w:rsidR="00000000" w:rsidDel="00000000" w:rsidP="00000000" w:rsidRDefault="00000000" w:rsidRPr="00000000" w14:paraId="0000074C">
      <w:pPr>
        <w:rPr/>
      </w:pPr>
      <w:r w:rsidDel="00000000" w:rsidR="00000000" w:rsidRPr="00000000">
        <w:rPr>
          <w:rtl w:val="0"/>
        </w:rPr>
        <w:t xml:space="preserve">Kết quả đạt được là 1 hệ thống website gôm 4 module chính: Đăng nhập, quản lý Thông tin, Quản lý Lớp học, Quản lý Học phần</w:t>
      </w:r>
    </w:p>
    <w:p w:rsidR="00000000" w:rsidDel="00000000" w:rsidP="00000000" w:rsidRDefault="00000000" w:rsidRPr="00000000" w14:paraId="0000074D">
      <w:pPr>
        <w:rPr/>
      </w:pPr>
      <w:r w:rsidDel="00000000" w:rsidR="00000000" w:rsidRPr="00000000">
        <w:rPr>
          <w:rtl w:val="0"/>
        </w:rPr>
        <w:t xml:space="preserve">Bảng thống kê chi tiết</w:t>
      </w:r>
    </w:p>
    <w:p w:rsidR="00000000" w:rsidDel="00000000" w:rsidP="00000000" w:rsidRDefault="00000000" w:rsidRPr="00000000" w14:paraId="0000074E">
      <w:pPr>
        <w:keepNext w:val="1"/>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y3w247" w:id="111"/>
      <w:bookmarkEnd w:id="1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Bảng 22 Thống kê kết quả đạt được</w:t>
      </w:r>
    </w:p>
    <w:tbl>
      <w:tblPr>
        <w:tblStyle w:val="Table26"/>
        <w:tblW w:w="899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101"/>
        <w:gridCol w:w="2268"/>
        <w:gridCol w:w="3378"/>
        <w:gridCol w:w="2250"/>
        <w:tblGridChange w:id="0">
          <w:tblGrid>
            <w:gridCol w:w="1101"/>
            <w:gridCol w:w="2268"/>
            <w:gridCol w:w="3378"/>
            <w:gridCol w:w="2250"/>
          </w:tblGrid>
        </w:tblGridChange>
      </w:tblGrid>
      <w:tr>
        <w:tc>
          <w:tcPr/>
          <w:p w:rsidR="00000000" w:rsidDel="00000000" w:rsidP="00000000" w:rsidRDefault="00000000" w:rsidRPr="00000000" w14:paraId="0000074F">
            <w:pPr>
              <w:rPr/>
            </w:pPr>
            <w:r w:rsidDel="00000000" w:rsidR="00000000" w:rsidRPr="00000000">
              <w:rPr>
                <w:rtl w:val="0"/>
              </w:rPr>
              <w:t xml:space="preserve">STT</w:t>
            </w:r>
          </w:p>
        </w:tc>
        <w:tc>
          <w:tcPr/>
          <w:p w:rsidR="00000000" w:rsidDel="00000000" w:rsidP="00000000" w:rsidRDefault="00000000" w:rsidRPr="00000000" w14:paraId="00000750">
            <w:pPr>
              <w:rPr/>
            </w:pPr>
            <w:r w:rsidDel="00000000" w:rsidR="00000000" w:rsidRPr="00000000">
              <w:rPr>
                <w:rtl w:val="0"/>
              </w:rPr>
              <w:t xml:space="preserve">Thông tin</w:t>
            </w:r>
          </w:p>
        </w:tc>
        <w:tc>
          <w:tcPr/>
          <w:p w:rsidR="00000000" w:rsidDel="00000000" w:rsidP="00000000" w:rsidRDefault="00000000" w:rsidRPr="00000000" w14:paraId="00000751">
            <w:pPr>
              <w:rPr/>
            </w:pPr>
            <w:r w:rsidDel="00000000" w:rsidR="00000000" w:rsidRPr="00000000">
              <w:rPr>
                <w:rtl w:val="0"/>
              </w:rPr>
              <w:t xml:space="preserve">Số lượng</w:t>
            </w:r>
          </w:p>
        </w:tc>
        <w:tc>
          <w:tcPr/>
          <w:p w:rsidR="00000000" w:rsidDel="00000000" w:rsidP="00000000" w:rsidRDefault="00000000" w:rsidRPr="00000000" w14:paraId="00000752">
            <w:pPr>
              <w:rPr/>
            </w:pPr>
            <w:r w:rsidDel="00000000" w:rsidR="00000000" w:rsidRPr="00000000">
              <w:rPr>
                <w:rtl w:val="0"/>
              </w:rPr>
              <w:t xml:space="preserve">Ghi chú</w:t>
            </w:r>
          </w:p>
        </w:tc>
      </w:tr>
      <w:tr>
        <w:tc>
          <w:tcPr/>
          <w:p w:rsidR="00000000" w:rsidDel="00000000" w:rsidP="00000000" w:rsidRDefault="00000000" w:rsidRPr="00000000" w14:paraId="00000753">
            <w:pPr>
              <w:rPr/>
            </w:pPr>
            <w:r w:rsidDel="00000000" w:rsidR="00000000" w:rsidRPr="00000000">
              <w:rPr>
                <w:rtl w:val="0"/>
              </w:rPr>
              <w:t xml:space="preserve">1</w:t>
            </w:r>
          </w:p>
        </w:tc>
        <w:tc>
          <w:tcPr/>
          <w:p w:rsidR="00000000" w:rsidDel="00000000" w:rsidP="00000000" w:rsidRDefault="00000000" w:rsidRPr="00000000" w14:paraId="00000754">
            <w:pPr>
              <w:rPr/>
            </w:pPr>
            <w:r w:rsidDel="00000000" w:rsidR="00000000" w:rsidRPr="00000000">
              <w:rPr>
                <w:rtl w:val="0"/>
              </w:rPr>
              <w:t xml:space="preserve">Package</w:t>
            </w:r>
          </w:p>
        </w:tc>
        <w:tc>
          <w:tcPr/>
          <w:p w:rsidR="00000000" w:rsidDel="00000000" w:rsidP="00000000" w:rsidRDefault="00000000" w:rsidRPr="00000000" w14:paraId="00000755">
            <w:pPr>
              <w:rPr/>
            </w:pPr>
            <w:r w:rsidDel="00000000" w:rsidR="00000000" w:rsidRPr="00000000">
              <w:rPr>
                <w:rtl w:val="0"/>
              </w:rPr>
              <w:t xml:space="preserve">5</w:t>
            </w:r>
          </w:p>
        </w:tc>
        <w:tc>
          <w:tcPr/>
          <w:p w:rsidR="00000000" w:rsidDel="00000000" w:rsidP="00000000" w:rsidRDefault="00000000" w:rsidRPr="00000000" w14:paraId="00000756">
            <w:pPr>
              <w:rPr/>
            </w:pPr>
            <w:r w:rsidDel="00000000" w:rsidR="00000000" w:rsidRPr="00000000">
              <w:rPr>
                <w:rtl w:val="0"/>
              </w:rPr>
            </w:r>
          </w:p>
        </w:tc>
      </w:tr>
      <w:tr>
        <w:tc>
          <w:tcPr/>
          <w:p w:rsidR="00000000" w:rsidDel="00000000" w:rsidP="00000000" w:rsidRDefault="00000000" w:rsidRPr="00000000" w14:paraId="00000757">
            <w:pPr>
              <w:rPr/>
            </w:pPr>
            <w:r w:rsidDel="00000000" w:rsidR="00000000" w:rsidRPr="00000000">
              <w:rPr>
                <w:rtl w:val="0"/>
              </w:rPr>
              <w:t xml:space="preserve">2</w:t>
            </w:r>
          </w:p>
        </w:tc>
        <w:tc>
          <w:tcPr/>
          <w:p w:rsidR="00000000" w:rsidDel="00000000" w:rsidP="00000000" w:rsidRDefault="00000000" w:rsidRPr="00000000" w14:paraId="00000758">
            <w:pPr>
              <w:rPr/>
            </w:pPr>
            <w:r w:rsidDel="00000000" w:rsidR="00000000" w:rsidRPr="00000000">
              <w:rPr>
                <w:rtl w:val="0"/>
              </w:rPr>
              <w:t xml:space="preserve">Số lớp</w:t>
            </w:r>
          </w:p>
        </w:tc>
        <w:tc>
          <w:tcPr/>
          <w:p w:rsidR="00000000" w:rsidDel="00000000" w:rsidP="00000000" w:rsidRDefault="00000000" w:rsidRPr="00000000" w14:paraId="00000759">
            <w:pPr>
              <w:rPr/>
            </w:pPr>
            <w:r w:rsidDel="00000000" w:rsidR="00000000" w:rsidRPr="00000000">
              <w:rPr>
                <w:rtl w:val="0"/>
              </w:rPr>
              <w:t xml:space="preserve">23</w:t>
            </w:r>
          </w:p>
        </w:tc>
        <w:tc>
          <w:tcPr/>
          <w:p w:rsidR="00000000" w:rsidDel="00000000" w:rsidP="00000000" w:rsidRDefault="00000000" w:rsidRPr="00000000" w14:paraId="0000075A">
            <w:pPr>
              <w:rPr/>
            </w:pPr>
            <w:r w:rsidDel="00000000" w:rsidR="00000000" w:rsidRPr="00000000">
              <w:rPr>
                <w:rtl w:val="0"/>
              </w:rPr>
            </w:r>
          </w:p>
        </w:tc>
      </w:tr>
      <w:tr>
        <w:tc>
          <w:tcPr/>
          <w:p w:rsidR="00000000" w:rsidDel="00000000" w:rsidP="00000000" w:rsidRDefault="00000000" w:rsidRPr="00000000" w14:paraId="0000075B">
            <w:pPr>
              <w:rPr/>
            </w:pPr>
            <w:r w:rsidDel="00000000" w:rsidR="00000000" w:rsidRPr="00000000">
              <w:rPr>
                <w:rtl w:val="0"/>
              </w:rPr>
              <w:t xml:space="preserve">3</w:t>
            </w:r>
          </w:p>
        </w:tc>
        <w:tc>
          <w:tcPr/>
          <w:p w:rsidR="00000000" w:rsidDel="00000000" w:rsidP="00000000" w:rsidRDefault="00000000" w:rsidRPr="00000000" w14:paraId="0000075C">
            <w:pPr>
              <w:rPr/>
            </w:pPr>
            <w:r w:rsidDel="00000000" w:rsidR="00000000" w:rsidRPr="00000000">
              <w:rPr>
                <w:rtl w:val="0"/>
              </w:rPr>
              <w:t xml:space="preserve">Số Interface</w:t>
            </w:r>
          </w:p>
        </w:tc>
        <w:tc>
          <w:tcPr/>
          <w:p w:rsidR="00000000" w:rsidDel="00000000" w:rsidP="00000000" w:rsidRDefault="00000000" w:rsidRPr="00000000" w14:paraId="0000075D">
            <w:pPr>
              <w:rPr/>
            </w:pPr>
            <w:r w:rsidDel="00000000" w:rsidR="00000000" w:rsidRPr="00000000">
              <w:rPr>
                <w:rtl w:val="0"/>
              </w:rPr>
              <w:t xml:space="preserve">15</w:t>
            </w:r>
          </w:p>
        </w:tc>
        <w:tc>
          <w:tcPr/>
          <w:p w:rsidR="00000000" w:rsidDel="00000000" w:rsidP="00000000" w:rsidRDefault="00000000" w:rsidRPr="00000000" w14:paraId="0000075E">
            <w:pPr>
              <w:rPr/>
            </w:pPr>
            <w:r w:rsidDel="00000000" w:rsidR="00000000" w:rsidRPr="00000000">
              <w:rPr>
                <w:rtl w:val="0"/>
              </w:rPr>
            </w:r>
          </w:p>
        </w:tc>
      </w:tr>
      <w:tr>
        <w:tc>
          <w:tcPr/>
          <w:p w:rsidR="00000000" w:rsidDel="00000000" w:rsidP="00000000" w:rsidRDefault="00000000" w:rsidRPr="00000000" w14:paraId="0000075F">
            <w:pPr>
              <w:rPr/>
            </w:pPr>
            <w:r w:rsidDel="00000000" w:rsidR="00000000" w:rsidRPr="00000000">
              <w:rPr>
                <w:rtl w:val="0"/>
              </w:rPr>
              <w:t xml:space="preserve">4</w:t>
            </w:r>
          </w:p>
        </w:tc>
        <w:tc>
          <w:tcPr/>
          <w:p w:rsidR="00000000" w:rsidDel="00000000" w:rsidP="00000000" w:rsidRDefault="00000000" w:rsidRPr="00000000" w14:paraId="00000760">
            <w:pPr>
              <w:rPr/>
            </w:pPr>
            <w:r w:rsidDel="00000000" w:rsidR="00000000" w:rsidRPr="00000000">
              <w:rPr>
                <w:rtl w:val="0"/>
              </w:rPr>
              <w:t xml:space="preserve">Dung lượng mã nguồn</w:t>
            </w:r>
          </w:p>
        </w:tc>
        <w:tc>
          <w:tcPr/>
          <w:p w:rsidR="00000000" w:rsidDel="00000000" w:rsidP="00000000" w:rsidRDefault="00000000" w:rsidRPr="00000000" w14:paraId="00000761">
            <w:pPr>
              <w:rPr/>
            </w:pPr>
            <w:r w:rsidDel="00000000" w:rsidR="00000000" w:rsidRPr="00000000">
              <w:rPr>
                <w:rtl w:val="0"/>
              </w:rPr>
              <w:t xml:space="preserve">39MB</w:t>
            </w:r>
          </w:p>
        </w:tc>
        <w:tc>
          <w:tcPr/>
          <w:p w:rsidR="00000000" w:rsidDel="00000000" w:rsidP="00000000" w:rsidRDefault="00000000" w:rsidRPr="00000000" w14:paraId="00000762">
            <w:pPr>
              <w:rPr/>
            </w:pPr>
            <w:r w:rsidDel="00000000" w:rsidR="00000000" w:rsidRPr="00000000">
              <w:rPr>
                <w:rtl w:val="0"/>
              </w:rPr>
              <w:t xml:space="preserve"> Dung lượng project trên Visual Studio</w:t>
            </w:r>
          </w:p>
        </w:tc>
      </w:tr>
      <w:tr>
        <w:tc>
          <w:tcPr/>
          <w:p w:rsidR="00000000" w:rsidDel="00000000" w:rsidP="00000000" w:rsidRDefault="00000000" w:rsidRPr="00000000" w14:paraId="00000763">
            <w:pPr>
              <w:rPr/>
            </w:pPr>
            <w:r w:rsidDel="00000000" w:rsidR="00000000" w:rsidRPr="00000000">
              <w:rPr>
                <w:rtl w:val="0"/>
              </w:rPr>
              <w:t xml:space="preserve">5</w:t>
            </w:r>
          </w:p>
        </w:tc>
        <w:tc>
          <w:tcPr/>
          <w:p w:rsidR="00000000" w:rsidDel="00000000" w:rsidP="00000000" w:rsidRDefault="00000000" w:rsidRPr="00000000" w14:paraId="00000764">
            <w:pPr>
              <w:rPr/>
            </w:pPr>
            <w:r w:rsidDel="00000000" w:rsidR="00000000" w:rsidRPr="00000000">
              <w:rPr>
                <w:rtl w:val="0"/>
              </w:rPr>
              <w:t xml:space="preserve">Số module</w:t>
            </w:r>
          </w:p>
        </w:tc>
        <w:tc>
          <w:tcPr/>
          <w:p w:rsidR="00000000" w:rsidDel="00000000" w:rsidP="00000000" w:rsidRDefault="00000000" w:rsidRPr="00000000" w14:paraId="00000765">
            <w:pPr>
              <w:rPr/>
            </w:pPr>
            <w:r w:rsidDel="00000000" w:rsidR="00000000" w:rsidRPr="00000000">
              <w:rPr>
                <w:rtl w:val="0"/>
              </w:rPr>
              <w:t xml:space="preserve">3</w:t>
            </w:r>
          </w:p>
        </w:tc>
        <w:tc>
          <w:tcPr/>
          <w:p w:rsidR="00000000" w:rsidDel="00000000" w:rsidP="00000000" w:rsidRDefault="00000000" w:rsidRPr="00000000" w14:paraId="00000766">
            <w:pPr>
              <w:rPr/>
            </w:pPr>
            <w:r w:rsidDel="00000000" w:rsidR="00000000" w:rsidRPr="00000000">
              <w:rPr>
                <w:rtl w:val="0"/>
              </w:rPr>
            </w:r>
          </w:p>
        </w:tc>
      </w:tr>
      <w:tr>
        <w:tc>
          <w:tcPr/>
          <w:p w:rsidR="00000000" w:rsidDel="00000000" w:rsidP="00000000" w:rsidRDefault="00000000" w:rsidRPr="00000000" w14:paraId="00000767">
            <w:pPr>
              <w:rPr/>
            </w:pPr>
            <w:r w:rsidDel="00000000" w:rsidR="00000000" w:rsidRPr="00000000">
              <w:rPr>
                <w:rtl w:val="0"/>
              </w:rPr>
              <w:t xml:space="preserve">6</w:t>
            </w:r>
          </w:p>
        </w:tc>
        <w:tc>
          <w:tcPr/>
          <w:p w:rsidR="00000000" w:rsidDel="00000000" w:rsidP="00000000" w:rsidRDefault="00000000" w:rsidRPr="00000000" w14:paraId="00000768">
            <w:pPr>
              <w:rPr/>
            </w:pPr>
            <w:r w:rsidDel="00000000" w:rsidR="00000000" w:rsidRPr="00000000">
              <w:rPr>
                <w:rtl w:val="0"/>
              </w:rPr>
              <w:t xml:space="preserve">Số webpage</w:t>
            </w:r>
          </w:p>
        </w:tc>
        <w:tc>
          <w:tcPr/>
          <w:p w:rsidR="00000000" w:rsidDel="00000000" w:rsidP="00000000" w:rsidRDefault="00000000" w:rsidRPr="00000000" w14:paraId="00000769">
            <w:pPr>
              <w:rPr/>
            </w:pPr>
            <w:r w:rsidDel="00000000" w:rsidR="00000000" w:rsidRPr="00000000">
              <w:rPr>
                <w:rtl w:val="0"/>
              </w:rPr>
              <w:t xml:space="preserve">5</w:t>
            </w:r>
          </w:p>
        </w:tc>
        <w:tc>
          <w:tcPr/>
          <w:p w:rsidR="00000000" w:rsidDel="00000000" w:rsidP="00000000" w:rsidRDefault="00000000" w:rsidRPr="00000000" w14:paraId="0000076A">
            <w:pPr>
              <w:rPr/>
            </w:pPr>
            <w:r w:rsidDel="00000000" w:rsidR="00000000" w:rsidRPr="00000000">
              <w:rPr>
                <w:rtl w:val="0"/>
              </w:rPr>
            </w:r>
          </w:p>
        </w:tc>
      </w:tr>
      <w:tr>
        <w:tc>
          <w:tcPr/>
          <w:p w:rsidR="00000000" w:rsidDel="00000000" w:rsidP="00000000" w:rsidRDefault="00000000" w:rsidRPr="00000000" w14:paraId="0000076B">
            <w:pPr>
              <w:rPr/>
            </w:pPr>
            <w:r w:rsidDel="00000000" w:rsidR="00000000" w:rsidRPr="00000000">
              <w:rPr>
                <w:rtl w:val="0"/>
              </w:rPr>
              <w:t xml:space="preserve">7</w:t>
            </w:r>
          </w:p>
        </w:tc>
        <w:tc>
          <w:tcPr/>
          <w:p w:rsidR="00000000" w:rsidDel="00000000" w:rsidP="00000000" w:rsidRDefault="00000000" w:rsidRPr="00000000" w14:paraId="0000076C">
            <w:pPr>
              <w:rPr/>
            </w:pPr>
            <w:r w:rsidDel="00000000" w:rsidR="00000000" w:rsidRPr="00000000">
              <w:rPr>
                <w:rtl w:val="0"/>
              </w:rPr>
              <w:t xml:space="preserve">Kích cỡ dữ liệu</w:t>
            </w:r>
          </w:p>
        </w:tc>
        <w:tc>
          <w:tcPr/>
          <w:p w:rsidR="00000000" w:rsidDel="00000000" w:rsidP="00000000" w:rsidRDefault="00000000" w:rsidRPr="00000000" w14:paraId="0000076D">
            <w:pPr>
              <w:rPr/>
            </w:pPr>
            <w:r w:rsidDel="00000000" w:rsidR="00000000" w:rsidRPr="00000000">
              <w:rPr>
                <w:rtl w:val="0"/>
              </w:rPr>
              <w:t xml:space="preserve">18MB</w:t>
            </w:r>
          </w:p>
        </w:tc>
        <w:tc>
          <w:tcPr/>
          <w:p w:rsidR="00000000" w:rsidDel="00000000" w:rsidP="00000000" w:rsidRDefault="00000000" w:rsidRPr="00000000" w14:paraId="0000076E">
            <w:pPr>
              <w:rPr/>
            </w:pPr>
            <w:r w:rsidDel="00000000" w:rsidR="00000000" w:rsidRPr="00000000">
              <w:rPr>
                <w:rtl w:val="0"/>
              </w:rPr>
            </w:r>
          </w:p>
        </w:tc>
      </w:tr>
    </w:tbl>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pStyle w:val="Heading3"/>
        <w:numPr>
          <w:ilvl w:val="2"/>
          <w:numId w:val="10"/>
        </w:numPr>
        <w:ind w:left="0" w:firstLine="0"/>
        <w:rPr/>
      </w:pPr>
      <w:bookmarkStart w:colFirst="0" w:colLast="0" w:name="_1d96cc0" w:id="112"/>
      <w:bookmarkEnd w:id="112"/>
      <w:r w:rsidDel="00000000" w:rsidR="00000000" w:rsidRPr="00000000">
        <w:rPr>
          <w:rtl w:val="0"/>
        </w:rPr>
        <w:t xml:space="preserve">Minh hoạ các chức năng chính</w:t>
      </w:r>
    </w:p>
    <w:p w:rsidR="00000000" w:rsidDel="00000000" w:rsidP="00000000" w:rsidRDefault="00000000" w:rsidRPr="00000000" w14:paraId="00000771">
      <w:pPr>
        <w:rPr/>
      </w:pPr>
      <w:r w:rsidDel="00000000" w:rsidR="00000000" w:rsidRPr="00000000">
        <w:rPr>
          <w:rtl w:val="0"/>
        </w:rPr>
        <w:t xml:space="preserve">Sau khi truy cập vào trang web, người dùng sẽ đơcj đưa đến giao diện trang chủ</w:t>
      </w:r>
    </w:p>
    <w:p w:rsidR="00000000" w:rsidDel="00000000" w:rsidP="00000000" w:rsidRDefault="00000000" w:rsidRPr="00000000" w14:paraId="00000772">
      <w:pPr>
        <w:rPr/>
      </w:pPr>
      <w:r w:rsidDel="00000000" w:rsidR="00000000" w:rsidRPr="00000000">
        <w:rPr/>
        <w:drawing>
          <wp:inline distB="0" distT="0" distL="0" distR="0">
            <wp:extent cx="5575935" cy="2751455"/>
            <wp:effectExtent b="0" l="0" r="0" t="0"/>
            <wp:docPr id="6"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5575935" cy="2751455"/>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Sau đó người dùng click vào nút </w:t>
      </w:r>
      <w:r w:rsidDel="00000000" w:rsidR="00000000" w:rsidRPr="00000000">
        <w:rPr>
          <w:b w:val="1"/>
          <w:rtl w:val="0"/>
        </w:rPr>
        <w:t xml:space="preserve">Đăng nhập</w:t>
      </w:r>
      <w:r w:rsidDel="00000000" w:rsidR="00000000" w:rsidRPr="00000000">
        <w:rPr>
          <w:rtl w:val="0"/>
        </w:rPr>
        <w:t xml:space="preserve"> ở bên trên, sẽ xuất hiện form đăng nhập </w:t>
      </w:r>
    </w:p>
    <w:p w:rsidR="00000000" w:rsidDel="00000000" w:rsidP="00000000" w:rsidRDefault="00000000" w:rsidRPr="00000000" w14:paraId="00000774">
      <w:pPr>
        <w:jc w:val="center"/>
        <w:rPr/>
        <w:pPrChange w:author="BUI Mai Anh" w:id="0" w:date="2018-05-28T02:05:12Z">
          <w:pPr/>
        </w:pPrChange>
      </w:pPr>
      <w:r w:rsidDel="00000000" w:rsidR="00000000" w:rsidRPr="00000000">
        <w:rPr/>
        <w:drawing>
          <wp:inline distB="0" distT="0" distL="0" distR="0">
            <wp:extent cx="3196859" cy="2496533"/>
            <wp:effectExtent b="0" l="0" r="0" t="0"/>
            <wp:docPr id="7"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3196859" cy="2496533"/>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Sau khi đăng nhập, người dùng có thể sử dụng các chức năng quản lý như Quản lý sinh viên. Quản lý lớp học, Quản lý Học phần</w:t>
      </w:r>
    </w:p>
    <w:p w:rsidR="00000000" w:rsidDel="00000000" w:rsidP="00000000" w:rsidRDefault="00000000" w:rsidRPr="00000000" w14:paraId="00000776">
      <w:pPr>
        <w:rPr/>
      </w:pPr>
      <w:r w:rsidDel="00000000" w:rsidR="00000000" w:rsidRPr="00000000">
        <w:rPr>
          <w:rtl w:val="0"/>
        </w:rPr>
        <w:t xml:space="preserve">Giao diện trang quản lý sinh viên ( các trang quản lý lớp học, quản lý học phần tương tự) </w:t>
      </w:r>
    </w:p>
    <w:p w:rsidR="00000000" w:rsidDel="00000000" w:rsidP="00000000" w:rsidRDefault="00000000" w:rsidRPr="00000000" w14:paraId="00000777">
      <w:pPr>
        <w:rPr/>
      </w:pPr>
      <w:r w:rsidDel="00000000" w:rsidR="00000000" w:rsidRPr="00000000">
        <w:rPr/>
        <w:drawing>
          <wp:inline distB="0" distT="0" distL="0" distR="0">
            <wp:extent cx="5575935" cy="2763520"/>
            <wp:effectExtent b="0" l="0" r="0" t="0"/>
            <wp:docPr id="8"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575935" cy="2763520"/>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rPr/>
      </w:pPr>
      <w:r w:rsidDel="00000000" w:rsidR="00000000" w:rsidRPr="00000000">
        <w:rPr>
          <w:rtl w:val="0"/>
        </w:rPr>
        <w:t xml:space="preserve">Bảng “Thêm Thông tin” sinh viên ( Bảng “Sửa Thông tin” tương tự) </w:t>
      </w:r>
    </w:p>
    <w:p w:rsidR="00000000" w:rsidDel="00000000" w:rsidP="00000000" w:rsidRDefault="00000000" w:rsidRPr="00000000" w14:paraId="00000779">
      <w:pPr>
        <w:rPr>
          <w:del w:author="BUI Mai Anh" w:id="128" w:date="2018-05-28T02:05:12Z"/>
        </w:rPr>
      </w:pPr>
      <w:r w:rsidDel="00000000" w:rsidR="00000000" w:rsidRPr="00000000">
        <w:rPr/>
        <w:drawing>
          <wp:inline distB="0" distT="0" distL="0" distR="0">
            <wp:extent cx="5575935" cy="1831975"/>
            <wp:effectExtent b="0" l="0" r="0" t="0"/>
            <wp:docPr id="9"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575935" cy="1831975"/>
                    </a:xfrm>
                    <a:prstGeom prst="rect"/>
                    <a:ln/>
                  </pic:spPr>
                </pic:pic>
              </a:graphicData>
            </a:graphic>
          </wp:inline>
        </w:drawing>
      </w:r>
      <w:del w:author="BUI Mai Anh" w:id="128" w:date="2018-05-28T02:05:12Z">
        <w:r w:rsidDel="00000000" w:rsidR="00000000" w:rsidRPr="00000000">
          <w:rPr>
            <w:rtl w:val="0"/>
          </w:rPr>
        </w:r>
      </w:del>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pStyle w:val="Heading2"/>
        <w:numPr>
          <w:ilvl w:val="1"/>
          <w:numId w:val="10"/>
        </w:numPr>
        <w:ind w:left="0" w:firstLine="0"/>
        <w:rPr/>
      </w:pPr>
      <w:bookmarkStart w:colFirst="0" w:colLast="0" w:name="_3x8tuzt" w:id="113"/>
      <w:bookmarkEnd w:id="113"/>
      <w:r w:rsidDel="00000000" w:rsidR="00000000" w:rsidRPr="00000000">
        <w:rPr>
          <w:rtl w:val="0"/>
        </w:rPr>
        <w:t xml:space="preserve">Triển khai</w:t>
      </w:r>
    </w:p>
    <w:p w:rsidR="00000000" w:rsidDel="00000000" w:rsidP="00000000" w:rsidRDefault="00000000" w:rsidRPr="00000000" w14:paraId="0000077C">
      <w:pPr>
        <w:rPr/>
      </w:pPr>
      <w:r w:rsidDel="00000000" w:rsidR="00000000" w:rsidRPr="00000000">
        <w:rPr>
          <w:rtl w:val="0"/>
        </w:rPr>
        <w:t xml:space="preserve">Hệ thống được triển khai trên server IIS ảo trên localhost. </w:t>
      </w:r>
    </w:p>
    <w:p w:rsidR="00000000" w:rsidDel="00000000" w:rsidP="00000000" w:rsidRDefault="00000000" w:rsidRPr="00000000" w14:paraId="0000077D">
      <w:pPr>
        <w:rPr/>
      </w:pPr>
      <w:r w:rsidDel="00000000" w:rsidR="00000000" w:rsidRPr="00000000">
        <w:rPr>
          <w:rtl w:val="0"/>
        </w:rPr>
        <w:t xml:space="preserve">Các truy cập được tiến hành từ Browser hoặc Postman</w:t>
      </w:r>
    </w:p>
    <w:p w:rsidR="00000000" w:rsidDel="00000000" w:rsidP="00000000" w:rsidRDefault="00000000" w:rsidRPr="00000000" w14:paraId="0000077E">
      <w:pPr>
        <w:pStyle w:val="Heading1"/>
        <w:numPr>
          <w:ilvl w:val="0"/>
          <w:numId w:val="10"/>
        </w:numPr>
        <w:ind w:left="0" w:firstLine="0"/>
        <w:rPr>
          <w:ins w:author="BUI Mai Anh" w:id="129" w:date="2018-05-28T02:05:12Z"/>
        </w:rPr>
      </w:pPr>
      <w:r w:rsidDel="00000000" w:rsidR="00000000" w:rsidRPr="00000000">
        <w:br w:type="page"/>
      </w:r>
      <w:r w:rsidDel="00000000" w:rsidR="00000000" w:rsidRPr="00000000">
        <w:rPr>
          <w:rtl w:val="0"/>
        </w:rPr>
        <w:t xml:space="preserve">Các giải pháp và đóng góp nổi bật</w:t>
      </w:r>
      <w:ins w:author="BUI Mai Anh" w:id="129" w:date="2018-05-28T02:05:12Z">
        <w:bookmarkStart w:colFirst="0" w:colLast="0" w:name="_2ce457m" w:id="114"/>
        <w:bookmarkEnd w:id="114"/>
        <w:r w:rsidDel="00000000" w:rsidR="00000000" w:rsidRPr="00000000">
          <w:rPr>
            <w:rtl w:val="0"/>
          </w:rPr>
        </w:r>
      </w:ins>
    </w:p>
    <w:p w:rsidR="00000000" w:rsidDel="00000000" w:rsidP="00000000" w:rsidRDefault="00000000" w:rsidRPr="00000000" w14:paraId="0000077F">
      <w:pPr>
        <w:rPr>
          <w:rFonts w:ascii="Arial" w:cs="Arial" w:eastAsia="Arial" w:hAnsi="Arial"/>
          <w:b w:val="0"/>
          <w:i w:val="0"/>
          <w:smallCaps w:val="0"/>
          <w:strike w:val="0"/>
          <w:color w:val="000000"/>
          <w:sz w:val="22"/>
          <w:szCs w:val="22"/>
          <w:u w:val="none"/>
          <w:shd w:fill="auto" w:val="clear"/>
          <w:vertAlign w:val="baseline"/>
          <w:rPrChange w:author="BUI Mai Anh" w:id="131" w:date="2018-05-28T02:05:12Z">
            <w:rPr/>
          </w:rPrChange>
        </w:rPr>
        <w:pPrChange w:author="BUI Mai Anh" w:id="0" w:date="2018-05-28T02:05:12Z">
          <w:pPr>
            <w:pStyle w:val="Heading1"/>
            <w:numPr>
              <w:ilvl w:val="0"/>
              <w:numId w:val="10"/>
            </w:numPr>
            <w:ind w:left="0" w:firstLine="0"/>
          </w:pPr>
        </w:pPrChange>
      </w:pPr>
      <w:r w:rsidDel="00000000" w:rsidR="00000000" w:rsidRPr="00000000">
        <w:br w:type="page"/>
      </w:r>
      <w:ins w:author="BUI Mai Anh" w:id="130" w:date="2018-05-28T02:05:12Z">
        <w:r w:rsidDel="00000000" w:rsidR="00000000" w:rsidRPr="00000000">
          <w:rPr>
            <w:rtl w:val="0"/>
          </w:rPr>
          <w:t xml:space="preserve">Trong chương này, em xin được tóm lược lại một số đóng góp cơ bản của đồ án và những phần mà em cảm thấy quan trọng nhất khi thực hiện đồ án. Về cơ bản, trong đồ án này, em đã thay thế mô hình MVC truyền thống bằng cách sử dụng WEB API để cải tiến về mặt hiệu năng đối với các hệ thống có yêu cầu về số lượng người dùng truy cập lớn. Sau đây là một số tóm lược về các đóng góp cơ bản.</w:t>
        </w:r>
      </w:ins>
      <w:r w:rsidDel="00000000" w:rsidR="00000000" w:rsidRPr="00000000">
        <w:rPr>
          <w:rtl w:val="0"/>
        </w:rPr>
      </w:r>
    </w:p>
    <w:p w:rsidR="00000000" w:rsidDel="00000000" w:rsidP="00000000" w:rsidRDefault="00000000" w:rsidRPr="00000000" w14:paraId="00000780">
      <w:pPr>
        <w:pStyle w:val="Heading2"/>
        <w:numPr>
          <w:ilvl w:val="1"/>
          <w:numId w:val="10"/>
        </w:numPr>
        <w:ind w:left="0" w:firstLine="0"/>
        <w:rPr/>
      </w:pPr>
      <w:bookmarkStart w:colFirst="0" w:colLast="0" w:name="_rjefff" w:id="115"/>
      <w:bookmarkEnd w:id="115"/>
      <w:r w:rsidDel="00000000" w:rsidR="00000000" w:rsidRPr="00000000">
        <w:rPr>
          <w:rtl w:val="0"/>
        </w:rPr>
        <w:t xml:space="preserve">.NET WEB API được ứng dụng như thế nào trong Project</w:t>
      </w:r>
    </w:p>
    <w:p w:rsidR="00000000" w:rsidDel="00000000" w:rsidP="00000000" w:rsidRDefault="00000000" w:rsidRPr="00000000" w14:paraId="00000781">
      <w:pPr>
        <w:rPr>
          <w:del w:author="BUI Mai Anh" w:id="134" w:date="2018-05-28T02:05:12Z"/>
        </w:rPr>
      </w:pPr>
      <w:r w:rsidDel="00000000" w:rsidR="00000000" w:rsidRPr="00000000">
        <w:rPr>
          <w:rtl w:val="0"/>
        </w:rPr>
        <w:t xml:space="preserve">Không </w:t>
      </w:r>
      <w:del w:author="BUI Mai Anh" w:id="132" w:date="2018-05-28T02:05:12Z">
        <w:r w:rsidDel="00000000" w:rsidR="00000000" w:rsidRPr="00000000">
          <w:rPr>
            <w:rtl w:val="0"/>
          </w:rPr>
          <w:delText xml:space="preserve">giống  như</w:delText>
        </w:r>
      </w:del>
      <w:ins w:author="BUI Mai Anh" w:id="132" w:date="2018-05-28T02:05:12Z">
        <w:r w:rsidDel="00000000" w:rsidR="00000000" w:rsidRPr="00000000">
          <w:rPr>
            <w:rtl w:val="0"/>
          </w:rPr>
          <w:t xml:space="preserve">giống như</w:t>
        </w:r>
      </w:ins>
      <w:r w:rsidDel="00000000" w:rsidR="00000000" w:rsidRPr="00000000">
        <w:rPr>
          <w:rtl w:val="0"/>
        </w:rPr>
        <w:t xml:space="preserve"> các website PHP hay các website sử dụng framework như WordPress, Magneto</w:t>
      </w:r>
      <w:del w:author="BUI Mai Anh" w:id="133" w:date="2018-05-28T02:05:12Z">
        <w:r w:rsidDel="00000000" w:rsidR="00000000" w:rsidRPr="00000000">
          <w:rPr>
            <w:rtl w:val="0"/>
          </w:rPr>
          <w:delText xml:space="preserve">,</w:delText>
        </w:r>
      </w:del>
      <w:r w:rsidDel="00000000" w:rsidR="00000000" w:rsidRPr="00000000">
        <w:rPr>
          <w:rtl w:val="0"/>
        </w:rPr>
        <w:t xml:space="preserve">... rất phổ biến và có thể tìm thấy mã nguồn ngập tràn trên mạng, .NET Web API chỉ mới được tung ra vài năm gần đây và cũng không phổ biến vì tính phức tạp, chỉ phù hợp cho các ứng dụng nghiệp vụ và các hệ thống lớn của nó.</w:t>
      </w:r>
      <w:ins w:author="BUI Mai Anh" w:id="134" w:date="2018-05-28T02:05:12Z">
        <w:r w:rsidDel="00000000" w:rsidR="00000000" w:rsidRPr="00000000">
          <w:rPr>
            <w:rtl w:val="0"/>
          </w:rPr>
          <w:t xml:space="preserve"> </w:t>
        </w:r>
      </w:ins>
      <w:del w:author="BUI Mai Anh" w:id="134" w:date="2018-05-28T02:05:12Z">
        <w:r w:rsidDel="00000000" w:rsidR="00000000" w:rsidRPr="00000000">
          <w:rPr>
            <w:rtl w:val="0"/>
          </w:rPr>
        </w:r>
      </w:del>
    </w:p>
    <w:p w:rsidR="00000000" w:rsidDel="00000000" w:rsidP="00000000" w:rsidRDefault="00000000" w:rsidRPr="00000000" w14:paraId="00000782">
      <w:pPr>
        <w:rPr/>
      </w:pPr>
      <w:r w:rsidDel="00000000" w:rsidR="00000000" w:rsidRPr="00000000">
        <w:rPr>
          <w:rtl w:val="0"/>
        </w:rPr>
        <w:t xml:space="preserve">Đây là một nền tảng khá mới, còn rất ít tài liệu tham khảo, chủ yếu là tài liệu của Microsoft và các trang nước ngoài khiến cho việc tiếp cận tài liệu của </w:t>
      </w:r>
      <w:del w:author="BUI Mai Anh" w:id="135" w:date="2018-05-28T02:05:12Z">
        <w:r w:rsidDel="00000000" w:rsidR="00000000" w:rsidRPr="00000000">
          <w:rPr>
            <w:rtl w:val="0"/>
          </w:rPr>
          <w:delText xml:space="preserve">tôi</w:delText>
        </w:r>
      </w:del>
      <w:ins w:author="BUI Mai Anh" w:id="135" w:date="2018-05-28T02:05:12Z">
        <w:r w:rsidDel="00000000" w:rsidR="00000000" w:rsidRPr="00000000">
          <w:rPr>
            <w:rtl w:val="0"/>
          </w:rPr>
          <w:t xml:space="preserve">em</w:t>
        </w:r>
      </w:ins>
      <w:r w:rsidDel="00000000" w:rsidR="00000000" w:rsidRPr="00000000">
        <w:rPr>
          <w:rtl w:val="0"/>
        </w:rPr>
        <w:t xml:space="preserve"> rất khó khăn. </w:t>
      </w:r>
    </w:p>
    <w:p w:rsidR="00000000" w:rsidDel="00000000" w:rsidP="00000000" w:rsidRDefault="00000000" w:rsidRPr="00000000" w14:paraId="00000783">
      <w:pPr>
        <w:rPr/>
      </w:pPr>
      <w:r w:rsidDel="00000000" w:rsidR="00000000" w:rsidRPr="00000000">
        <w:rPr>
          <w:rtl w:val="0"/>
        </w:rPr>
        <w:t xml:space="preserve">Hầu hết các tài liệu đều chỉ mang tính chất giới thiệu hoặc minh họa, việc áp dụng nó vào một dự án thực tế như Quản lý sinh viên là rất khó. Nhưng</w:t>
      </w:r>
      <w:ins w:author="BUI Mai Anh" w:id="136" w:date="2018-05-28T02:05:12Z">
        <w:r w:rsidDel="00000000" w:rsidR="00000000" w:rsidRPr="00000000">
          <w:rPr>
            <w:rtl w:val="0"/>
          </w:rPr>
          <w:t xml:space="preserve"> rất</w:t>
        </w:r>
      </w:ins>
      <w:r w:rsidDel="00000000" w:rsidR="00000000" w:rsidRPr="00000000">
        <w:rPr>
          <w:rtl w:val="0"/>
        </w:rPr>
        <w:t xml:space="preserve"> may mắn</w:t>
      </w:r>
      <w:ins w:author="BUI Mai Anh" w:id="137" w:date="2018-05-28T02:05:12Z">
        <w:r w:rsidDel="00000000" w:rsidR="00000000" w:rsidRPr="00000000">
          <w:rPr>
            <w:rtl w:val="0"/>
          </w:rPr>
          <w:t xml:space="preserve"> </w:t>
        </w:r>
      </w:ins>
      <w:del w:author="BUI Mai Anh" w:id="137" w:date="2018-05-28T02:05:12Z">
        <w:r w:rsidDel="00000000" w:rsidR="00000000" w:rsidRPr="00000000">
          <w:rPr>
            <w:rtl w:val="0"/>
          </w:rPr>
          <w:delText xml:space="preserve"> cho tôi</w:delText>
        </w:r>
      </w:del>
      <w:ins w:author="BUI Mai Anh" w:id="138" w:date="2018-05-28T02:05:12Z">
        <w:r w:rsidDel="00000000" w:rsidR="00000000" w:rsidRPr="00000000">
          <w:rPr>
            <w:rtl w:val="0"/>
          </w:rPr>
          <w:t xml:space="preserve">là </w:t>
        </w:r>
      </w:ins>
      <w:r w:rsidDel="00000000" w:rsidR="00000000" w:rsidRPr="00000000">
        <w:rPr>
          <w:rtl w:val="0"/>
        </w:rPr>
        <w:t xml:space="preserve"> trong quãng thời gian thực tập tại MISA, </w:t>
      </w:r>
      <w:del w:author="BUI Mai Anh" w:id="139" w:date="2018-05-28T02:05:12Z">
        <w:r w:rsidDel="00000000" w:rsidR="00000000" w:rsidRPr="00000000">
          <w:rPr>
            <w:rtl w:val="0"/>
          </w:rPr>
          <w:delText xml:space="preserve">tôi</w:delText>
        </w:r>
      </w:del>
      <w:ins w:author="BUI Mai Anh" w:id="139" w:date="2018-05-28T02:05:12Z">
        <w:r w:rsidDel="00000000" w:rsidR="00000000" w:rsidRPr="00000000">
          <w:rPr>
            <w:rtl w:val="0"/>
          </w:rPr>
          <w:t xml:space="preserve">em</w:t>
        </w:r>
      </w:ins>
      <w:r w:rsidDel="00000000" w:rsidR="00000000" w:rsidRPr="00000000">
        <w:rPr>
          <w:rtl w:val="0"/>
        </w:rPr>
        <w:t xml:space="preserve"> có cơ hội tiếp cận với những công nghệ mới như này, và được sự tận tình hướng dẫn của các anh chị nhiều kinh nghiệm ở đây. </w:t>
      </w:r>
      <w:del w:author="BUI Mai Anh" w:id="140" w:date="2018-05-28T02:05:12Z">
        <w:r w:rsidDel="00000000" w:rsidR="00000000" w:rsidRPr="00000000">
          <w:rPr>
            <w:rtl w:val="0"/>
          </w:rPr>
          <w:delText xml:space="preserve">Tôi</w:delText>
        </w:r>
      </w:del>
      <w:ins w:author="BUI Mai Anh" w:id="140" w:date="2018-05-28T02:05:12Z">
        <w:r w:rsidDel="00000000" w:rsidR="00000000" w:rsidRPr="00000000">
          <w:rPr>
            <w:rtl w:val="0"/>
          </w:rPr>
          <w:t xml:space="preserve">Em</w:t>
        </w:r>
      </w:ins>
      <w:r w:rsidDel="00000000" w:rsidR="00000000" w:rsidRPr="00000000">
        <w:rPr>
          <w:rtl w:val="0"/>
        </w:rPr>
        <w:t xml:space="preserve"> đã tháo gỡ những khó khăn trong chuyên môn để hoàn thành đồ án này.</w:t>
      </w:r>
    </w:p>
    <w:p w:rsidR="00000000" w:rsidDel="00000000" w:rsidP="00000000" w:rsidRDefault="00000000" w:rsidRPr="00000000" w14:paraId="00000784">
      <w:pPr>
        <w:rPr/>
      </w:pPr>
      <w:r w:rsidDel="00000000" w:rsidR="00000000" w:rsidRPr="00000000">
        <w:rPr>
          <w:rtl w:val="0"/>
        </w:rPr>
        <w:t xml:space="preserve">Để nói đến công dụng lớn nhất của Web API, chúng ta có thể hiểu đơn giản là thay vì cung cấp cho người dùng toàn bộ nội dung trang web từ giao diện, hình ảnh, dữ liệu, xử lý dữ liệu như Web Server truyền thống, API Web Service chỉ thực hiện công việc xử lý dữ liệu. Nó nhận đầu vào là dữ liệu </w:t>
      </w:r>
      <w:del w:author="BUI Mai Anh" w:id="141" w:date="2018-05-28T02:05:12Z">
        <w:r w:rsidDel="00000000" w:rsidR="00000000" w:rsidRPr="00000000">
          <w:rPr>
            <w:rtl w:val="0"/>
          </w:rPr>
          <w:delText xml:space="preserve">( XML</w:delText>
        </w:r>
      </w:del>
      <w:ins w:author="BUI Mai Anh" w:id="141" w:date="2018-05-28T02:05:12Z">
        <w:r w:rsidDel="00000000" w:rsidR="00000000" w:rsidRPr="00000000">
          <w:rPr>
            <w:rtl w:val="0"/>
          </w:rPr>
          <w:t xml:space="preserve">(XML</w:t>
        </w:r>
      </w:ins>
      <w:r w:rsidDel="00000000" w:rsidR="00000000" w:rsidRPr="00000000">
        <w:rPr>
          <w:rtl w:val="0"/>
        </w:rPr>
        <w:t xml:space="preserve"> hoặc JSON hoặc cả 2), sau đó trả về dữ liệu cho người dùng, không hề gửi về một dòng HTML, CSS, JS nào cả. Chính vì thế chúng ta hoàn toàn có thể chia nhỏ 1 hệ thống thành nhiều API khác nhau VD trong 1 trang Quản lý sinh viên sẽ có các API Quản lý thông tin, Quản lý học phần, Quản lý lớp,... hoặc chúng ta có thể chia nhỏ nó ra thành nhiều API nữa như Thêm thông tin, sửa thông tin, xóa thông tin,... và các API này hoàn toàn có thể được tách ra hoặc gộp vào với nhau, triển khai trên cũng 1 service hoặc nhiều service, chúng ta hoàn toàn có thể từ 1 view gọi đến các Web Service khác nhau như khi vào tab Quản lý thông tin, ta gọi đến Service quản lý thông tin và lấy thông tin sinh viên về bằng 1 truy vấn AJAX với đường link </w:t>
      </w:r>
      <w:hyperlink r:id="rId66">
        <w:r w:rsidDel="00000000" w:rsidR="00000000" w:rsidRPr="00000000">
          <w:rPr>
            <w:color w:val="0563c1"/>
            <w:u w:val="single"/>
            <w:rtl w:val="0"/>
          </w:rPr>
          <w:t xml:space="preserve">http://sis.hust.edu.vn/student/GetStudent</w:t>
        </w:r>
      </w:hyperlink>
      <w:r w:rsidDel="00000000" w:rsidR="00000000" w:rsidRPr="00000000">
        <w:rPr>
          <w:rtl w:val="0"/>
        </w:rPr>
        <w:t xml:space="preserve">, còn khi vào tab Quản lý học phần, ta lại lấy thông tin học phần bằng cách gọi 1 truy vấn AJAX khác vào đường link </w:t>
      </w:r>
      <w:hyperlink r:id="rId67">
        <w:r w:rsidDel="00000000" w:rsidR="00000000" w:rsidRPr="00000000">
          <w:rPr>
            <w:color w:val="0563c1"/>
            <w:u w:val="single"/>
            <w:rtl w:val="0"/>
          </w:rPr>
          <w:t xml:space="preserve">http://sis.hust.edu.vn/subject/GetSubject</w:t>
        </w:r>
      </w:hyperlink>
      <w:r w:rsidDel="00000000" w:rsidR="00000000" w:rsidRPr="00000000">
        <w:rPr>
          <w:rtl w:val="0"/>
        </w:rPr>
        <w:t xml:space="preserve">. </w:t>
      </w:r>
    </w:p>
    <w:p w:rsidR="00000000" w:rsidDel="00000000" w:rsidP="00000000" w:rsidRDefault="00000000" w:rsidRPr="00000000" w14:paraId="00000785">
      <w:pPr>
        <w:rPr>
          <w:del w:author="BUI Mai Anh" w:id="144" w:date="2018-05-28T02:05:12Z"/>
        </w:rPr>
      </w:pPr>
      <w:r w:rsidDel="00000000" w:rsidR="00000000" w:rsidRPr="00000000">
        <w:rPr>
          <w:rtl w:val="0"/>
        </w:rPr>
        <w:t xml:space="preserve">Việc này đảm bảo 2 yếu tố: thứ nhất là khi service đăng ký học phần bị sập, service sinh viên vẫn hoạt động bình thường, thứ 2 là hoàn toàn có thể gọi truy vấn AJAX từ ứng dụng di động, desktop hay thậm chí là các hệ thống nhúng nên nếu muốn tạo </w:t>
      </w:r>
      <w:del w:author="BUI Mai Anh" w:id="142" w:date="2018-05-28T02:05:12Z">
        <w:r w:rsidDel="00000000" w:rsidR="00000000" w:rsidRPr="00000000">
          <w:rPr>
            <w:rtl w:val="0"/>
          </w:rPr>
          <w:delText xml:space="preserve">1</w:delText>
        </w:r>
      </w:del>
      <w:ins w:author="BUI Mai Anh" w:id="142" w:date="2018-05-28T02:05:12Z">
        <w:r w:rsidDel="00000000" w:rsidR="00000000" w:rsidRPr="00000000">
          <w:rPr>
            <w:rtl w:val="0"/>
          </w:rPr>
          <w:t xml:space="preserve">ra một</w:t>
        </w:r>
      </w:ins>
      <w:r w:rsidDel="00000000" w:rsidR="00000000" w:rsidRPr="00000000">
        <w:rPr>
          <w:rtl w:val="0"/>
        </w:rPr>
        <w:t xml:space="preserve"> hệ thống đa nền tảng, </w:t>
      </w:r>
      <w:ins w:author="BUI Mai Anh" w:id="143" w:date="2018-05-28T02:05:12Z">
        <w:r w:rsidDel="00000000" w:rsidR="00000000" w:rsidRPr="00000000">
          <w:rPr>
            <w:rtl w:val="0"/>
          </w:rPr>
          <w:t xml:space="preserve">chúng </w:t>
        </w:r>
      </w:ins>
      <w:r w:rsidDel="00000000" w:rsidR="00000000" w:rsidRPr="00000000">
        <w:rPr>
          <w:rtl w:val="0"/>
        </w:rPr>
        <w:t xml:space="preserve">ta chỉ cần viết lại phần giao diện cho mỗi loại thiết bị còn phần hệ thống hoàn toàn không ảnh hưởng.</w:t>
      </w:r>
      <w:ins w:author="BUI Mai Anh" w:id="144" w:date="2018-05-28T02:05:12Z">
        <w:r w:rsidDel="00000000" w:rsidR="00000000" w:rsidRPr="00000000">
          <w:rPr>
            <w:rtl w:val="0"/>
          </w:rPr>
          <w:t xml:space="preserve"> Như vậy trong tương lai, khi muốn phát triển thêm ứng dụng cho các nền tảng mobile như iOS, Android, chúng ta có thể tái sử dụng</w:t>
        </w:r>
      </w:ins>
      <w:del w:author="BUI Mai Anh" w:id="144" w:date="2018-05-28T02:05:12Z">
        <w:r w:rsidDel="00000000" w:rsidR="00000000" w:rsidRPr="00000000">
          <w:rPr>
            <w:rtl w:val="0"/>
          </w:rPr>
        </w:r>
      </w:del>
    </w:p>
    <w:p w:rsidR="00000000" w:rsidDel="00000000" w:rsidP="00000000" w:rsidRDefault="00000000" w:rsidRPr="00000000" w14:paraId="00000786">
      <w:pPr>
        <w:rPr>
          <w:del w:author="BUI Mai Anh" w:id="144" w:date="2018-05-28T02:05:12Z"/>
        </w:rPr>
        <w:pPrChange w:author="BUI Mai Anh" w:id="0" w:date="2018-05-28T02:05:12Z">
          <w:pPr>
            <w:keepNext w:val="1"/>
          </w:pPr>
        </w:pPrChange>
      </w:pPr>
      <w:del w:author="BUI Mai Anh" w:id="144" w:date="2018-05-28T02:05:12Z">
        <w:r w:rsidDel="00000000" w:rsidR="00000000" w:rsidRPr="00000000">
          <w:rPr/>
          <w:drawing>
            <wp:inline distB="0" distT="0" distL="0" distR="0">
              <wp:extent cx="5575935" cy="3288925"/>
              <wp:effectExtent b="0" l="0" r="0" t="0"/>
              <wp:docPr descr="http://csharpcorner.mindcrackerinc.netdna-cdn.com/article/creating-web-api-with-repository-pattern-and-dependency-injection/Images/wjRm6.png" id="10" name="image9.png"/>
              <a:graphic>
                <a:graphicData uri="http://schemas.openxmlformats.org/drawingml/2006/picture">
                  <pic:pic>
                    <pic:nvPicPr>
                      <pic:cNvPr descr="http://csharpcorner.mindcrackerinc.netdna-cdn.com/article/creating-web-api-with-repository-pattern-and-dependency-injection/Images/wjRm6.png" id="0" name="image9.png"/>
                      <pic:cNvPicPr preferRelativeResize="0"/>
                    </pic:nvPicPr>
                    <pic:blipFill>
                      <a:blip r:embed="rId68"/>
                      <a:srcRect b="0" l="0" r="0" t="0"/>
                      <a:stretch>
                        <a:fillRect/>
                      </a:stretch>
                    </pic:blipFill>
                    <pic:spPr>
                      <a:xfrm>
                        <a:off x="0" y="0"/>
                        <a:ext cx="5575935" cy="3288925"/>
                      </a:xfrm>
                      <a:prstGeom prst="rect"/>
                      <a:ln/>
                    </pic:spPr>
                  </pic:pic>
                </a:graphicData>
              </a:graphic>
            </wp:inline>
          </w:drawing>
        </w:r>
        <w:r w:rsidDel="00000000" w:rsidR="00000000" w:rsidRPr="00000000">
          <w:rPr>
            <w:rtl w:val="0"/>
          </w:rPr>
        </w:r>
      </w:del>
    </w:p>
    <w:p w:rsidR="00000000" w:rsidDel="00000000" w:rsidP="00000000" w:rsidRDefault="00000000" w:rsidRPr="00000000" w14:paraId="00000787">
      <w:pPr>
        <w:rPr>
          <w:del w:author="BUI Mai Anh" w:id="144" w:date="2018-05-28T02:05:12Z"/>
          <w:rFonts w:ascii="Times New Roman" w:cs="Times New Roman" w:eastAsia="Times New Roman" w:hAnsi="Times New Roman"/>
          <w:b w:val="0"/>
          <w:i w:val="0"/>
          <w:smallCaps w:val="0"/>
          <w:strike w:val="0"/>
          <w:color w:val="000000"/>
          <w:sz w:val="24"/>
          <w:szCs w:val="24"/>
          <w:u w:val="none"/>
          <w:shd w:fill="auto" w:val="clear"/>
          <w:vertAlign w:val="baseline"/>
        </w:rPr>
        <w:pPrChange w:author="BUI Mai Anh" w:id="0" w:date="2018-05-28T02:05:12Z">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pPr>
        </w:pPrChange>
      </w:pPr>
      <w:del w:author="BUI Mai Anh" w:id="144" w:date="2018-05-28T02:05:12Z">
        <w:bookmarkStart w:colFirst="0" w:colLast="0" w:name="_3bj1y38" w:id="116"/>
        <w:bookmarkEnd w:id="1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Hình 39 Kiến trúc cơ bản của Web API</w:delText>
        </w:r>
      </w:del>
    </w:p>
    <w:p w:rsidR="00000000" w:rsidDel="00000000" w:rsidP="00000000" w:rsidRDefault="00000000" w:rsidRPr="00000000" w14:paraId="00000788">
      <w:pPr>
        <w:rPr>
          <w:del w:author="BUI Mai Anh" w:id="144" w:date="2018-05-28T02:05:12Z"/>
        </w:rPr>
      </w:pPr>
      <w:del w:author="BUI Mai Anh" w:id="144" w:date="2018-05-28T02:05:12Z">
        <w:r w:rsidDel="00000000" w:rsidR="00000000" w:rsidRPr="00000000">
          <w:rPr>
            <w:rtl w:val="0"/>
          </w:rPr>
          <w:delText xml:space="preserve">Đoạn AJAX gọi lên truy cập API trong chương trình</w:delText>
        </w:r>
      </w:del>
    </w:p>
    <w:p w:rsidR="00000000" w:rsidDel="00000000" w:rsidP="00000000" w:rsidRDefault="00000000" w:rsidRPr="00000000" w14:paraId="00000789">
      <w:pPr>
        <w:rPr>
          <w:del w:author="BUI Mai Anh" w:id="144" w:date="2018-05-28T02:05:12Z"/>
        </w:rPr>
      </w:pPr>
      <w:del w:author="BUI Mai Anh" w:id="144" w:date="2018-05-28T02:05:12Z">
        <w:r w:rsidDel="00000000" w:rsidR="00000000" w:rsidRPr="00000000">
          <w:rPr/>
          <w:drawing>
            <wp:inline distB="0" distT="0" distL="0" distR="0">
              <wp:extent cx="5575935" cy="2488565"/>
              <wp:effectExtent b="0" l="0" r="0" t="0"/>
              <wp:docPr id="11"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575935" cy="2488565"/>
                      </a:xfrm>
                      <a:prstGeom prst="rect"/>
                      <a:ln/>
                    </pic:spPr>
                  </pic:pic>
                </a:graphicData>
              </a:graphic>
            </wp:inline>
          </w:drawing>
        </w:r>
        <w:r w:rsidDel="00000000" w:rsidR="00000000" w:rsidRPr="00000000">
          <w:rPr>
            <w:rtl w:val="0"/>
          </w:rPr>
        </w:r>
      </w:del>
    </w:p>
    <w:p w:rsidR="00000000" w:rsidDel="00000000" w:rsidP="00000000" w:rsidRDefault="00000000" w:rsidRPr="00000000" w14:paraId="0000078A">
      <w:pPr>
        <w:rPr>
          <w:del w:author="BUI Mai Anh" w:id="144" w:date="2018-05-28T02:05:12Z"/>
        </w:rPr>
      </w:pPr>
      <w:del w:author="BUI Mai Anh" w:id="144" w:date="2018-05-28T02:05:12Z">
        <w:r w:rsidDel="00000000" w:rsidR="00000000" w:rsidRPr="00000000">
          <w:rPr>
            <w:rtl w:val="0"/>
          </w:rPr>
          <w:delText xml:space="preserve">Cấu hình địa chỉ url của API từ file WebConfig trên Server.</w:delText>
        </w:r>
      </w:del>
    </w:p>
    <w:p w:rsidR="00000000" w:rsidDel="00000000" w:rsidP="00000000" w:rsidRDefault="00000000" w:rsidRPr="00000000" w14:paraId="0000078B">
      <w:pPr>
        <w:rPr>
          <w:del w:author="BUI Mai Anh" w:id="144" w:date="2018-05-28T02:05:12Z"/>
        </w:rPr>
      </w:pPr>
      <w:del w:author="BUI Mai Anh" w:id="144" w:date="2018-05-28T02:05:12Z">
        <w:r w:rsidDel="00000000" w:rsidR="00000000" w:rsidRPr="00000000">
          <w:rPr/>
          <w:drawing>
            <wp:inline distB="0" distT="0" distL="0" distR="0">
              <wp:extent cx="3933825" cy="752475"/>
              <wp:effectExtent b="0" l="0" r="0" t="0"/>
              <wp:docPr id="12"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3933825" cy="752475"/>
                      </a:xfrm>
                      <a:prstGeom prst="rect"/>
                      <a:ln/>
                    </pic:spPr>
                  </pic:pic>
                </a:graphicData>
              </a:graphic>
            </wp:inline>
          </w:drawing>
        </w:r>
        <w:r w:rsidDel="00000000" w:rsidR="00000000" w:rsidRPr="00000000">
          <w:rPr>
            <w:rtl w:val="0"/>
          </w:rPr>
        </w:r>
      </w:del>
    </w:p>
    <w:p w:rsidR="00000000" w:rsidDel="00000000" w:rsidP="00000000" w:rsidRDefault="00000000" w:rsidRPr="00000000" w14:paraId="0000078C">
      <w:pPr>
        <w:rPr/>
      </w:pPr>
      <w:del w:author="BUI Mai Anh" w:id="144" w:date="2018-05-28T02:05:12Z">
        <w:r w:rsidDel="00000000" w:rsidR="00000000" w:rsidRPr="00000000">
          <w:rPr>
            <w:rtl w:val="0"/>
          </w:rPr>
          <w:delText xml:space="preserve">Khi một request AJAX được gọi lên server, nhờ sự cấu hình ở trên, request sẽ được gửi đển method tương ứng trong class Controller dựa trên loại request và tham số truyền vào ( ở đây là [HttpGet] và StudentID). Từ Controller sẽ gọi đến Service để thực thi các nghiệp vụ.</w:delText>
        </w:r>
      </w:del>
      <w:r w:rsidDel="00000000" w:rsidR="00000000" w:rsidRPr="00000000">
        <w:rPr>
          <w:rtl w:val="0"/>
        </w:rPr>
      </w:r>
    </w:p>
    <w:p w:rsidR="00000000" w:rsidDel="00000000" w:rsidP="00000000" w:rsidRDefault="00000000" w:rsidRPr="00000000" w14:paraId="0000078D">
      <w:pPr>
        <w:rPr/>
      </w:pPr>
      <w:del w:author="BUI Mai Anh" w:id="147" w:date="2018-05-28T02:05:12Z">
        <w:r w:rsidDel="00000000" w:rsidR="00000000" w:rsidRPr="00000000">
          <w:rPr/>
          <w:drawing>
            <wp:inline distB="0" distT="0" distL="0" distR="0">
              <wp:extent cx="5575935" cy="3855720"/>
              <wp:effectExtent b="0" l="0" r="0" t="0"/>
              <wp:docPr id="39"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5575935" cy="3855720"/>
                      </a:xfrm>
                      <a:prstGeom prst="rect"/>
                      <a:ln/>
                    </pic:spPr>
                  </pic:pic>
                </a:graphicData>
              </a:graphic>
            </wp:inline>
          </w:drawing>
        </w:r>
      </w:del>
      <w:r w:rsidDel="00000000" w:rsidR="00000000" w:rsidRPr="00000000">
        <w:rPr>
          <w:rtl w:val="0"/>
        </w:rPr>
      </w:r>
    </w:p>
    <w:p w:rsidR="00000000" w:rsidDel="00000000" w:rsidP="00000000" w:rsidRDefault="00000000" w:rsidRPr="00000000" w14:paraId="0000078E">
      <w:pPr>
        <w:pStyle w:val="Heading2"/>
        <w:numPr>
          <w:ilvl w:val="1"/>
          <w:numId w:val="10"/>
        </w:numPr>
        <w:ind w:left="0" w:firstLine="0"/>
        <w:rPr/>
      </w:pPr>
      <w:bookmarkStart w:colFirst="0" w:colLast="0" w:name="_1qoc8b1" w:id="117"/>
      <w:bookmarkEnd w:id="117"/>
      <w:r w:rsidDel="00000000" w:rsidR="00000000" w:rsidRPr="00000000">
        <w:rPr>
          <w:rtl w:val="0"/>
        </w:rPr>
        <w:t xml:space="preserve">  Tại sao phải áp dụng kiến trúc REST?</w:t>
      </w:r>
    </w:p>
    <w:p w:rsidR="00000000" w:rsidDel="00000000" w:rsidP="00000000" w:rsidRDefault="00000000" w:rsidRPr="00000000" w14:paraId="0000078F">
      <w:pPr>
        <w:rPr/>
      </w:pPr>
      <w:r w:rsidDel="00000000" w:rsidR="00000000" w:rsidRPr="00000000">
        <w:rPr>
          <w:rtl w:val="0"/>
        </w:rPr>
        <w:t xml:space="preserve">Khi chúng ta gọi AJAX, chúng ta chỉ truyền lên dữ liệu và địa chỉ API, vậy làm sao hệ thống biết gọi đến hàm nào ở trong Controller? Đó chính là lúc kiến trúc REST phát huy tác dụng, các hàm sẽ được gọi theo phương thức và tham số đầu vào của nó. </w:t>
        <w:br w:type="textWrapping"/>
      </w:r>
      <w:del w:author="BUI Mai Anh" w:id="148" w:date="2018-05-28T02:05:12Z">
        <w:r w:rsidDel="00000000" w:rsidR="00000000" w:rsidRPr="00000000">
          <w:rPr>
            <w:rtl w:val="0"/>
          </w:rPr>
          <w:delText xml:space="preserve">VD </w:delText>
        </w:r>
      </w:del>
      <w:ins w:author="BUI Mai Anh" w:id="148" w:date="2018-05-28T02:05:12Z">
        <w:r w:rsidDel="00000000" w:rsidR="00000000" w:rsidRPr="00000000">
          <w:rPr>
            <w:rtl w:val="0"/>
          </w:rPr>
          <w:t xml:space="preserve">Ví dụ </w:t>
        </w:r>
      </w:ins>
      <w:del w:author="BUI Mai Anh" w:id="149" w:date="2018-05-28T02:05:12Z">
        <w:r w:rsidDel="00000000" w:rsidR="00000000" w:rsidRPr="00000000">
          <w:rPr>
            <w:rtl w:val="0"/>
          </w:rPr>
          <w:delText xml:space="preserve">tôi</w:delText>
        </w:r>
      </w:del>
      <w:ins w:author="BUI Mai Anh" w:id="149" w:date="2018-05-28T02:05:12Z">
        <w:r w:rsidDel="00000000" w:rsidR="00000000" w:rsidRPr="00000000">
          <w:rPr>
            <w:rtl w:val="0"/>
          </w:rPr>
          <w:t xml:space="preserve">khi</w:t>
        </w:r>
      </w:ins>
      <w:r w:rsidDel="00000000" w:rsidR="00000000" w:rsidRPr="00000000">
        <w:rPr>
          <w:rtl w:val="0"/>
        </w:rPr>
        <w:t xml:space="preserve"> gửi lên request GET và không có tham số đầu vào, hệ thống sẽ gọi đến phương thức GetStudents() được cấu hình với phương thức GET và không có tham số đầu vào, còn nếu </w:t>
      </w:r>
      <w:del w:author="BUI Mai Anh" w:id="150" w:date="2018-05-28T02:05:12Z">
        <w:r w:rsidDel="00000000" w:rsidR="00000000" w:rsidRPr="00000000">
          <w:rPr>
            <w:rtl w:val="0"/>
          </w:rPr>
          <w:delText xml:space="preserve">tôi</w:delText>
        </w:r>
      </w:del>
      <w:ins w:author="BUI Mai Anh" w:id="150" w:date="2018-05-28T02:05:12Z">
        <w:r w:rsidDel="00000000" w:rsidR="00000000" w:rsidRPr="00000000">
          <w:rPr>
            <w:rtl w:val="0"/>
          </w:rPr>
          <w:t xml:space="preserve">em</w:t>
        </w:r>
      </w:ins>
      <w:r w:rsidDel="00000000" w:rsidR="00000000" w:rsidRPr="00000000">
        <w:rPr>
          <w:rtl w:val="0"/>
        </w:rPr>
        <w:t xml:space="preserve"> vẫn gửi lên request GET với tham số là studentID, hệ thống sẽ gọi đến phương thức GetStudentByStudentID(GUID studentID) đã được cấu hình với phương thức GET và tham số studentID. </w:t>
      </w:r>
    </w:p>
    <w:p w:rsidR="00000000" w:rsidDel="00000000" w:rsidP="00000000" w:rsidRDefault="00000000" w:rsidRPr="00000000" w14:paraId="00000790">
      <w:pPr>
        <w:rPr/>
      </w:pPr>
      <w:r w:rsidDel="00000000" w:rsidR="00000000" w:rsidRPr="00000000">
        <w:rPr>
          <w:rtl w:val="0"/>
        </w:rPr>
        <w:t xml:space="preserve">Tất nhiên, 2 phương thức với cùng 1 kiểu request và 1 kiểu tham số sẽ sinh ra lỗi.</w:t>
      </w:r>
    </w:p>
    <w:p w:rsidR="00000000" w:rsidDel="00000000" w:rsidP="00000000" w:rsidRDefault="00000000" w:rsidRPr="00000000" w14:paraId="00000791">
      <w:pPr>
        <w:rPr/>
      </w:pPr>
      <w:r w:rsidDel="00000000" w:rsidR="00000000" w:rsidRPr="00000000">
        <w:rPr>
          <w:rtl w:val="0"/>
        </w:rPr>
        <w:t xml:space="preserve">Như ở đoạn code bên dưới, cả 2 đều là giao thức Get nhưng khác nhau ở tham số đầu vào, 1 phương thức không có tham số còn 1 phương thức có tham số. </w:t>
      </w:r>
    </w:p>
    <w:p w:rsidR="00000000" w:rsidDel="00000000" w:rsidP="00000000" w:rsidRDefault="00000000" w:rsidRPr="00000000" w14:paraId="00000792">
      <w:pPr>
        <w:rPr/>
      </w:pPr>
      <w:r w:rsidDel="00000000" w:rsidR="00000000" w:rsidRPr="00000000">
        <w:rPr/>
        <w:drawing>
          <wp:inline distB="0" distT="0" distL="0" distR="0">
            <wp:extent cx="4133850" cy="552450"/>
            <wp:effectExtent b="0" l="0" r="0" t="0"/>
            <wp:docPr id="42"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41338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793">
      <w:pPr>
        <w:rPr/>
      </w:pPr>
      <w:r w:rsidDel="00000000" w:rsidR="00000000" w:rsidRPr="00000000">
        <w:rPr/>
        <w:drawing>
          <wp:inline distB="0" distT="0" distL="0" distR="0">
            <wp:extent cx="5353050" cy="495300"/>
            <wp:effectExtent b="0" l="0" r="0" t="0"/>
            <wp:docPr id="43"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53530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pStyle w:val="Heading2"/>
        <w:numPr>
          <w:ilvl w:val="1"/>
          <w:numId w:val="10"/>
        </w:numPr>
        <w:ind w:left="0" w:firstLine="0"/>
        <w:rPr/>
      </w:pPr>
      <w:bookmarkStart w:colFirst="0" w:colLast="0" w:name="_4anzqyu" w:id="118"/>
      <w:bookmarkEnd w:id="118"/>
      <w:r w:rsidDel="00000000" w:rsidR="00000000" w:rsidRPr="00000000">
        <w:rPr>
          <w:rtl w:val="0"/>
        </w:rPr>
        <w:t xml:space="preserve">Unit of Work có </w:t>
      </w:r>
      <w:del w:author="BUI Mai Anh" w:id="151" w:date="2018-05-28T02:05:12Z">
        <w:r w:rsidDel="00000000" w:rsidR="00000000" w:rsidRPr="00000000">
          <w:rPr>
            <w:rtl w:val="0"/>
          </w:rPr>
          <w:delText xml:space="preserve">gì thần thánh</w:delText>
        </w:r>
      </w:del>
      <w:ins w:author="BUI Mai Anh" w:id="151" w:date="2018-05-28T02:05:12Z">
        <w:r w:rsidDel="00000000" w:rsidR="00000000" w:rsidRPr="00000000">
          <w:rPr>
            <w:rtl w:val="0"/>
          </w:rPr>
          <w:t xml:space="preserve">đóng góp nổi bật gì</w:t>
        </w:r>
      </w:ins>
      <w:r w:rsidDel="00000000" w:rsidR="00000000" w:rsidRPr="00000000">
        <w:rPr>
          <w:rtl w:val="0"/>
        </w:rPr>
        <w:t xml:space="preserve">? </w:t>
      </w:r>
    </w:p>
    <w:p w:rsidR="00000000" w:rsidDel="00000000" w:rsidP="00000000" w:rsidRDefault="00000000" w:rsidRPr="00000000" w14:paraId="00000795">
      <w:pPr>
        <w:rPr/>
      </w:pPr>
      <w:r w:rsidDel="00000000" w:rsidR="00000000" w:rsidRPr="00000000">
        <w:rPr>
          <w:rtl w:val="0"/>
        </w:rPr>
        <w:t xml:space="preserve">Chúng ta đã quen với khái niệm Transection (phiên làm việc) trong SQL, thì Unit of Work (đơn vị công việc) cũng tương tự như thế, nhưng mà tại tầng Reponsitory. </w:t>
        <w:br w:type="textWrapping"/>
        <w:t xml:space="preserve">Unit of Work sẽ đảm bảo cho các truy vấn diễn ra theo đúng quy trình, nếu có sai sót sẽ hủy ngay cả quá trình thực thi đấy. </w:t>
      </w:r>
    </w:p>
    <w:p w:rsidR="00000000" w:rsidDel="00000000" w:rsidP="00000000" w:rsidRDefault="00000000" w:rsidRPr="00000000" w14:paraId="00000796">
      <w:pPr>
        <w:rPr>
          <w:del w:author="BUI Mai Anh" w:id="152" w:date="2018-05-28T02:05:12Z"/>
        </w:rPr>
      </w:pPr>
      <w:r w:rsidDel="00000000" w:rsidR="00000000" w:rsidRPr="00000000">
        <w:rPr>
          <w:rtl w:val="0"/>
        </w:rPr>
        <w:t xml:space="preserve">Ngoài ra với các công nghệ cũ, mỗi request sẽ tạo ra 1 kết nối DB của riêng mình, khiến cho khi đang truy vấn thì request khác sẽ không thể kết nối được. Còn Unit of Work sẽ tập hợp các request thành một đơn vị công việc chung, thực hiện trên cùng 1 kết nối.</w:t>
      </w:r>
      <w:ins w:author="BUI Mai Anh" w:id="152" w:date="2018-05-28T02:05:12Z">
        <w:r w:rsidDel="00000000" w:rsidR="00000000" w:rsidRPr="00000000">
          <w:rPr>
            <w:rtl w:val="0"/>
          </w:rPr>
          <w:t xml:space="preserve"> </w:t>
        </w:r>
      </w:ins>
      <w:del w:author="BUI Mai Anh" w:id="152" w:date="2018-05-28T02:05:12Z">
        <w:r w:rsidDel="00000000" w:rsidR="00000000" w:rsidRPr="00000000">
          <w:rPr>
            <w:rtl w:val="0"/>
          </w:rPr>
        </w:r>
      </w:del>
    </w:p>
    <w:p w:rsidR="00000000" w:rsidDel="00000000" w:rsidP="00000000" w:rsidRDefault="00000000" w:rsidRPr="00000000" w14:paraId="00000797">
      <w:pPr>
        <w:rPr>
          <w:del w:author="BUI Mai Anh" w:id="152" w:date="2018-05-28T02:05:12Z"/>
        </w:rPr>
      </w:pPr>
      <w:del w:author="BUI Mai Anh" w:id="152" w:date="2018-05-28T02:05:12Z">
        <w:r w:rsidDel="00000000" w:rsidR="00000000" w:rsidRPr="00000000">
          <w:rPr>
            <w:rtl w:val="0"/>
          </w:rPr>
          <w:delText xml:space="preserve">Như trong đoạn code dưới đây, khi bắt đầu thực thi truy vấn tới CSDL, chương trình sẽ khai báo  đối tượng _unitOfWork, SqlConnection, DataContext và các đối tượng này sẽ được giải phóng sau khi thực thi xong.</w:delText>
        </w:r>
      </w:del>
    </w:p>
    <w:p w:rsidR="00000000" w:rsidDel="00000000" w:rsidP="00000000" w:rsidRDefault="00000000" w:rsidRPr="00000000" w14:paraId="00000798">
      <w:pPr>
        <w:rPr/>
      </w:pPr>
      <w:del w:author="BUI Mai Anh" w:id="152" w:date="2018-05-28T02:05:12Z">
        <w:r w:rsidDel="00000000" w:rsidR="00000000" w:rsidRPr="00000000">
          <w:rPr/>
          <w:drawing>
            <wp:inline distB="0" distT="0" distL="0" distR="0">
              <wp:extent cx="5575935" cy="3971925"/>
              <wp:effectExtent b="0" l="0" r="0" t="0"/>
              <wp:docPr id="45" name="image45.png"/>
              <a:graphic>
                <a:graphicData uri="http://schemas.openxmlformats.org/drawingml/2006/picture">
                  <pic:pic>
                    <pic:nvPicPr>
                      <pic:cNvPr id="0" name="image45.png"/>
                      <pic:cNvPicPr preferRelativeResize="0"/>
                    </pic:nvPicPr>
                    <pic:blipFill>
                      <a:blip r:embed="rId74"/>
                      <a:srcRect b="0" l="0" r="0" t="0"/>
                      <a:stretch>
                        <a:fillRect/>
                      </a:stretch>
                    </pic:blipFill>
                    <pic:spPr>
                      <a:xfrm>
                        <a:off x="0" y="0"/>
                        <a:ext cx="5575935" cy="3971925"/>
                      </a:xfrm>
                      <a:prstGeom prst="rect"/>
                      <a:ln/>
                    </pic:spPr>
                  </pic:pic>
                </a:graphicData>
              </a:graphic>
            </wp:inline>
          </w:drawing>
        </w:r>
      </w:del>
      <w:r w:rsidDel="00000000" w:rsidR="00000000" w:rsidRPr="00000000">
        <w:rPr>
          <w:rtl w:val="0"/>
        </w:rPr>
      </w:r>
    </w:p>
    <w:p w:rsidR="00000000" w:rsidDel="00000000" w:rsidP="00000000" w:rsidRDefault="00000000" w:rsidRPr="00000000" w14:paraId="00000799">
      <w:pPr>
        <w:pStyle w:val="Heading2"/>
        <w:numPr>
          <w:ilvl w:val="1"/>
          <w:numId w:val="10"/>
        </w:numPr>
        <w:ind w:left="0" w:firstLine="0"/>
        <w:rPr/>
      </w:pPr>
      <w:bookmarkStart w:colFirst="0" w:colLast="0" w:name="_2pta16n" w:id="119"/>
      <w:bookmarkEnd w:id="119"/>
      <w:r w:rsidDel="00000000" w:rsidR="00000000" w:rsidRPr="00000000">
        <w:rPr>
          <w:rtl w:val="0"/>
        </w:rPr>
        <w:t xml:space="preserve">Unity Dependency Injection giúp ích gì cho chúng ta?</w:t>
      </w:r>
    </w:p>
    <w:p w:rsidR="00000000" w:rsidDel="00000000" w:rsidP="00000000" w:rsidRDefault="00000000" w:rsidRPr="00000000" w14:paraId="0000079A">
      <w:pPr>
        <w:rPr/>
      </w:pPr>
      <w:r w:rsidDel="00000000" w:rsidR="00000000" w:rsidRPr="00000000">
        <w:rPr>
          <w:rtl w:val="0"/>
        </w:rPr>
        <w:t xml:space="preserve">Trong đoạn code, </w:t>
      </w:r>
      <w:del w:author="BUI Mai Anh" w:id="153" w:date="2018-05-28T02:05:12Z">
        <w:r w:rsidDel="00000000" w:rsidR="00000000" w:rsidRPr="00000000">
          <w:rPr>
            <w:rtl w:val="0"/>
          </w:rPr>
          <w:delText xml:space="preserve">tôi</w:delText>
        </w:r>
      </w:del>
      <w:ins w:author="BUI Mai Anh" w:id="153" w:date="2018-05-28T02:05:12Z">
        <w:r w:rsidDel="00000000" w:rsidR="00000000" w:rsidRPr="00000000">
          <w:rPr>
            <w:rtl w:val="0"/>
          </w:rPr>
          <w:t xml:space="preserve">em</w:t>
        </w:r>
      </w:ins>
      <w:r w:rsidDel="00000000" w:rsidR="00000000" w:rsidRPr="00000000">
        <w:rPr>
          <w:rtl w:val="0"/>
        </w:rPr>
        <w:t xml:space="preserve"> sử dụng 1 biến kiểu Interface để tham chiếu đến tầng Service</w:t>
      </w:r>
    </w:p>
    <w:p w:rsidR="00000000" w:rsidDel="00000000" w:rsidP="00000000" w:rsidRDefault="00000000" w:rsidRPr="00000000" w14:paraId="0000079B">
      <w:pPr>
        <w:rPr/>
      </w:pPr>
      <w:r w:rsidDel="00000000" w:rsidR="00000000" w:rsidRPr="00000000">
        <w:rPr/>
        <w:drawing>
          <wp:inline distB="0" distT="0" distL="0" distR="0">
            <wp:extent cx="4371975" cy="1028700"/>
            <wp:effectExtent b="0" l="0" r="0" t="0"/>
            <wp:docPr id="48" name="image48.png"/>
            <a:graphic>
              <a:graphicData uri="http://schemas.openxmlformats.org/drawingml/2006/picture">
                <pic:pic>
                  <pic:nvPicPr>
                    <pic:cNvPr id="0" name="image48.png"/>
                    <pic:cNvPicPr preferRelativeResize="0"/>
                  </pic:nvPicPr>
                  <pic:blipFill>
                    <a:blip r:embed="rId75"/>
                    <a:srcRect b="0" l="0" r="0" t="0"/>
                    <a:stretch>
                      <a:fillRect/>
                    </a:stretch>
                  </pic:blipFill>
                  <pic:spPr>
                    <a:xfrm>
                      <a:off x="0" y="0"/>
                      <a:ext cx="43719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Nhưng </w:t>
      </w:r>
      <w:del w:author="BUI Mai Anh" w:id="154" w:date="2018-05-28T02:05:12Z">
        <w:r w:rsidDel="00000000" w:rsidR="00000000" w:rsidRPr="00000000">
          <w:rPr>
            <w:rtl w:val="0"/>
          </w:rPr>
          <w:delText xml:space="preserve">tôi</w:delText>
        </w:r>
      </w:del>
      <w:ins w:author="BUI Mai Anh" w:id="154" w:date="2018-05-28T02:05:12Z">
        <w:r w:rsidDel="00000000" w:rsidR="00000000" w:rsidRPr="00000000">
          <w:rPr>
            <w:rtl w:val="0"/>
          </w:rPr>
          <w:t xml:space="preserve">em</w:t>
        </w:r>
      </w:ins>
      <w:r w:rsidDel="00000000" w:rsidR="00000000" w:rsidRPr="00000000">
        <w:rPr>
          <w:rtl w:val="0"/>
        </w:rPr>
        <w:t xml:space="preserve"> lại hoàn toàn có thể dùng nó để tham chiếu đến các phương thức của lớp StudentService</w:t>
      </w:r>
    </w:p>
    <w:p w:rsidR="00000000" w:rsidDel="00000000" w:rsidP="00000000" w:rsidRDefault="00000000" w:rsidRPr="00000000" w14:paraId="0000079D">
      <w:pPr>
        <w:rPr/>
      </w:pPr>
      <w:r w:rsidDel="00000000" w:rsidR="00000000" w:rsidRPr="00000000">
        <w:rPr/>
        <w:drawing>
          <wp:inline distB="0" distT="0" distL="0" distR="0">
            <wp:extent cx="5575935" cy="1076325"/>
            <wp:effectExtent b="0" l="0" r="0" t="0"/>
            <wp:docPr id="50" name="image36.png"/>
            <a:graphic>
              <a:graphicData uri="http://schemas.openxmlformats.org/drawingml/2006/picture">
                <pic:pic>
                  <pic:nvPicPr>
                    <pic:cNvPr id="0" name="image36.png"/>
                    <pic:cNvPicPr preferRelativeResize="0"/>
                  </pic:nvPicPr>
                  <pic:blipFill>
                    <a:blip r:embed="rId76"/>
                    <a:srcRect b="0" l="0" r="0" t="0"/>
                    <a:stretch>
                      <a:fillRect/>
                    </a:stretch>
                  </pic:blipFill>
                  <pic:spPr>
                    <a:xfrm>
                      <a:off x="0" y="0"/>
                      <a:ext cx="557593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Đó là nhờ vào Unity Container, giúp cấu hình liên kết giữa Interface và Class, cấu hình như đoạn code bên dưới.</w:t>
      </w:r>
    </w:p>
    <w:p w:rsidR="00000000" w:rsidDel="00000000" w:rsidP="00000000" w:rsidRDefault="00000000" w:rsidRPr="00000000" w14:paraId="0000079F">
      <w:pPr>
        <w:rPr/>
      </w:pPr>
      <w:r w:rsidDel="00000000" w:rsidR="00000000" w:rsidRPr="00000000">
        <w:rPr/>
        <w:drawing>
          <wp:inline distB="0" distT="0" distL="0" distR="0">
            <wp:extent cx="5575935" cy="2190750"/>
            <wp:effectExtent b="0" l="0" r="0" t="0"/>
            <wp:docPr id="53" name="image46.png"/>
            <a:graphic>
              <a:graphicData uri="http://schemas.openxmlformats.org/drawingml/2006/picture">
                <pic:pic>
                  <pic:nvPicPr>
                    <pic:cNvPr id="0" name="image46.png"/>
                    <pic:cNvPicPr preferRelativeResize="0"/>
                  </pic:nvPicPr>
                  <pic:blipFill>
                    <a:blip r:embed="rId77"/>
                    <a:srcRect b="0" l="0" r="0" t="0"/>
                    <a:stretch>
                      <a:fillRect/>
                    </a:stretch>
                  </pic:blipFill>
                  <pic:spPr>
                    <a:xfrm>
                      <a:off x="0" y="0"/>
                      <a:ext cx="557593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7A0">
      <w:pPr>
        <w:pStyle w:val="Heading2"/>
        <w:numPr>
          <w:ilvl w:val="1"/>
          <w:numId w:val="10"/>
        </w:numPr>
        <w:ind w:left="0" w:firstLine="0"/>
        <w:rPr/>
      </w:pPr>
      <w:bookmarkStart w:colFirst="0" w:colLast="0" w:name="_14ykbeg" w:id="120"/>
      <w:bookmarkEnd w:id="120"/>
      <w:r w:rsidDel="00000000" w:rsidR="00000000" w:rsidRPr="00000000">
        <w:rPr>
          <w:rtl w:val="0"/>
        </w:rPr>
        <w:t xml:space="preserve">Tại sao CSDL lại không có liên kết?</w:t>
      </w:r>
    </w:p>
    <w:p w:rsidR="00000000" w:rsidDel="00000000" w:rsidP="00000000" w:rsidRDefault="00000000" w:rsidRPr="00000000" w14:paraId="000007A1">
      <w:pPr>
        <w:rPr/>
      </w:pPr>
      <w:r w:rsidDel="00000000" w:rsidR="00000000" w:rsidRPr="00000000">
        <w:rPr>
          <w:rtl w:val="0"/>
        </w:rPr>
        <w:t xml:space="preserve">Sau khi tham khảo ý kiến từ nhiều người có kinh nghiệm, </w:t>
      </w:r>
      <w:del w:author="BUI Mai Anh" w:id="155" w:date="2018-05-28T02:05:12Z">
        <w:r w:rsidDel="00000000" w:rsidR="00000000" w:rsidRPr="00000000">
          <w:rPr>
            <w:rtl w:val="0"/>
          </w:rPr>
          <w:delText xml:space="preserve">tôi</w:delText>
        </w:r>
      </w:del>
      <w:ins w:author="BUI Mai Anh" w:id="155" w:date="2018-05-28T02:05:12Z">
        <w:r w:rsidDel="00000000" w:rsidR="00000000" w:rsidRPr="00000000">
          <w:rPr>
            <w:rtl w:val="0"/>
          </w:rPr>
          <w:t xml:space="preserve">em</w:t>
        </w:r>
      </w:ins>
      <w:r w:rsidDel="00000000" w:rsidR="00000000" w:rsidRPr="00000000">
        <w:rPr>
          <w:rtl w:val="0"/>
        </w:rPr>
        <w:t xml:space="preserve"> nhận thấy rằng khi các bảng trong CSDL có liên kết với nhau, thì khi thao tác ở 1 bảng sẽ phải tham chiếu đến bảng được liên kết, làm giảm tốc độ truy vấn. Khi các bảng không có liên kết với nhau việc truy vấn sẽ nhanh hơn, ngoài ra hoàn toàn có thể triển khai các bảng phân tán ở nhiều server khác nhau. Khi đó khi mà truy vấn đến 1 bảng bị lỗi, hoàn toàn không ảnh hưởng đến việc truy vấn của toàn bộ hệ thống. Việc thực hiện các phép JOIN, ràng buộc sẽ được thực hiện ở Server.</w:t>
      </w:r>
    </w:p>
    <w:p w:rsidR="00000000" w:rsidDel="00000000" w:rsidP="00000000" w:rsidRDefault="00000000" w:rsidRPr="00000000" w14:paraId="000007A2">
      <w:pPr>
        <w:pStyle w:val="Heading2"/>
        <w:numPr>
          <w:ilvl w:val="1"/>
          <w:numId w:val="10"/>
        </w:numPr>
        <w:ind w:left="0" w:firstLine="0"/>
        <w:rPr/>
      </w:pPr>
      <w:bookmarkStart w:colFirst="0" w:colLast="0" w:name="_3oy7u29" w:id="121"/>
      <w:bookmarkEnd w:id="121"/>
      <w:r w:rsidDel="00000000" w:rsidR="00000000" w:rsidRPr="00000000">
        <w:rPr>
          <w:rtl w:val="0"/>
        </w:rPr>
        <w:t xml:space="preserve">Tìm kiếm dữ liệu mẫu</w:t>
      </w:r>
    </w:p>
    <w:p w:rsidR="00000000" w:rsidDel="00000000" w:rsidP="00000000" w:rsidRDefault="00000000" w:rsidRPr="00000000" w14:paraId="000007A3">
      <w:pPr>
        <w:rPr/>
      </w:pPr>
      <w:r w:rsidDel="00000000" w:rsidR="00000000" w:rsidRPr="00000000">
        <w:rPr>
          <w:rtl w:val="0"/>
        </w:rPr>
        <w:t xml:space="preserve">Đây là phần</w:t>
      </w:r>
      <w:del w:author="BUI Mai Anh" w:id="156" w:date="2018-05-28T02:05:12Z">
        <w:r w:rsidDel="00000000" w:rsidR="00000000" w:rsidRPr="00000000">
          <w:rPr>
            <w:rtl w:val="0"/>
          </w:rPr>
          <w:delText xml:space="preserve"> tưởng rằng dễ, nhưng lại</w:delText>
        </w:r>
      </w:del>
      <w:r w:rsidDel="00000000" w:rsidR="00000000" w:rsidRPr="00000000">
        <w:rPr>
          <w:rtl w:val="0"/>
        </w:rPr>
        <w:t xml:space="preserve"> tốn rất nhiều công sức</w:t>
      </w:r>
      <w:ins w:author="BUI Mai Anh" w:id="157" w:date="2018-05-28T02:05:12Z">
        <w:r w:rsidDel="00000000" w:rsidR="00000000" w:rsidRPr="00000000">
          <w:rPr>
            <w:rtl w:val="0"/>
          </w:rPr>
          <w:t xml:space="preserve"> trong quá trình thực hiện đồ án</w:t>
        </w:r>
      </w:ins>
      <w:r w:rsidDel="00000000" w:rsidR="00000000" w:rsidRPr="00000000">
        <w:rPr>
          <w:rtl w:val="0"/>
        </w:rPr>
        <w:t xml:space="preserve">. Một bộ dữ liệu về Sinh viên, Học phần, Lớp học đủ số lượng lại vô cùng khó. </w:t>
      </w:r>
      <w:del w:author="BUI Mai Anh" w:id="158" w:date="2018-05-28T02:05:12Z">
        <w:r w:rsidDel="00000000" w:rsidR="00000000" w:rsidRPr="00000000">
          <w:rPr>
            <w:rtl w:val="0"/>
          </w:rPr>
          <w:delText xml:space="preserve">Nhưng trong lúc khó nó lại ló cái may, tôi vô tình tìm thấy thông báo về lịch thi học kỳ của phòng đào tạo, và trong thông báo có đầy đủ thông tin về mã học phần, tên học phần...</w:delText>
        </w:r>
      </w:del>
      <w:ins w:author="BUI Mai Anh" w:id="158" w:date="2018-05-28T02:05:12Z">
        <w:r w:rsidDel="00000000" w:rsidR="00000000" w:rsidRPr="00000000">
          <w:rPr>
            <w:rtl w:val="0"/>
          </w:rPr>
          <w:t xml:space="preserve">Tất cả các dữ liệu được về học phần, lớp học, mã môn học, sinh viên được lấy về từ lịch thi học kỳ, danh sách điểm danh... từ phòng đào tạo của trường ĐH Bách Khoa Hà Nội.</w:t>
        </w:r>
      </w:ins>
      <w:r w:rsidDel="00000000" w:rsidR="00000000" w:rsidRPr="00000000">
        <w:rPr>
          <w:rtl w:val="0"/>
        </w:rPr>
      </w:r>
    </w:p>
    <w:p w:rsidR="00000000" w:rsidDel="00000000" w:rsidP="00000000" w:rsidRDefault="00000000" w:rsidRPr="00000000" w14:paraId="000007A4">
      <w:pPr>
        <w:rPr/>
      </w:pPr>
      <w:r w:rsidDel="00000000" w:rsidR="00000000" w:rsidRPr="00000000">
        <w:rPr/>
        <w:drawing>
          <wp:inline distB="0" distT="0" distL="0" distR="0">
            <wp:extent cx="5575935" cy="1420495"/>
            <wp:effectExtent b="0" l="0" r="0" t="0"/>
            <wp:docPr id="55" name="image58.png"/>
            <a:graphic>
              <a:graphicData uri="http://schemas.openxmlformats.org/drawingml/2006/picture">
                <pic:pic>
                  <pic:nvPicPr>
                    <pic:cNvPr id="0" name="image58.png"/>
                    <pic:cNvPicPr preferRelativeResize="0"/>
                  </pic:nvPicPr>
                  <pic:blipFill>
                    <a:blip r:embed="rId78"/>
                    <a:srcRect b="0" l="0" r="0" t="0"/>
                    <a:stretch>
                      <a:fillRect/>
                    </a:stretch>
                  </pic:blipFill>
                  <pic:spPr>
                    <a:xfrm>
                      <a:off x="0" y="0"/>
                      <a:ext cx="5575935" cy="1420495"/>
                    </a:xfrm>
                    <a:prstGeom prst="rect"/>
                    <a:ln/>
                  </pic:spPr>
                </pic:pic>
              </a:graphicData>
            </a:graphic>
          </wp:inline>
        </w:drawing>
      </w:r>
      <w:r w:rsidDel="00000000" w:rsidR="00000000" w:rsidRPr="00000000">
        <w:rPr>
          <w:rtl w:val="0"/>
        </w:rPr>
      </w:r>
    </w:p>
    <w:p w:rsidR="00000000" w:rsidDel="00000000" w:rsidP="00000000" w:rsidRDefault="00000000" w:rsidRPr="00000000" w14:paraId="000007A5">
      <w:pPr>
        <w:rPr>
          <w:ins w:author="BUI Mai Anh" w:id="160" w:date="2018-05-28T02:05:12Z"/>
        </w:rPr>
        <w:pPrChange w:author="BUI Mai Anh" w:id="0" w:date="2018-05-28T02:05:12Z">
          <w:pPr>
            <w:jc w:val="left"/>
          </w:pPr>
        </w:pPrChange>
      </w:pPr>
      <w:r w:rsidDel="00000000" w:rsidR="00000000" w:rsidRPr="00000000">
        <w:rPr>
          <w:rtl w:val="0"/>
        </w:rPr>
        <w:t xml:space="preserve">Nhưng chưa thể lấy luôn được bộ dữ liệu đó. </w:t>
      </w:r>
      <w:del w:author="BUI Mai Anh" w:id="159" w:date="2018-05-28T02:05:12Z">
        <w:r w:rsidDel="00000000" w:rsidR="00000000" w:rsidRPr="00000000">
          <w:rPr>
            <w:rtl w:val="0"/>
          </w:rPr>
          <w:delText xml:space="preserve">Tôi</w:delText>
        </w:r>
      </w:del>
      <w:ins w:author="BUI Mai Anh" w:id="159" w:date="2018-05-28T02:05:12Z">
        <w:r w:rsidDel="00000000" w:rsidR="00000000" w:rsidRPr="00000000">
          <w:rPr>
            <w:rtl w:val="0"/>
          </w:rPr>
          <w:t xml:space="preserve">Em</w:t>
        </w:r>
      </w:ins>
      <w:r w:rsidDel="00000000" w:rsidR="00000000" w:rsidRPr="00000000">
        <w:rPr>
          <w:rtl w:val="0"/>
        </w:rPr>
        <w:t xml:space="preserve"> đã phải dùng đến các kỹ thuật Excel để lấy dữ liệu từ các cột, chỉnh sửa lại đúng định dạng trong CSDL, điền thêm vào các dữ liệu bị thiếu. </w:t>
      </w:r>
      <w:ins w:author="BUI Mai Anh" w:id="160" w:date="2018-05-28T02:05:12Z">
        <w:r w:rsidDel="00000000" w:rsidR="00000000" w:rsidRPr="00000000">
          <w:rPr>
            <w:rtl w:val="0"/>
          </w:rPr>
        </w:r>
      </w:ins>
    </w:p>
    <w:p w:rsidR="00000000" w:rsidDel="00000000" w:rsidP="00000000" w:rsidRDefault="00000000" w:rsidRPr="00000000" w14:paraId="000007A6">
      <w:pPr>
        <w:rPr/>
        <w:pPrChange w:author="BUI Mai Anh" w:id="0" w:date="2018-05-28T02:05:12Z">
          <w:pPr>
            <w:jc w:val="left"/>
          </w:pPr>
        </w:pPrChange>
      </w:pPr>
      <w:del w:author="BUI Mai Anh" w:id="160" w:date="2018-05-28T02:05:12Z">
        <w:r w:rsidDel="00000000" w:rsidR="00000000" w:rsidRPr="00000000">
          <w:rPr>
            <w:rtl w:val="0"/>
          </w:rPr>
          <w:delText xml:space="preserve">Và k</w:delText>
        </w:r>
      </w:del>
      <w:ins w:author="BUI Mai Anh" w:id="162" w:date="2018-05-28T02:05:12Z">
        <w:r w:rsidDel="00000000" w:rsidR="00000000" w:rsidRPr="00000000">
          <w:rPr>
            <w:rtl w:val="0"/>
          </w:rPr>
          <w:t xml:space="preserve">K</w:t>
        </w:r>
      </w:ins>
      <w:r w:rsidDel="00000000" w:rsidR="00000000" w:rsidRPr="00000000">
        <w:rPr>
          <w:rtl w:val="0"/>
        </w:rPr>
        <w:t xml:space="preserve">ết quả thu được là 1 bảng gần 2000 học phần, tương đối đầy đủ để thực </w:t>
      </w:r>
      <w:del w:author="BUI Mai Anh" w:id="163" w:date="2018-05-28T02:05:12Z">
        <w:r w:rsidDel="00000000" w:rsidR="00000000" w:rsidRPr="00000000">
          <w:rPr>
            <w:rtl w:val="0"/>
          </w:rPr>
          <w:delText xml:space="preserve">nghiêm</w:delText>
        </w:r>
      </w:del>
      <w:ins w:author="BUI Mai Anh" w:id="163" w:date="2018-05-28T02:05:12Z">
        <w:r w:rsidDel="00000000" w:rsidR="00000000" w:rsidRPr="00000000">
          <w:rPr>
            <w:rtl w:val="0"/>
          </w:rPr>
          <w:t xml:space="preserve">nghiệm</w:t>
        </w:r>
      </w:ins>
      <w:r w:rsidDel="00000000" w:rsidR="00000000" w:rsidRPr="00000000">
        <w:rPr>
          <w:rtl w:val="0"/>
        </w:rPr>
        <w:t xml:space="preserve">.</w:t>
      </w:r>
      <w:r w:rsidDel="00000000" w:rsidR="00000000" w:rsidRPr="00000000">
        <w:rPr/>
        <w:drawing>
          <wp:inline distB="0" distT="0" distL="0" distR="0">
            <wp:extent cx="5575935" cy="1361440"/>
            <wp:effectExtent b="0" l="0" r="0" t="0"/>
            <wp:docPr id="57" name="image54.png"/>
            <a:graphic>
              <a:graphicData uri="http://schemas.openxmlformats.org/drawingml/2006/picture">
                <pic:pic>
                  <pic:nvPicPr>
                    <pic:cNvPr id="0" name="image54.png"/>
                    <pic:cNvPicPr preferRelativeResize="0"/>
                  </pic:nvPicPr>
                  <pic:blipFill>
                    <a:blip r:embed="rId79"/>
                    <a:srcRect b="0" l="0" r="0" t="0"/>
                    <a:stretch>
                      <a:fillRect/>
                    </a:stretch>
                  </pic:blipFill>
                  <pic:spPr>
                    <a:xfrm>
                      <a:off x="0" y="0"/>
                      <a:ext cx="5575935" cy="136144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jc w:val="left"/>
        <w:rPr/>
      </w:pPr>
      <w:del w:author="BUI Mai Anh" w:id="165" w:date="2018-05-28T02:05:12Z">
        <w:r w:rsidDel="00000000" w:rsidR="00000000" w:rsidRPr="00000000">
          <w:rPr>
            <w:rtl w:val="0"/>
          </w:rPr>
          <w:delText xml:space="preserve">Về lớp học thì khó hơn một chút, tôi phải tìm lại thông báo về</w:delText>
        </w:r>
      </w:del>
      <w:ins w:author="BUI Mai Anh" w:id="165" w:date="2018-05-28T02:05:12Z">
        <w:r w:rsidDel="00000000" w:rsidR="00000000" w:rsidRPr="00000000">
          <w:rPr>
            <w:rtl w:val="0"/>
          </w:rPr>
          <w:t xml:space="preserve">Dữ liệu về lớp học được lấy từ</w:t>
        </w:r>
      </w:ins>
      <w:r w:rsidDel="00000000" w:rsidR="00000000" w:rsidRPr="00000000">
        <w:rPr>
          <w:rtl w:val="0"/>
        </w:rPr>
        <w:t xml:space="preserve"> thời khóa biểu của phòng đào tạo</w:t>
      </w:r>
      <w:del w:author="BUI Mai Anh" w:id="166" w:date="2018-05-28T02:05:12Z">
        <w:r w:rsidDel="00000000" w:rsidR="00000000" w:rsidRPr="00000000">
          <w:rPr>
            <w:rtl w:val="0"/>
          </w:rPr>
          <w:delText xml:space="preserve"> </w:delText>
        </w:r>
      </w:del>
      <w:ins w:author="BUI Mai Anh" w:id="166" w:date="2018-05-28T02:05:12Z">
        <w:r w:rsidDel="00000000" w:rsidR="00000000" w:rsidRPr="00000000">
          <w:rPr>
            <w:rtl w:val="0"/>
          </w:rPr>
          <w:t xml:space="preserve">:</w:t>
        </w:r>
      </w:ins>
      <w:del w:author="BUI Mai Anh" w:id="167" w:date="2018-05-28T02:05:12Z">
        <w:r w:rsidDel="00000000" w:rsidR="00000000" w:rsidRPr="00000000">
          <w:rPr>
            <w:rtl w:val="0"/>
          </w:rPr>
          <w:delText xml:space="preserve">hồi đầu kỳ</w:delText>
        </w:r>
      </w:del>
      <w:r w:rsidDel="00000000" w:rsidR="00000000" w:rsidRPr="00000000">
        <w:rPr>
          <w:rtl w:val="0"/>
        </w:rPr>
        <w:t xml:space="preserve">. </w:t>
      </w:r>
    </w:p>
    <w:p w:rsidR="00000000" w:rsidDel="00000000" w:rsidP="00000000" w:rsidRDefault="00000000" w:rsidRPr="00000000" w14:paraId="000007A8">
      <w:pPr>
        <w:rPr/>
      </w:pPr>
      <w:r w:rsidDel="00000000" w:rsidR="00000000" w:rsidRPr="00000000">
        <w:rPr/>
        <w:drawing>
          <wp:inline distB="0" distT="0" distL="0" distR="0">
            <wp:extent cx="5575935" cy="540385"/>
            <wp:effectExtent b="0" l="0" r="0" t="0"/>
            <wp:docPr id="59" name="image55.png"/>
            <a:graphic>
              <a:graphicData uri="http://schemas.openxmlformats.org/drawingml/2006/picture">
                <pic:pic>
                  <pic:nvPicPr>
                    <pic:cNvPr id="0" name="image55.png"/>
                    <pic:cNvPicPr preferRelativeResize="0"/>
                  </pic:nvPicPr>
                  <pic:blipFill>
                    <a:blip r:embed="rId80"/>
                    <a:srcRect b="0" l="0" r="0" t="0"/>
                    <a:stretch>
                      <a:fillRect/>
                    </a:stretch>
                  </pic:blipFill>
                  <pic:spPr>
                    <a:xfrm>
                      <a:off x="0" y="0"/>
                      <a:ext cx="5575935" cy="540385"/>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jc w:val="left"/>
        <w:rPr/>
      </w:pPr>
      <w:r w:rsidDel="00000000" w:rsidR="00000000" w:rsidRPr="00000000">
        <w:rPr>
          <w:rtl w:val="0"/>
        </w:rPr>
        <w:t xml:space="preserve">Sau đó lược bỏ các dữ liệu thừa, điền thêm các dữ liệu thiếu, định dạng lại dữ liệu để được bộ dữ liệu về danh sách lớp hoàn chính. </w:t>
      </w:r>
    </w:p>
    <w:p w:rsidR="00000000" w:rsidDel="00000000" w:rsidP="00000000" w:rsidRDefault="00000000" w:rsidRPr="00000000" w14:paraId="000007AA">
      <w:pPr>
        <w:rPr/>
      </w:pPr>
      <w:r w:rsidDel="00000000" w:rsidR="00000000" w:rsidRPr="00000000">
        <w:rPr/>
        <w:drawing>
          <wp:inline distB="0" distT="0" distL="0" distR="0">
            <wp:extent cx="5575935" cy="1778635"/>
            <wp:effectExtent b="0" l="0" r="0" t="0"/>
            <wp:docPr id="38" name="image39.png"/>
            <a:graphic>
              <a:graphicData uri="http://schemas.openxmlformats.org/drawingml/2006/picture">
                <pic:pic>
                  <pic:nvPicPr>
                    <pic:cNvPr id="0" name="image39.png"/>
                    <pic:cNvPicPr preferRelativeResize="0"/>
                  </pic:nvPicPr>
                  <pic:blipFill>
                    <a:blip r:embed="rId81"/>
                    <a:srcRect b="0" l="0" r="0" t="0"/>
                    <a:stretch>
                      <a:fillRect/>
                    </a:stretch>
                  </pic:blipFill>
                  <pic:spPr>
                    <a:xfrm>
                      <a:off x="0" y="0"/>
                      <a:ext cx="5575935" cy="1778635"/>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rPr>
          <w:del w:author="BUI Mai Anh" w:id="168" w:date="2018-05-28T02:05:12Z"/>
        </w:rPr>
      </w:pPr>
      <w:del w:author="BUI Mai Anh" w:id="168" w:date="2018-05-28T02:05:12Z">
        <w:r w:rsidDel="00000000" w:rsidR="00000000" w:rsidRPr="00000000">
          <w:rPr>
            <w:rtl w:val="0"/>
          </w:rPr>
          <w:delText xml:space="preserve">Hi vọng đây cũng sẽ là một kinh nghiệm hữu ích cho các bạn khóa sau khi tìm nguồn cho dữ liệu của mình.</w:delText>
        </w:r>
      </w:del>
    </w:p>
    <w:p w:rsidR="00000000" w:rsidDel="00000000" w:rsidP="00000000" w:rsidRDefault="00000000" w:rsidRPr="00000000" w14:paraId="000007AC">
      <w:pPr>
        <w:pStyle w:val="Heading1"/>
        <w:numPr>
          <w:ilvl w:val="0"/>
          <w:numId w:val="10"/>
        </w:numPr>
        <w:ind w:left="0" w:firstLine="0"/>
        <w:rPr/>
      </w:pPr>
      <w:bookmarkStart w:colFirst="0" w:colLast="0" w:name="_243i4a2" w:id="122"/>
      <w:bookmarkEnd w:id="122"/>
      <w:r w:rsidDel="00000000" w:rsidR="00000000" w:rsidRPr="00000000">
        <w:br w:type="page"/>
      </w:r>
      <w:r w:rsidDel="00000000" w:rsidR="00000000" w:rsidRPr="00000000">
        <w:rPr>
          <w:rtl w:val="0"/>
        </w:rPr>
        <w:t xml:space="preserve">Kết luận và hướng phát triển</w:t>
      </w:r>
    </w:p>
    <w:p w:rsidR="00000000" w:rsidDel="00000000" w:rsidP="00000000" w:rsidRDefault="00000000" w:rsidRPr="00000000" w14:paraId="000007AD">
      <w:pPr>
        <w:pStyle w:val="Heading2"/>
        <w:numPr>
          <w:ilvl w:val="1"/>
          <w:numId w:val="10"/>
        </w:numPr>
        <w:ind w:left="0" w:firstLine="0"/>
        <w:rPr/>
      </w:pPr>
      <w:bookmarkStart w:colFirst="0" w:colLast="0" w:name="_j8sehv" w:id="123"/>
      <w:bookmarkEnd w:id="123"/>
      <w:r w:rsidDel="00000000" w:rsidR="00000000" w:rsidRPr="00000000">
        <w:rPr>
          <w:rtl w:val="0"/>
        </w:rPr>
        <w:t xml:space="preserve">Kết luận</w:t>
      </w:r>
    </w:p>
    <w:p w:rsidR="00000000" w:rsidDel="00000000" w:rsidP="00000000" w:rsidRDefault="00000000" w:rsidRPr="00000000" w14:paraId="000007AE">
      <w:pPr>
        <w:rPr/>
      </w:pPr>
      <w:r w:rsidDel="00000000" w:rsidR="00000000" w:rsidRPr="00000000">
        <w:rPr>
          <w:rtl w:val="0"/>
        </w:rPr>
        <w:t xml:space="preserve">Sản phẩm đã giải quyết được một số vấn đề đặt ra, tuy nhiên vẫn chỉ ở mức độ lý thuyết và chưa có ứng dụng thực tế hoàn toàn. Còn rất nhiều vấn đề thiếu sót như Hệ thống Bảo mật yếu kém, nghiệp vụ chưa hoàn toàn sát với thực tế, giao diện chưa bắt mắt...</w:t>
      </w:r>
    </w:p>
    <w:p w:rsidR="00000000" w:rsidDel="00000000" w:rsidP="00000000" w:rsidRDefault="00000000" w:rsidRPr="00000000" w14:paraId="000007AF">
      <w:pPr>
        <w:rPr/>
      </w:pPr>
      <w:r w:rsidDel="00000000" w:rsidR="00000000" w:rsidRPr="00000000">
        <w:rPr>
          <w:rtl w:val="0"/>
        </w:rPr>
        <w:t xml:space="preserve"> Nguyên nhân do trình độ của </w:t>
      </w:r>
      <w:del w:author="BUI Mai Anh" w:id="169" w:date="2018-05-28T02:05:12Z">
        <w:r w:rsidDel="00000000" w:rsidR="00000000" w:rsidRPr="00000000">
          <w:rPr>
            <w:rtl w:val="0"/>
          </w:rPr>
          <w:delText xml:space="preserve">tôi</w:delText>
        </w:r>
      </w:del>
      <w:ins w:author="BUI Mai Anh" w:id="169" w:date="2018-05-28T02:05:12Z">
        <w:r w:rsidDel="00000000" w:rsidR="00000000" w:rsidRPr="00000000">
          <w:rPr>
            <w:rtl w:val="0"/>
          </w:rPr>
          <w:t xml:space="preserve">em</w:t>
        </w:r>
      </w:ins>
      <w:r w:rsidDel="00000000" w:rsidR="00000000" w:rsidRPr="00000000">
        <w:rPr>
          <w:rtl w:val="0"/>
        </w:rPr>
        <w:t xml:space="preserve"> còn hạn chế và một hệ thống nghiệp vụ như thế này cần sự làm việc của rất nhiều người trong một khoảng thời gian dài, với các quy trình đầy đủ và sự tham vấn của nhiều bên. </w:t>
      </w:r>
    </w:p>
    <w:p w:rsidR="00000000" w:rsidDel="00000000" w:rsidP="00000000" w:rsidRDefault="00000000" w:rsidRPr="00000000" w14:paraId="000007B0">
      <w:pPr>
        <w:pStyle w:val="Heading2"/>
        <w:numPr>
          <w:ilvl w:val="1"/>
          <w:numId w:val="10"/>
        </w:numPr>
        <w:ind w:left="0" w:firstLine="0"/>
        <w:rPr/>
      </w:pPr>
      <w:bookmarkStart w:colFirst="0" w:colLast="0" w:name="_338fx5o" w:id="124"/>
      <w:bookmarkEnd w:id="124"/>
      <w:r w:rsidDel="00000000" w:rsidR="00000000" w:rsidRPr="00000000">
        <w:rPr>
          <w:rtl w:val="0"/>
        </w:rPr>
        <w:t xml:space="preserve">Hướng phát triển</w:t>
      </w:r>
    </w:p>
    <w:p w:rsidR="00000000" w:rsidDel="00000000" w:rsidP="00000000" w:rsidRDefault="00000000" w:rsidRPr="00000000" w14:paraId="000007B1">
      <w:pPr>
        <w:rPr/>
      </w:pPr>
      <w:r w:rsidDel="00000000" w:rsidR="00000000" w:rsidRPr="00000000">
        <w:rPr>
          <w:rtl w:val="0"/>
        </w:rPr>
        <w:t xml:space="preserve">Để phát triển sản phẩm mang tính thực tiễn cao hơn và có thể áp dụng thực tế, trước hết cần phải bám sát nghiệp vụ hơn, làm sao cho các yêu cầu nghiệp vụ quản lý đặt ra phải được thực hiện đầy đủ, chính xác.</w:t>
      </w:r>
    </w:p>
    <w:p w:rsidR="00000000" w:rsidDel="00000000" w:rsidP="00000000" w:rsidRDefault="00000000" w:rsidRPr="00000000" w14:paraId="000007B2">
      <w:pPr>
        <w:rPr/>
      </w:pPr>
      <w:r w:rsidDel="00000000" w:rsidR="00000000" w:rsidRPr="00000000">
        <w:rPr>
          <w:rtl w:val="0"/>
        </w:rPr>
        <w:t xml:space="preserve">Tiếp sau đó là mô hình hệ thống cần được cái tiến để đạt hiệu suất cao hơn. Mô hình hiện tại vẫn còn một số nhược điểm như chưa phân hóa rõ nhiệm vụ của các tầng, còn sự trùng lặp phương thức, trùng lặp code.</w:t>
      </w:r>
    </w:p>
    <w:p w:rsidR="00000000" w:rsidDel="00000000" w:rsidP="00000000" w:rsidRDefault="00000000" w:rsidRPr="00000000" w14:paraId="000007B3">
      <w:pPr>
        <w:rPr/>
      </w:pPr>
      <w:r w:rsidDel="00000000" w:rsidR="00000000" w:rsidRPr="00000000">
        <w:rPr>
          <w:rtl w:val="0"/>
        </w:rPr>
        <w:t xml:space="preserve">Cuối cùng là các biện pháp bảo mật như token cho API, chống tấn công hệ thống,...</w:t>
      </w:r>
    </w:p>
    <w:p w:rsidR="00000000" w:rsidDel="00000000" w:rsidP="00000000" w:rsidRDefault="00000000" w:rsidRPr="00000000" w14:paraId="000007B4">
      <w:pPr>
        <w:pStyle w:val="Heading1"/>
        <w:rPr/>
      </w:pPr>
      <w:bookmarkStart w:colFirst="0" w:colLast="0" w:name="_1idq7dh" w:id="125"/>
      <w:bookmarkEnd w:id="125"/>
      <w:r w:rsidDel="00000000" w:rsidR="00000000" w:rsidRPr="00000000">
        <w:br w:type="page"/>
      </w:r>
      <w:r w:rsidDel="00000000" w:rsidR="00000000" w:rsidRPr="00000000">
        <w:rPr>
          <w:rtl w:val="0"/>
        </w:rPr>
        <w:t xml:space="preserve">Tài liệu tham khảo</w:t>
      </w:r>
    </w:p>
    <w:p w:rsidR="00000000" w:rsidDel="00000000" w:rsidP="00000000" w:rsidRDefault="00000000" w:rsidRPr="00000000" w14:paraId="000007B5">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567" w:right="0" w:hanging="567"/>
        <w:jc w:val="left"/>
        <w:rPr>
          <w:del w:author="BUI Mai Anh" w:id="170" w:date="2018-05-28T02:05:12Z"/>
          <w:rFonts w:ascii="Times New Roman" w:cs="Times New Roman" w:eastAsia="Times New Roman" w:hAnsi="Times New Roman"/>
          <w:b w:val="0"/>
          <w:i w:val="0"/>
          <w:smallCaps w:val="0"/>
          <w:strike w:val="0"/>
          <w:color w:val="000000"/>
          <w:sz w:val="26"/>
          <w:szCs w:val="26"/>
          <w:u w:val="none"/>
          <w:shd w:fill="auto" w:val="clear"/>
          <w:vertAlign w:val="baseline"/>
        </w:rPr>
      </w:pPr>
      <w:del w:author="BUI Mai Anh" w:id="170" w:date="2018-05-28T02:05:12Z">
        <w:r w:rsidDel="00000000" w:rsidR="00000000" w:rsidRPr="00000000">
          <w:rPr>
            <w:rtl w:val="0"/>
          </w:rPr>
        </w:r>
      </w:del>
    </w:p>
    <w:p w:rsidR="00000000" w:rsidDel="00000000" w:rsidP="00000000" w:rsidRDefault="00000000" w:rsidRPr="00000000" w14:paraId="000007B6">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567" w:right="0" w:hanging="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7"/>
        <w:tblW w:w="8871.0" w:type="dxa"/>
        <w:jc w:val="left"/>
        <w:tblInd w:w="0.0" w:type="dxa"/>
        <w:tblLayout w:type="fixed"/>
        <w:tblLook w:val="0400"/>
      </w:tblPr>
      <w:tblGrid>
        <w:gridCol w:w="379"/>
        <w:gridCol w:w="8492"/>
        <w:tblGridChange w:id="0">
          <w:tblGrid>
            <w:gridCol w:w="379"/>
            <w:gridCol w:w="8492"/>
          </w:tblGrid>
        </w:tblGridChange>
      </w:tblGrid>
      <w:tr>
        <w:tc>
          <w:tcPr/>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World Wide Web Consortium (W3C), "W3C," World Wide Web Consortium (W3C), [Online]. Available: https://www.w3.org/. [Accessed 25 05 2018].</w:t>
            </w:r>
          </w:p>
        </w:tc>
      </w:tr>
      <w:tr>
        <w:tc>
          <w:tcPr/>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p>
        </w:tc>
        <w:tc>
          <w:tcPr/>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K. Taft, jQuery Eases JavaScript, AJAX Development, Eweek, 2006. </w:t>
            </w:r>
          </w:p>
        </w:tc>
      </w:tr>
      <w:tr>
        <w:tc>
          <w:tcPr/>
          <w:p w:rsidR="00000000" w:rsidDel="00000000" w:rsidP="00000000" w:rsidRDefault="00000000" w:rsidRPr="00000000" w14:paraId="000007BB">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p>
        </w:tc>
        <w:tc>
          <w:tcPr/>
          <w:p w:rsidR="00000000" w:rsidDel="00000000" w:rsidP="00000000" w:rsidRDefault="00000000" w:rsidRPr="00000000" w14:paraId="000007BC">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Wellman, jQuery UI 1.8: The User Interface Library for jQuery (1st ed.), ISBN 978-1849516525, 2011. </w:t>
            </w:r>
          </w:p>
        </w:tc>
      </w:tr>
      <w:tr>
        <w:tc>
          <w:tcPr/>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p>
        </w:tc>
        <w:tc>
          <w:tcPr/>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 G. Andrew Stellman, Head First C#, 3rd Edition, O'Reilly Media, ISBN-13: 978-1449343507, 2013. </w:t>
            </w:r>
          </w:p>
        </w:tc>
      </w:tr>
      <w:tr>
        <w:tc>
          <w:tcPr/>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t>
            </w:r>
          </w:p>
        </w:tc>
        <w:tc>
          <w:tcPr/>
          <w:p w:rsidR="00000000" w:rsidDel="00000000" w:rsidP="00000000" w:rsidRDefault="00000000" w:rsidRPr="00000000" w14:paraId="000007C0">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 Richter, Applied Microsoft® .NET Framework Programming (Developer Reference), ISBN-13: 978-0735614222. </w:t>
            </w:r>
          </w:p>
        </w:tc>
      </w:tr>
      <w:tr>
        <w:tc>
          <w:tcPr/>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w:t>
            </w:r>
          </w:p>
        </w:tc>
        <w:tc>
          <w:tcPr/>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R. Leonard Richardson, RESTful Web Services, O'Reilly Media, ISBN-13: 978-0596529260, 2008. </w:t>
            </w:r>
          </w:p>
        </w:tc>
      </w:tr>
      <w:tr>
        <w:tc>
          <w:tcPr/>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w:t>
            </w:r>
          </w:p>
        </w:tc>
        <w:tc>
          <w:tcPr/>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Lakshmiraghavan, Practical ASP.NET Web API 1st ed. Edition, ISBN-13: 978-1430261759. </w:t>
            </w:r>
          </w:p>
        </w:tc>
      </w:tr>
      <w:tr>
        <w:tc>
          <w:tcPr/>
          <w:p w:rsidR="00000000" w:rsidDel="00000000" w:rsidP="00000000" w:rsidRDefault="00000000" w:rsidRPr="00000000" w14:paraId="000007C5">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w:t>
            </w:r>
          </w:p>
        </w:tc>
        <w:tc>
          <w:tcPr/>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Microsoft, "docs.microsoft.com," Microsoft, 04 27 2010. [Online]. Available: https://docs.microsoft.com/en-us/previous-versions/msp-n-p/ff649690(v=pandp.10). [Accessed 25 05 2018].</w:t>
            </w:r>
          </w:p>
        </w:tc>
      </w:tr>
      <w:tr>
        <w:tc>
          <w:tcPr/>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w:t>
            </w:r>
          </w:p>
        </w:tc>
        <w:tc>
          <w:tcPr/>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[Online]. </w:t>
            </w:r>
          </w:p>
        </w:tc>
      </w:tr>
    </w:tbl>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keepNext w:val="0"/>
        <w:keepLines w:val="0"/>
        <w:widowControl w:val="1"/>
        <w:pBdr>
          <w:top w:space="0" w:sz="0" w:val="nil"/>
          <w:left w:space="0" w:sz="0" w:val="nil"/>
          <w:bottom w:space="0" w:sz="0" w:val="nil"/>
          <w:right w:space="0" w:sz="0" w:val="nil"/>
          <w:between w:space="0" w:sz="0" w:val="nil"/>
        </w:pBdr>
        <w:shd w:fill="auto" w:val="clear"/>
        <w:spacing w:after="120" w:before="240" w:line="360" w:lineRule="auto"/>
        <w:ind w:left="567" w:right="0" w:hanging="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6840" w:w="11900"/>
          <w:pgMar w:bottom="1134" w:top="1134" w:left="1985" w:right="1134" w:header="851" w:footer="1247"/>
        </w:sectPr>
      </w:pPr>
      <w:r w:rsidDel="00000000" w:rsidR="00000000" w:rsidRPr="00000000">
        <w:br w:type="page"/>
      </w:r>
      <w:r w:rsidDel="00000000" w:rsidR="00000000" w:rsidRPr="00000000">
        <w:rPr>
          <w:rtl w:val="0"/>
        </w:rPr>
      </w:r>
    </w:p>
    <w:p w:rsidR="00000000" w:rsidDel="00000000" w:rsidP="00000000" w:rsidRDefault="00000000" w:rsidRPr="00000000" w14:paraId="000007CC">
      <w:pPr>
        <w:rPr/>
      </w:pPr>
      <w:bookmarkStart w:colFirst="0" w:colLast="0" w:name="_42ddq1a" w:id="126"/>
      <w:bookmarkEnd w:id="126"/>
      <w:r w:rsidDel="00000000" w:rsidR="00000000" w:rsidRPr="00000000">
        <w:rPr>
          <w:rtl w:val="0"/>
        </w:rPr>
        <w:t xml:space="preserve">     </w:t>
      </w:r>
      <w:r w:rsidDel="00000000" w:rsidR="00000000" w:rsidRPr="00000000">
        <w:rPr>
          <w:rtl w:val="0"/>
        </w:rPr>
      </w:r>
    </w:p>
    <w:sectPr>
      <w:type w:val="continuous"/>
      <w:pgSz w:h="16840" w:w="11900"/>
      <w:pgMar w:bottom="1134" w:top="1134" w:left="1985" w:right="1134" w:header="851" w:footer="124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240" w:line="36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240" w:line="360" w:lineRule="auto"/>
      <w:ind w:left="0" w:right="36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Arial" w:cs="Arial" w:eastAsia="Arial" w:hAnsi="Arial"/>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Arial" w:cs="Arial" w:eastAsia="Arial" w:hAnsi="Arial"/>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Arial" w:cs="Arial" w:eastAsia="Arial" w:hAnsi="Arial"/>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Chương %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lowerLetter"/>
      <w:lvlText w:val="%5)"/>
      <w:lvlJc w:val="left"/>
      <w:pPr>
        <w:ind w:left="0" w:firstLine="0"/>
      </w:pPr>
      <w:rPr/>
    </w:lvl>
    <w:lvl w:ilvl="5">
      <w:start w:val="1"/>
      <w:numFmt w:val="decimal"/>
      <w:lvlText w:val=""/>
      <w:lvlJc w:val="left"/>
      <w:pPr>
        <w:ind w:left="0" w:firstLine="0"/>
      </w:pPr>
      <w:rPr/>
    </w:lvl>
    <w:lvl w:ilvl="6">
      <w:start w:val="1"/>
      <w:numFmt w:val="upperLetter"/>
      <w:lvlText w:val="%7"/>
      <w:lvlJc w:val="left"/>
      <w:pPr>
        <w:ind w:left="0" w:firstLine="0"/>
      </w:pPr>
      <w:rPr/>
    </w:lvl>
    <w:lvl w:ilvl="7">
      <w:start w:val="1"/>
      <w:numFmt w:val="decimal"/>
      <w:lvlText w:val="%7.%8"/>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1080" w:lineRule="auto"/>
      <w:ind w:left="0" w:firstLine="0"/>
      <w:jc w:val="center"/>
    </w:pPr>
    <w:rPr>
      <w:b w:val="1"/>
      <w:sz w:val="70"/>
      <w:szCs w:val="70"/>
    </w:rPr>
  </w:style>
  <w:style w:type="paragraph" w:styleId="Heading2">
    <w:name w:val="heading 2"/>
    <w:basedOn w:val="Normal"/>
    <w:next w:val="Normal"/>
    <w:pPr>
      <w:keepNext w:val="1"/>
      <w:spacing w:after="240" w:lineRule="auto"/>
      <w:ind w:left="0" w:firstLine="0"/>
    </w:pPr>
    <w:rPr>
      <w:b w:val="1"/>
      <w:sz w:val="48"/>
      <w:szCs w:val="48"/>
    </w:rPr>
  </w:style>
  <w:style w:type="paragraph" w:styleId="Heading3">
    <w:name w:val="heading 3"/>
    <w:basedOn w:val="Normal"/>
    <w:next w:val="Normal"/>
    <w:pPr>
      <w:keepNext w:val="1"/>
      <w:spacing w:after="240" w:lineRule="auto"/>
      <w:ind w:left="0" w:firstLine="0"/>
    </w:pPr>
    <w:rPr>
      <w:b w:val="1"/>
      <w:sz w:val="36"/>
      <w:szCs w:val="36"/>
    </w:rPr>
  </w:style>
  <w:style w:type="paragraph" w:styleId="Heading4">
    <w:name w:val="heading 4"/>
    <w:basedOn w:val="Normal"/>
    <w:next w:val="Normal"/>
    <w:pPr>
      <w:keepNext w:val="1"/>
      <w:ind w:left="0" w:firstLine="0"/>
    </w:pPr>
    <w:rPr>
      <w:b w:val="1"/>
      <w:sz w:val="32"/>
      <w:szCs w:val="32"/>
    </w:rPr>
  </w:style>
  <w:style w:type="paragraph" w:styleId="Heading5">
    <w:name w:val="heading 5"/>
    <w:basedOn w:val="Normal"/>
    <w:next w:val="Normal"/>
    <w:pPr>
      <w:spacing w:before="120" w:lineRule="auto"/>
      <w:ind w:left="0" w:firstLine="0"/>
    </w:pPr>
    <w:rPr>
      <w:b w:val="1"/>
      <w:sz w:val="28"/>
      <w:szCs w:val="28"/>
    </w:rPr>
  </w:style>
  <w:style w:type="paragraph" w:styleId="Heading6">
    <w:name w:val="heading 6"/>
    <w:basedOn w:val="Normal"/>
    <w:next w:val="Normal"/>
    <w:pPr>
      <w:spacing w:after="60" w:lineRule="auto"/>
      <w:ind w:left="0" w:firstLine="0"/>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rPr>
      <w:sz w:val="24"/>
      <w:szCs w:val="24"/>
    </w:rPr>
    <w:tblPr>
      <w:tblStyleRowBandSize w:val="1"/>
      <w:tblStyleColBandSize w:val="1"/>
      <w:tblCellMar>
        <w:top w:w="284.0" w:type="dxa"/>
        <w:left w:w="108.0" w:type="dxa"/>
        <w:bottom w:w="0.0" w:type="dxa"/>
        <w:right w:w="108.0" w:type="dxa"/>
      </w:tblCellMar>
    </w:tblPr>
    <w:tblStylePr w:type="firstRow">
      <w:rPr>
        <w:b w:val="1"/>
      </w:rPr>
    </w:tblStylePr>
  </w:style>
  <w:style w:type="table" w:styleId="Table4">
    <w:basedOn w:val="TableNormal"/>
    <w:rPr>
      <w:sz w:val="24"/>
      <w:szCs w:val="24"/>
    </w:rPr>
    <w:tblPr>
      <w:tblStyleRowBandSize w:val="1"/>
      <w:tblStyleColBandSize w:val="1"/>
      <w:tblCellMar>
        <w:top w:w="284.0" w:type="dxa"/>
        <w:left w:w="108.0" w:type="dxa"/>
        <w:bottom w:w="0.0" w:type="dxa"/>
        <w:right w:w="108.0" w:type="dxa"/>
      </w:tblCellMar>
    </w:tblPr>
    <w:tblStylePr w:type="firstRow">
      <w:rPr>
        <w:b w:val="1"/>
      </w:rPr>
    </w:tblStylePr>
  </w:style>
  <w:style w:type="table" w:styleId="Table5">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6">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7">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21">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22">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23">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24">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rPr>
      <w:sz w:val="24"/>
      <w:szCs w:val="24"/>
    </w:rPr>
    <w:tblPr>
      <w:tblStyleRowBandSize w:val="1"/>
      <w:tblStyleColBandSize w:val="1"/>
      <w:tblCellMar>
        <w:top w:w="0.0" w:type="dxa"/>
        <w:left w:w="108.0" w:type="dxa"/>
        <w:bottom w:w="0.0" w:type="dxa"/>
        <w:right w:w="108.0" w:type="dxa"/>
      </w:tblCellMar>
    </w:tblPr>
    <w:tblStylePr w:type="firstRow">
      <w:rPr>
        <w:b w:val="1"/>
      </w:rPr>
    </w:tblStylePr>
  </w:style>
  <w:style w:type="table" w:styleId="Table2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2.png"/><Relationship Id="rId41" Type="http://schemas.openxmlformats.org/officeDocument/2006/relationships/image" Target="media/image21.png"/><Relationship Id="rId44" Type="http://schemas.openxmlformats.org/officeDocument/2006/relationships/image" Target="media/image24.png"/><Relationship Id="rId43" Type="http://schemas.openxmlformats.org/officeDocument/2006/relationships/hyperlink" Target="http://localhost:49336/api/student/id?StudentName=T%E1%BA%A1%20Minh%20Ch%C3%AD" TargetMode="External"/><Relationship Id="rId46" Type="http://schemas.openxmlformats.org/officeDocument/2006/relationships/image" Target="media/image28.png"/><Relationship Id="rId45" Type="http://schemas.openxmlformats.org/officeDocument/2006/relationships/image" Target="media/image19.png"/><Relationship Id="rId80" Type="http://schemas.openxmlformats.org/officeDocument/2006/relationships/image" Target="media/image55.png"/><Relationship Id="rId81"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23.png"/><Relationship Id="rId47" Type="http://schemas.openxmlformats.org/officeDocument/2006/relationships/image" Target="media/image25.png"/><Relationship Id="rId49" Type="http://schemas.openxmlformats.org/officeDocument/2006/relationships/image" Target="media/image42.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1.png"/><Relationship Id="rId73" Type="http://schemas.openxmlformats.org/officeDocument/2006/relationships/image" Target="media/image32.png"/><Relationship Id="rId72" Type="http://schemas.openxmlformats.org/officeDocument/2006/relationships/image" Target="media/image29.png"/><Relationship Id="rId31" Type="http://schemas.openxmlformats.org/officeDocument/2006/relationships/hyperlink" Target="https://vi.wikipedia.org/w/index.php?title=John_Resig&amp;action=edit&amp;redlink=1" TargetMode="External"/><Relationship Id="rId75" Type="http://schemas.openxmlformats.org/officeDocument/2006/relationships/image" Target="media/image48.png"/><Relationship Id="rId30" Type="http://schemas.openxmlformats.org/officeDocument/2006/relationships/hyperlink" Target="https://vi.wikipedia.org/wiki/HTML" TargetMode="External"/><Relationship Id="rId74" Type="http://schemas.openxmlformats.org/officeDocument/2006/relationships/image" Target="media/image45.png"/><Relationship Id="rId33" Type="http://schemas.openxmlformats.org/officeDocument/2006/relationships/image" Target="media/image59.png"/><Relationship Id="rId77" Type="http://schemas.openxmlformats.org/officeDocument/2006/relationships/image" Target="media/image46.png"/><Relationship Id="rId32" Type="http://schemas.openxmlformats.org/officeDocument/2006/relationships/hyperlink" Target="https://vi.wikipedia.org/w/index.php?title=Th%C6%B0_vi%E1%BB%87n_JavaScript&amp;action=edit&amp;redlink=1" TargetMode="External"/><Relationship Id="rId76" Type="http://schemas.openxmlformats.org/officeDocument/2006/relationships/image" Target="media/image36.png"/><Relationship Id="rId35" Type="http://schemas.openxmlformats.org/officeDocument/2006/relationships/hyperlink" Target="https://vi.wikipedia.org/wiki/Microsoft" TargetMode="External"/><Relationship Id="rId79" Type="http://schemas.openxmlformats.org/officeDocument/2006/relationships/image" Target="media/image54.png"/><Relationship Id="rId34" Type="http://schemas.openxmlformats.org/officeDocument/2006/relationships/image" Target="media/image57.png"/><Relationship Id="rId78" Type="http://schemas.openxmlformats.org/officeDocument/2006/relationships/image" Target="media/image58.png"/><Relationship Id="rId71" Type="http://schemas.openxmlformats.org/officeDocument/2006/relationships/image" Target="media/image35.png"/><Relationship Id="rId70" Type="http://schemas.openxmlformats.org/officeDocument/2006/relationships/image" Target="media/image5.png"/><Relationship Id="rId37" Type="http://schemas.openxmlformats.org/officeDocument/2006/relationships/hyperlink" Target="https://vi.wikipedia.org/wiki/%E1%BB%A8ng_d%E1%BB%A5ng_web" TargetMode="External"/><Relationship Id="rId36" Type="http://schemas.openxmlformats.org/officeDocument/2006/relationships/hyperlink" Target="https://vi.wikipedia.org/wiki/C%C6%A1_s%E1%BB%9F_d%E1%BB%AF_li%E1%BB%87u" TargetMode="External"/><Relationship Id="rId39" Type="http://schemas.openxmlformats.org/officeDocument/2006/relationships/hyperlink" Target="https://vi.wikipedia.org/wiki/C%E1%BA%A5u_tr%C3%BAc_d%E1%BB%AF_li%E1%BB%87u" TargetMode="External"/><Relationship Id="rId38" Type="http://schemas.openxmlformats.org/officeDocument/2006/relationships/hyperlink" Target="https://vi.wikipedia.org/wiki/Thu%E1%BA%ADt_to%C3%A1n" TargetMode="External"/><Relationship Id="rId62" Type="http://schemas.openxmlformats.org/officeDocument/2006/relationships/image" Target="media/image7.png"/><Relationship Id="rId61" Type="http://schemas.openxmlformats.org/officeDocument/2006/relationships/image" Target="media/image14.png"/><Relationship Id="rId20" Type="http://schemas.openxmlformats.org/officeDocument/2006/relationships/image" Target="media/image44.png"/><Relationship Id="rId64" Type="http://schemas.openxmlformats.org/officeDocument/2006/relationships/image" Target="media/image26.png"/><Relationship Id="rId63" Type="http://schemas.openxmlformats.org/officeDocument/2006/relationships/image" Target="media/image15.png"/><Relationship Id="rId22" Type="http://schemas.openxmlformats.org/officeDocument/2006/relationships/image" Target="media/image47.png"/><Relationship Id="rId66" Type="http://schemas.openxmlformats.org/officeDocument/2006/relationships/hyperlink" Target="http://sis.hust.edu.vn/student/GetStudent" TargetMode="External"/><Relationship Id="rId21" Type="http://schemas.openxmlformats.org/officeDocument/2006/relationships/image" Target="media/image38.png"/><Relationship Id="rId65" Type="http://schemas.openxmlformats.org/officeDocument/2006/relationships/image" Target="media/image12.png"/><Relationship Id="rId24" Type="http://schemas.openxmlformats.org/officeDocument/2006/relationships/image" Target="media/image56.png"/><Relationship Id="rId68" Type="http://schemas.openxmlformats.org/officeDocument/2006/relationships/image" Target="media/image9.png"/><Relationship Id="rId23" Type="http://schemas.openxmlformats.org/officeDocument/2006/relationships/image" Target="media/image53.png"/><Relationship Id="rId67" Type="http://schemas.openxmlformats.org/officeDocument/2006/relationships/hyperlink" Target="http://sis.hust.edu.vn/subject/GetSubject" TargetMode="External"/><Relationship Id="rId60" Type="http://schemas.openxmlformats.org/officeDocument/2006/relationships/image" Target="media/image13.png"/><Relationship Id="rId26" Type="http://schemas.openxmlformats.org/officeDocument/2006/relationships/image" Target="media/image60.png"/><Relationship Id="rId25" Type="http://schemas.openxmlformats.org/officeDocument/2006/relationships/image" Target="media/image51.png"/><Relationship Id="rId69" Type="http://schemas.openxmlformats.org/officeDocument/2006/relationships/image" Target="media/image16.png"/><Relationship Id="rId28" Type="http://schemas.openxmlformats.org/officeDocument/2006/relationships/hyperlink" Target="https://vi.wikipedia.org/w/index.php?title=%C4%90a_tr%C3%ACnh_duy%E1%BB%87t&amp;action=edit&amp;redlink=1" TargetMode="External"/><Relationship Id="rId27" Type="http://schemas.openxmlformats.org/officeDocument/2006/relationships/hyperlink" Target="https://vi.wikipedia.org/w/index.php?title=Th%C6%B0_vi%E1%BB%87n_JavaScript&amp;action=edit&amp;redlink=1" TargetMode="External"/><Relationship Id="rId29" Type="http://schemas.openxmlformats.org/officeDocument/2006/relationships/hyperlink" Target="https://vi.wikipedia.org/w/index.php?title=L%E1%BA%ADp_tr%C3%ACnh_ph%C3%ADa_m%C3%A1y_ng%C6%B0%E1%BB%9Di_d%C3%B9ng&amp;action=edit&amp;redlink=1" TargetMode="External"/><Relationship Id="rId51" Type="http://schemas.openxmlformats.org/officeDocument/2006/relationships/image" Target="media/image11.png"/><Relationship Id="rId50" Type="http://schemas.openxmlformats.org/officeDocument/2006/relationships/image" Target="media/image30.png"/><Relationship Id="rId53" Type="http://schemas.openxmlformats.org/officeDocument/2006/relationships/image" Target="media/image61.png"/><Relationship Id="rId52" Type="http://schemas.openxmlformats.org/officeDocument/2006/relationships/image" Target="media/image10.png"/><Relationship Id="rId11" Type="http://schemas.openxmlformats.org/officeDocument/2006/relationships/image" Target="media/image31.png"/><Relationship Id="rId55" Type="http://schemas.openxmlformats.org/officeDocument/2006/relationships/image" Target="media/image3.png"/><Relationship Id="rId10" Type="http://schemas.openxmlformats.org/officeDocument/2006/relationships/image" Target="media/image27.png"/><Relationship Id="rId54" Type="http://schemas.openxmlformats.org/officeDocument/2006/relationships/image" Target="media/image18.png"/><Relationship Id="rId13" Type="http://schemas.openxmlformats.org/officeDocument/2006/relationships/image" Target="media/image33.png"/><Relationship Id="rId57" Type="http://schemas.openxmlformats.org/officeDocument/2006/relationships/image" Target="media/image8.png"/><Relationship Id="rId12" Type="http://schemas.openxmlformats.org/officeDocument/2006/relationships/image" Target="media/image40.png"/><Relationship Id="rId56" Type="http://schemas.openxmlformats.org/officeDocument/2006/relationships/image" Target="media/image6.png"/><Relationship Id="rId15" Type="http://schemas.openxmlformats.org/officeDocument/2006/relationships/image" Target="media/image49.png"/><Relationship Id="rId59" Type="http://schemas.openxmlformats.org/officeDocument/2006/relationships/image" Target="media/image20.png"/><Relationship Id="rId14" Type="http://schemas.openxmlformats.org/officeDocument/2006/relationships/image" Target="media/image34.png"/><Relationship Id="rId58" Type="http://schemas.openxmlformats.org/officeDocument/2006/relationships/image" Target="media/image4.png"/><Relationship Id="rId17" Type="http://schemas.openxmlformats.org/officeDocument/2006/relationships/image" Target="media/image37.png"/><Relationship Id="rId16" Type="http://schemas.openxmlformats.org/officeDocument/2006/relationships/image" Target="media/image43.png"/><Relationship Id="rId19" Type="http://schemas.openxmlformats.org/officeDocument/2006/relationships/image" Target="media/image50.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