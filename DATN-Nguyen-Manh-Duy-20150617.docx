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70F" w:rsidRDefault="005E76C4">
      <w:pPr>
        <w:jc w:val="center"/>
        <w:rPr>
          <w:rFonts w:ascii="Arial" w:eastAsia="Arial" w:hAnsi="Arial" w:cs="Arial"/>
          <w:sz w:val="40"/>
          <w:szCs w:val="40"/>
        </w:rPr>
      </w:pPr>
      <w:r>
        <w:rPr>
          <w:rFonts w:ascii="Arial" w:eastAsia="Arial" w:hAnsi="Arial" w:cs="Arial"/>
          <w:sz w:val="40"/>
          <w:szCs w:val="40"/>
        </w:rPr>
        <w:t xml:space="preserve">  </w:t>
      </w:r>
      <w:proofErr w:type="spellStart"/>
      <w:r>
        <w:rPr>
          <w:rFonts w:ascii="Arial" w:eastAsia="Arial" w:hAnsi="Arial" w:cs="Arial"/>
          <w:sz w:val="40"/>
          <w:szCs w:val="40"/>
        </w:rPr>
        <w:t>Trường</w:t>
      </w:r>
      <w:proofErr w:type="spellEnd"/>
      <w:r>
        <w:rPr>
          <w:rFonts w:ascii="Arial" w:eastAsia="Arial" w:hAnsi="Arial" w:cs="Arial"/>
          <w:sz w:val="40"/>
          <w:szCs w:val="40"/>
        </w:rPr>
        <w:t xml:space="preserve"> </w:t>
      </w:r>
      <w:proofErr w:type="spellStart"/>
      <w:r>
        <w:rPr>
          <w:rFonts w:ascii="Arial" w:eastAsia="Arial" w:hAnsi="Arial" w:cs="Arial"/>
          <w:sz w:val="40"/>
          <w:szCs w:val="40"/>
        </w:rPr>
        <w:t>Đại</w:t>
      </w:r>
      <w:proofErr w:type="spellEnd"/>
      <w:r>
        <w:rPr>
          <w:rFonts w:ascii="Arial" w:eastAsia="Arial" w:hAnsi="Arial" w:cs="Arial"/>
          <w:sz w:val="40"/>
          <w:szCs w:val="40"/>
        </w:rPr>
        <w:t xml:space="preserve"> </w:t>
      </w:r>
      <w:proofErr w:type="spellStart"/>
      <w:r>
        <w:rPr>
          <w:rFonts w:ascii="Arial" w:eastAsia="Arial" w:hAnsi="Arial" w:cs="Arial"/>
          <w:sz w:val="40"/>
          <w:szCs w:val="40"/>
        </w:rPr>
        <w:t>học</w:t>
      </w:r>
      <w:proofErr w:type="spellEnd"/>
      <w:r>
        <w:rPr>
          <w:rFonts w:ascii="Arial" w:eastAsia="Arial" w:hAnsi="Arial" w:cs="Arial"/>
          <w:sz w:val="40"/>
          <w:szCs w:val="40"/>
        </w:rPr>
        <w:t xml:space="preserve"> </w:t>
      </w:r>
      <w:proofErr w:type="spellStart"/>
      <w:r>
        <w:rPr>
          <w:rFonts w:ascii="Arial" w:eastAsia="Arial" w:hAnsi="Arial" w:cs="Arial"/>
          <w:sz w:val="40"/>
          <w:szCs w:val="40"/>
        </w:rPr>
        <w:t>Bách</w:t>
      </w:r>
      <w:proofErr w:type="spellEnd"/>
      <w:r>
        <w:rPr>
          <w:rFonts w:ascii="Arial" w:eastAsia="Arial" w:hAnsi="Arial" w:cs="Arial"/>
          <w:sz w:val="40"/>
          <w:szCs w:val="40"/>
        </w:rPr>
        <w:t xml:space="preserve"> Khoa </w:t>
      </w:r>
      <w:proofErr w:type="spellStart"/>
      <w:r>
        <w:rPr>
          <w:rFonts w:ascii="Arial" w:eastAsia="Arial" w:hAnsi="Arial" w:cs="Arial"/>
          <w:sz w:val="40"/>
          <w:szCs w:val="40"/>
        </w:rPr>
        <w:t>Hà</w:t>
      </w:r>
      <w:proofErr w:type="spellEnd"/>
      <w:r>
        <w:rPr>
          <w:rFonts w:ascii="Arial" w:eastAsia="Arial" w:hAnsi="Arial" w:cs="Arial"/>
          <w:sz w:val="40"/>
          <w:szCs w:val="40"/>
        </w:rPr>
        <w:t xml:space="preserve"> </w:t>
      </w:r>
      <w:proofErr w:type="spellStart"/>
      <w:r>
        <w:rPr>
          <w:rFonts w:ascii="Arial" w:eastAsia="Arial" w:hAnsi="Arial" w:cs="Arial"/>
          <w:sz w:val="40"/>
          <w:szCs w:val="40"/>
        </w:rPr>
        <w:t>Nội</w:t>
      </w:r>
      <w:proofErr w:type="spellEnd"/>
      <w:r>
        <w:rPr>
          <w:rFonts w:ascii="Arial" w:eastAsia="Arial" w:hAnsi="Arial" w:cs="Arial"/>
          <w:sz w:val="40"/>
          <w:szCs w:val="40"/>
        </w:rPr>
        <w:t xml:space="preserve"> </w:t>
      </w:r>
      <w:r>
        <w:rPr>
          <w:noProof/>
        </w:rPr>
        <mc:AlternateContent>
          <mc:Choice Requires="wps">
            <w:drawing>
              <wp:anchor distT="0" distB="0" distL="0" distR="0" simplePos="0" relativeHeight="251658240" behindDoc="0" locked="0" layoutInCell="1" hidden="0" allowOverlap="1">
                <wp:simplePos x="0" y="0"/>
                <wp:positionH relativeFrom="column">
                  <wp:posOffset>-25399</wp:posOffset>
                </wp:positionH>
                <wp:positionV relativeFrom="paragraph">
                  <wp:posOffset>-38099</wp:posOffset>
                </wp:positionV>
                <wp:extent cx="5720080" cy="9267825"/>
                <wp:effectExtent l="0" t="0" r="0" b="0"/>
                <wp:wrapSquare wrapText="bothSides" distT="0" distB="0" distL="0" distR="0"/>
                <wp:docPr id="2" name="Hình chữ nhật 2"/>
                <wp:cNvGraphicFramePr/>
                <a:graphic xmlns:a="http://schemas.openxmlformats.org/drawingml/2006/main">
                  <a:graphicData uri="http://schemas.microsoft.com/office/word/2010/wordprocessingShape">
                    <wps:wsp>
                      <wps:cNvSpPr/>
                      <wps:spPr>
                        <a:xfrm>
                          <a:off x="2490723" y="0"/>
                          <a:ext cx="5710555" cy="7560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274C96" w:rsidRDefault="00274C96">
                            <w:pPr>
                              <w:spacing w:before="0"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Hình chữ nhật 2" o:spid="_x0000_s1026" style="position:absolute;left:0;text-align:left;margin-left:-2pt;margin-top:-3pt;width:450.4pt;height:729.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">
                <v:stroke startarrowwidth="narrow" startarrowlength="short" endarrowwidth="narrow" endarrowlength="short"/>
                <v:textbox inset="2.53958mm,2.53958mm,2.53958mm,2.53958mm">
                  <w:txbxContent>
                    <w:p w:rsidR="00274C96" w:rsidRDefault="00274C96">
                      <w:pPr>
                        <w:spacing w:before="0" w:after="0" w:line="240" w:lineRule="auto"/>
                        <w:jc w:val="left"/>
                        <w:textDirection w:val="btLr"/>
                      </w:pPr>
                    </w:p>
                  </w:txbxContent>
                </v:textbox>
                <w10:wrap type="square"/>
              </v:rect>
            </w:pict>
          </mc:Fallback>
        </mc:AlternateContent>
      </w:r>
    </w:p>
    <w:p w:rsidR="0017270F" w:rsidRDefault="005E76C4">
      <w:pPr>
        <w:jc w:val="center"/>
        <w:rPr>
          <w:rFonts w:ascii="Arial" w:eastAsia="Arial" w:hAnsi="Arial" w:cs="Arial"/>
          <w:sz w:val="40"/>
          <w:szCs w:val="40"/>
        </w:rPr>
      </w:pPr>
      <w:proofErr w:type="spellStart"/>
      <w:r>
        <w:rPr>
          <w:rFonts w:ascii="Arial" w:eastAsia="Arial" w:hAnsi="Arial" w:cs="Arial"/>
          <w:sz w:val="40"/>
          <w:szCs w:val="40"/>
        </w:rPr>
        <w:lastRenderedPageBreak/>
        <w:t>Viện</w:t>
      </w:r>
      <w:proofErr w:type="spellEnd"/>
      <w:r>
        <w:rPr>
          <w:rFonts w:ascii="Arial" w:eastAsia="Arial" w:hAnsi="Arial" w:cs="Arial"/>
          <w:sz w:val="40"/>
          <w:szCs w:val="40"/>
        </w:rPr>
        <w:t xml:space="preserve"> </w:t>
      </w:r>
      <w:proofErr w:type="spellStart"/>
      <w:r>
        <w:rPr>
          <w:rFonts w:ascii="Arial" w:eastAsia="Arial" w:hAnsi="Arial" w:cs="Arial"/>
          <w:sz w:val="40"/>
          <w:szCs w:val="40"/>
        </w:rPr>
        <w:t>Công</w:t>
      </w:r>
      <w:proofErr w:type="spellEnd"/>
      <w:r>
        <w:rPr>
          <w:rFonts w:ascii="Arial" w:eastAsia="Arial" w:hAnsi="Arial" w:cs="Arial"/>
          <w:sz w:val="40"/>
          <w:szCs w:val="40"/>
        </w:rPr>
        <w:t xml:space="preserve"> </w:t>
      </w:r>
      <w:proofErr w:type="spellStart"/>
      <w:r>
        <w:rPr>
          <w:rFonts w:ascii="Arial" w:eastAsia="Arial" w:hAnsi="Arial" w:cs="Arial"/>
          <w:sz w:val="40"/>
          <w:szCs w:val="40"/>
        </w:rPr>
        <w:t>nghệ</w:t>
      </w:r>
      <w:proofErr w:type="spellEnd"/>
      <w:r>
        <w:rPr>
          <w:rFonts w:ascii="Arial" w:eastAsia="Arial" w:hAnsi="Arial" w:cs="Arial"/>
          <w:sz w:val="40"/>
          <w:szCs w:val="40"/>
        </w:rPr>
        <w:t xml:space="preserve"> </w:t>
      </w:r>
      <w:proofErr w:type="spellStart"/>
      <w:r>
        <w:rPr>
          <w:rFonts w:ascii="Arial" w:eastAsia="Arial" w:hAnsi="Arial" w:cs="Arial"/>
          <w:sz w:val="40"/>
          <w:szCs w:val="40"/>
        </w:rPr>
        <w:t>Thông</w:t>
      </w:r>
      <w:proofErr w:type="spellEnd"/>
      <w:r>
        <w:rPr>
          <w:rFonts w:ascii="Arial" w:eastAsia="Arial" w:hAnsi="Arial" w:cs="Arial"/>
          <w:sz w:val="40"/>
          <w:szCs w:val="40"/>
        </w:rPr>
        <w:t xml:space="preserve"> Tin </w:t>
      </w:r>
      <w:proofErr w:type="spellStart"/>
      <w:r>
        <w:rPr>
          <w:rFonts w:ascii="Arial" w:eastAsia="Arial" w:hAnsi="Arial" w:cs="Arial"/>
          <w:sz w:val="40"/>
          <w:szCs w:val="40"/>
        </w:rPr>
        <w:t>và</w:t>
      </w:r>
      <w:proofErr w:type="spellEnd"/>
      <w:r>
        <w:rPr>
          <w:rFonts w:ascii="Arial" w:eastAsia="Arial" w:hAnsi="Arial" w:cs="Arial"/>
          <w:sz w:val="40"/>
          <w:szCs w:val="40"/>
        </w:rPr>
        <w:t xml:space="preserve"> </w:t>
      </w:r>
      <w:proofErr w:type="spellStart"/>
      <w:r>
        <w:rPr>
          <w:rFonts w:ascii="Arial" w:eastAsia="Arial" w:hAnsi="Arial" w:cs="Arial"/>
          <w:sz w:val="40"/>
          <w:szCs w:val="40"/>
        </w:rPr>
        <w:t>Truyền</w:t>
      </w:r>
      <w:proofErr w:type="spellEnd"/>
      <w:r>
        <w:rPr>
          <w:rFonts w:ascii="Arial" w:eastAsia="Arial" w:hAnsi="Arial" w:cs="Arial"/>
          <w:sz w:val="40"/>
          <w:szCs w:val="40"/>
        </w:rPr>
        <w:t xml:space="preserve"> </w:t>
      </w:r>
      <w:proofErr w:type="spellStart"/>
      <w:r>
        <w:rPr>
          <w:rFonts w:ascii="Arial" w:eastAsia="Arial" w:hAnsi="Arial" w:cs="Arial"/>
          <w:sz w:val="40"/>
          <w:szCs w:val="40"/>
        </w:rPr>
        <w:t>Thông</w:t>
      </w:r>
      <w:proofErr w:type="spellEnd"/>
    </w:p>
    <w:p w:rsidR="0017270F" w:rsidRDefault="0017270F"/>
    <w:p w:rsidR="0017270F" w:rsidRDefault="0017270F"/>
    <w:p w:rsidR="0017270F" w:rsidRDefault="005E76C4">
      <w:pPr>
        <w:jc w:val="center"/>
      </w:pPr>
      <w:proofErr w:type="spellStart"/>
      <w:r>
        <w:rPr>
          <w:rFonts w:ascii="Arial" w:eastAsia="Arial" w:hAnsi="Arial" w:cs="Arial"/>
          <w:sz w:val="40"/>
          <w:szCs w:val="40"/>
        </w:rPr>
        <w:t>Đồ</w:t>
      </w:r>
      <w:proofErr w:type="spellEnd"/>
      <w:r>
        <w:rPr>
          <w:rFonts w:ascii="Arial" w:eastAsia="Arial" w:hAnsi="Arial" w:cs="Arial"/>
          <w:sz w:val="40"/>
          <w:szCs w:val="40"/>
        </w:rPr>
        <w:t xml:space="preserve"> </w:t>
      </w:r>
      <w:proofErr w:type="spellStart"/>
      <w:r>
        <w:rPr>
          <w:rFonts w:ascii="Arial" w:eastAsia="Arial" w:hAnsi="Arial" w:cs="Arial"/>
          <w:sz w:val="40"/>
          <w:szCs w:val="40"/>
        </w:rPr>
        <w:t>án</w:t>
      </w:r>
      <w:proofErr w:type="spellEnd"/>
      <w:r>
        <w:rPr>
          <w:rFonts w:ascii="Arial" w:eastAsia="Arial" w:hAnsi="Arial" w:cs="Arial"/>
          <w:sz w:val="40"/>
          <w:szCs w:val="40"/>
        </w:rPr>
        <w:t xml:space="preserve"> </w:t>
      </w:r>
      <w:proofErr w:type="spellStart"/>
      <w:r>
        <w:rPr>
          <w:rFonts w:ascii="Arial" w:eastAsia="Arial" w:hAnsi="Arial" w:cs="Arial"/>
          <w:sz w:val="40"/>
          <w:szCs w:val="40"/>
        </w:rPr>
        <w:t>Tốt</w:t>
      </w:r>
      <w:proofErr w:type="spellEnd"/>
      <w:r>
        <w:rPr>
          <w:rFonts w:ascii="Arial" w:eastAsia="Arial" w:hAnsi="Arial" w:cs="Arial"/>
          <w:sz w:val="40"/>
          <w:szCs w:val="40"/>
        </w:rPr>
        <w:t xml:space="preserve"> </w:t>
      </w:r>
      <w:proofErr w:type="spellStart"/>
      <w:r>
        <w:rPr>
          <w:rFonts w:ascii="Arial" w:eastAsia="Arial" w:hAnsi="Arial" w:cs="Arial"/>
          <w:sz w:val="40"/>
          <w:szCs w:val="40"/>
        </w:rPr>
        <w:t>nghiệp</w:t>
      </w:r>
      <w:proofErr w:type="spellEnd"/>
      <w:r>
        <w:rPr>
          <w:rFonts w:ascii="Arial" w:eastAsia="Arial" w:hAnsi="Arial" w:cs="Arial"/>
          <w:sz w:val="40"/>
          <w:szCs w:val="40"/>
        </w:rPr>
        <w:t xml:space="preserve"> </w:t>
      </w:r>
      <w:proofErr w:type="spellStart"/>
      <w:r>
        <w:rPr>
          <w:rFonts w:ascii="Arial" w:eastAsia="Arial" w:hAnsi="Arial" w:cs="Arial"/>
          <w:sz w:val="40"/>
          <w:szCs w:val="40"/>
        </w:rPr>
        <w:t>Đại</w:t>
      </w:r>
      <w:proofErr w:type="spellEnd"/>
      <w:r>
        <w:rPr>
          <w:rFonts w:ascii="Arial" w:eastAsia="Arial" w:hAnsi="Arial" w:cs="Arial"/>
          <w:sz w:val="40"/>
          <w:szCs w:val="40"/>
        </w:rPr>
        <w:t xml:space="preserve"> </w:t>
      </w:r>
      <w:proofErr w:type="spellStart"/>
      <w:r>
        <w:rPr>
          <w:rFonts w:ascii="Arial" w:eastAsia="Arial" w:hAnsi="Arial" w:cs="Arial"/>
          <w:sz w:val="40"/>
          <w:szCs w:val="40"/>
        </w:rPr>
        <w:t>học</w:t>
      </w:r>
      <w:proofErr w:type="spellEnd"/>
    </w:p>
    <w:p w:rsidR="0017270F" w:rsidRDefault="0017270F">
      <w:pPr>
        <w:jc w:val="center"/>
      </w:pPr>
    </w:p>
    <w:p w:rsidR="0017270F" w:rsidRDefault="0017270F">
      <w:pPr>
        <w:jc w:val="center"/>
      </w:pPr>
    </w:p>
    <w:p w:rsidR="0017270F" w:rsidRDefault="005E76C4">
      <w:pPr>
        <w:spacing w:line="240" w:lineRule="auto"/>
        <w:jc w:val="center"/>
        <w:rPr>
          <w:rFonts w:ascii="Arial" w:eastAsia="Arial" w:hAnsi="Arial" w:cs="Arial"/>
          <w:sz w:val="72"/>
          <w:szCs w:val="72"/>
        </w:rPr>
      </w:pPr>
      <w:proofErr w:type="spellStart"/>
      <w:r>
        <w:rPr>
          <w:rFonts w:ascii="Arial" w:eastAsia="Arial" w:hAnsi="Arial" w:cs="Arial"/>
          <w:sz w:val="72"/>
          <w:szCs w:val="72"/>
        </w:rPr>
        <w:t>Hệ</w:t>
      </w:r>
      <w:proofErr w:type="spellEnd"/>
      <w:r>
        <w:rPr>
          <w:rFonts w:ascii="Arial" w:eastAsia="Arial" w:hAnsi="Arial" w:cs="Arial"/>
          <w:sz w:val="72"/>
          <w:szCs w:val="72"/>
        </w:rPr>
        <w:t xml:space="preserve"> </w:t>
      </w:r>
      <w:proofErr w:type="spellStart"/>
      <w:r>
        <w:rPr>
          <w:rFonts w:ascii="Arial" w:eastAsia="Arial" w:hAnsi="Arial" w:cs="Arial"/>
          <w:sz w:val="72"/>
          <w:szCs w:val="72"/>
        </w:rPr>
        <w:t>thống</w:t>
      </w:r>
      <w:proofErr w:type="spellEnd"/>
      <w:r>
        <w:rPr>
          <w:rFonts w:ascii="Arial" w:eastAsia="Arial" w:hAnsi="Arial" w:cs="Arial"/>
          <w:sz w:val="72"/>
          <w:szCs w:val="72"/>
        </w:rPr>
        <w:t xml:space="preserve"> </w:t>
      </w:r>
      <w:proofErr w:type="spellStart"/>
      <w:r>
        <w:rPr>
          <w:rFonts w:ascii="Arial" w:eastAsia="Arial" w:hAnsi="Arial" w:cs="Arial"/>
          <w:sz w:val="72"/>
          <w:szCs w:val="72"/>
        </w:rPr>
        <w:t>Quản</w:t>
      </w:r>
      <w:proofErr w:type="spellEnd"/>
      <w:r>
        <w:rPr>
          <w:rFonts w:ascii="Arial" w:eastAsia="Arial" w:hAnsi="Arial" w:cs="Arial"/>
          <w:sz w:val="72"/>
          <w:szCs w:val="72"/>
        </w:rPr>
        <w:t xml:space="preserve"> </w:t>
      </w:r>
      <w:proofErr w:type="spellStart"/>
      <w:r>
        <w:rPr>
          <w:rFonts w:ascii="Arial" w:eastAsia="Arial" w:hAnsi="Arial" w:cs="Arial"/>
          <w:sz w:val="72"/>
          <w:szCs w:val="72"/>
        </w:rPr>
        <w:t>lý</w:t>
      </w:r>
      <w:proofErr w:type="spellEnd"/>
      <w:r w:rsidR="0024389B">
        <w:rPr>
          <w:rFonts w:ascii="Arial" w:eastAsia="Arial" w:hAnsi="Arial" w:cs="Arial"/>
          <w:sz w:val="72"/>
          <w:szCs w:val="72"/>
        </w:rPr>
        <w:t xml:space="preserve"> </w:t>
      </w:r>
      <w:proofErr w:type="spellStart"/>
      <w:r w:rsidR="00EA1D9F">
        <w:rPr>
          <w:rFonts w:ascii="Arial" w:eastAsia="Arial" w:hAnsi="Arial" w:cs="Arial"/>
          <w:sz w:val="72"/>
          <w:szCs w:val="72"/>
        </w:rPr>
        <w:t>cửa</w:t>
      </w:r>
      <w:proofErr w:type="spellEnd"/>
      <w:r w:rsidR="00EA1D9F">
        <w:rPr>
          <w:rFonts w:ascii="Arial" w:eastAsia="Arial" w:hAnsi="Arial" w:cs="Arial"/>
          <w:sz w:val="72"/>
          <w:szCs w:val="72"/>
        </w:rPr>
        <w:t xml:space="preserve"> </w:t>
      </w:r>
      <w:proofErr w:type="spellStart"/>
      <w:r w:rsidR="00EA1D9F">
        <w:rPr>
          <w:rFonts w:ascii="Arial" w:eastAsia="Arial" w:hAnsi="Arial" w:cs="Arial"/>
          <w:sz w:val="72"/>
          <w:szCs w:val="72"/>
        </w:rPr>
        <w:t>hàng</w:t>
      </w:r>
      <w:proofErr w:type="spellEnd"/>
      <w:r w:rsidR="00EA1D9F">
        <w:rPr>
          <w:rFonts w:ascii="Arial" w:eastAsia="Arial" w:hAnsi="Arial" w:cs="Arial"/>
          <w:sz w:val="72"/>
          <w:szCs w:val="72"/>
        </w:rPr>
        <w:t xml:space="preserve"> </w:t>
      </w:r>
      <w:proofErr w:type="spellStart"/>
      <w:r w:rsidR="0024389B">
        <w:rPr>
          <w:rFonts w:ascii="Arial" w:eastAsia="Arial" w:hAnsi="Arial" w:cs="Arial"/>
          <w:sz w:val="72"/>
          <w:szCs w:val="72"/>
        </w:rPr>
        <w:t>sử</w:t>
      </w:r>
      <w:proofErr w:type="spellEnd"/>
      <w:r w:rsidR="0024389B">
        <w:rPr>
          <w:rFonts w:ascii="Arial" w:eastAsia="Arial" w:hAnsi="Arial" w:cs="Arial"/>
          <w:sz w:val="72"/>
          <w:szCs w:val="72"/>
        </w:rPr>
        <w:t xml:space="preserve"> </w:t>
      </w:r>
      <w:proofErr w:type="spellStart"/>
      <w:r w:rsidR="0024389B">
        <w:rPr>
          <w:rFonts w:ascii="Arial" w:eastAsia="Arial" w:hAnsi="Arial" w:cs="Arial"/>
          <w:sz w:val="72"/>
          <w:szCs w:val="72"/>
        </w:rPr>
        <w:t>dụng</w:t>
      </w:r>
      <w:proofErr w:type="spellEnd"/>
      <w:r>
        <w:rPr>
          <w:rFonts w:ascii="Arial" w:eastAsia="Arial" w:hAnsi="Arial" w:cs="Arial"/>
          <w:sz w:val="72"/>
          <w:szCs w:val="72"/>
        </w:rPr>
        <w:t xml:space="preserve"> Microsoft .NET WEB API</w:t>
      </w:r>
    </w:p>
    <w:p w:rsidR="0017270F" w:rsidRDefault="0017270F">
      <w:pPr>
        <w:jc w:val="center"/>
        <w:rPr>
          <w:rFonts w:ascii="Arial" w:eastAsia="Arial" w:hAnsi="Arial" w:cs="Arial"/>
        </w:rPr>
      </w:pPr>
    </w:p>
    <w:p w:rsidR="0017270F" w:rsidRDefault="0017270F">
      <w:pPr>
        <w:jc w:val="center"/>
        <w:rPr>
          <w:rFonts w:ascii="Arial" w:eastAsia="Arial" w:hAnsi="Arial" w:cs="Arial"/>
        </w:rPr>
      </w:pPr>
    </w:p>
    <w:p w:rsidR="0017270F" w:rsidRDefault="0017270F">
      <w:pPr>
        <w:jc w:val="center"/>
        <w:rPr>
          <w:rFonts w:ascii="Arial" w:eastAsia="Arial" w:hAnsi="Arial" w:cs="Arial"/>
        </w:rPr>
      </w:pPr>
    </w:p>
    <w:p w:rsidR="0017270F" w:rsidRDefault="00EA1D9F">
      <w:pPr>
        <w:jc w:val="center"/>
        <w:rPr>
          <w:rFonts w:ascii="Arial" w:eastAsia="Arial" w:hAnsi="Arial" w:cs="Arial"/>
          <w:sz w:val="52"/>
          <w:szCs w:val="52"/>
        </w:rPr>
      </w:pPr>
      <w:proofErr w:type="spellStart"/>
      <w:r>
        <w:rPr>
          <w:rFonts w:ascii="Arial" w:eastAsia="Arial" w:hAnsi="Arial" w:cs="Arial"/>
          <w:sz w:val="52"/>
          <w:szCs w:val="52"/>
        </w:rPr>
        <w:t>Nguyễn</w:t>
      </w:r>
      <w:proofErr w:type="spellEnd"/>
      <w:r>
        <w:rPr>
          <w:rFonts w:ascii="Arial" w:eastAsia="Arial" w:hAnsi="Arial" w:cs="Arial"/>
          <w:sz w:val="52"/>
          <w:szCs w:val="52"/>
        </w:rPr>
        <w:t xml:space="preserve"> </w:t>
      </w:r>
      <w:proofErr w:type="spellStart"/>
      <w:r>
        <w:rPr>
          <w:rFonts w:ascii="Arial" w:eastAsia="Arial" w:hAnsi="Arial" w:cs="Arial"/>
          <w:sz w:val="52"/>
          <w:szCs w:val="52"/>
        </w:rPr>
        <w:t>Mạnh</w:t>
      </w:r>
      <w:proofErr w:type="spellEnd"/>
      <w:r>
        <w:rPr>
          <w:rFonts w:ascii="Arial" w:eastAsia="Arial" w:hAnsi="Arial" w:cs="Arial"/>
          <w:sz w:val="52"/>
          <w:szCs w:val="52"/>
        </w:rPr>
        <w:t xml:space="preserve"> Duy</w:t>
      </w:r>
    </w:p>
    <w:p w:rsidR="0017270F" w:rsidRDefault="0017270F">
      <w:pPr>
        <w:jc w:val="center"/>
        <w:rPr>
          <w:rFonts w:ascii="Arial" w:eastAsia="Arial" w:hAnsi="Arial" w:cs="Arial"/>
        </w:rPr>
      </w:pPr>
    </w:p>
    <w:p w:rsidR="0017270F" w:rsidRDefault="0017270F">
      <w:pPr>
        <w:jc w:val="center"/>
        <w:rPr>
          <w:rFonts w:ascii="Arial" w:eastAsia="Arial" w:hAnsi="Arial" w:cs="Arial"/>
        </w:rPr>
      </w:pPr>
    </w:p>
    <w:p w:rsidR="0017270F" w:rsidRDefault="0017270F">
      <w:pPr>
        <w:jc w:val="center"/>
        <w:rPr>
          <w:rFonts w:ascii="Arial" w:eastAsia="Arial" w:hAnsi="Arial" w:cs="Arial"/>
        </w:rPr>
      </w:pPr>
    </w:p>
    <w:p w:rsidR="0017270F" w:rsidRDefault="005E76C4">
      <w:pPr>
        <w:jc w:val="center"/>
        <w:rPr>
          <w:rFonts w:ascii="Arial" w:eastAsia="Arial" w:hAnsi="Arial" w:cs="Arial"/>
          <w:sz w:val="40"/>
          <w:szCs w:val="40"/>
        </w:rPr>
      </w:pPr>
      <w:proofErr w:type="spellStart"/>
      <w:r>
        <w:rPr>
          <w:rFonts w:ascii="Arial" w:eastAsia="Arial" w:hAnsi="Arial" w:cs="Arial"/>
          <w:sz w:val="40"/>
          <w:szCs w:val="40"/>
        </w:rPr>
        <w:t>Hà</w:t>
      </w:r>
      <w:proofErr w:type="spellEnd"/>
      <w:r>
        <w:rPr>
          <w:rFonts w:ascii="Arial" w:eastAsia="Arial" w:hAnsi="Arial" w:cs="Arial"/>
          <w:sz w:val="40"/>
          <w:szCs w:val="40"/>
        </w:rPr>
        <w:t xml:space="preserve"> </w:t>
      </w:r>
      <w:proofErr w:type="spellStart"/>
      <w:r>
        <w:rPr>
          <w:rFonts w:ascii="Arial" w:eastAsia="Arial" w:hAnsi="Arial" w:cs="Arial"/>
          <w:sz w:val="40"/>
          <w:szCs w:val="40"/>
        </w:rPr>
        <w:t>Nội</w:t>
      </w:r>
      <w:proofErr w:type="spellEnd"/>
      <w:r>
        <w:rPr>
          <w:rFonts w:ascii="Arial" w:eastAsia="Arial" w:hAnsi="Arial" w:cs="Arial"/>
          <w:sz w:val="40"/>
          <w:szCs w:val="40"/>
        </w:rPr>
        <w:t xml:space="preserve">, </w:t>
      </w:r>
      <w:r w:rsidR="00EA1D9F">
        <w:rPr>
          <w:rFonts w:ascii="Arial" w:eastAsia="Arial" w:hAnsi="Arial" w:cs="Arial"/>
          <w:sz w:val="40"/>
          <w:szCs w:val="40"/>
        </w:rPr>
        <w:t>12</w:t>
      </w:r>
      <w:r>
        <w:rPr>
          <w:rFonts w:ascii="Arial" w:eastAsia="Arial" w:hAnsi="Arial" w:cs="Arial"/>
          <w:sz w:val="40"/>
          <w:szCs w:val="40"/>
        </w:rPr>
        <w:t>/201</w:t>
      </w:r>
      <w:r w:rsidR="00EA1D9F">
        <w:rPr>
          <w:rFonts w:ascii="Arial" w:eastAsia="Arial" w:hAnsi="Arial" w:cs="Arial"/>
          <w:sz w:val="40"/>
          <w:szCs w:val="40"/>
        </w:rPr>
        <w:t>9</w:t>
      </w:r>
    </w:p>
    <w:p w:rsidR="0017270F" w:rsidRDefault="005E76C4">
      <w:pPr>
        <w:widowControl w:val="0"/>
        <w:pBdr>
          <w:top w:val="nil"/>
          <w:left w:val="nil"/>
          <w:bottom w:val="nil"/>
          <w:right w:val="nil"/>
          <w:between w:val="nil"/>
        </w:pBdr>
        <w:spacing w:before="0" w:after="0" w:line="276" w:lineRule="auto"/>
        <w:jc w:val="left"/>
        <w:rPr>
          <w:rFonts w:ascii="Arial" w:eastAsia="Arial" w:hAnsi="Arial" w:cs="Arial"/>
          <w:sz w:val="40"/>
          <w:szCs w:val="40"/>
        </w:rPr>
        <w:sectPr w:rsidR="0017270F">
          <w:footerReference w:type="even" r:id="rId8"/>
          <w:pgSz w:w="11900" w:h="16840"/>
          <w:pgMar w:top="1134" w:right="1134" w:bottom="1134" w:left="1985" w:header="851" w:footer="1247" w:gutter="0"/>
          <w:pgNumType w:start="1"/>
          <w:cols w:space="720"/>
        </w:sectPr>
      </w:pPr>
      <w:r>
        <w:br w:type="page"/>
      </w:r>
    </w:p>
    <w:p w:rsidR="0017270F" w:rsidRDefault="005E76C4">
      <w:pPr>
        <w:jc w:val="center"/>
        <w:rPr>
          <w:rFonts w:ascii="Arial" w:eastAsia="Arial" w:hAnsi="Arial" w:cs="Arial"/>
          <w:sz w:val="36"/>
          <w:szCs w:val="36"/>
        </w:rPr>
      </w:pPr>
      <w:proofErr w:type="spellStart"/>
      <w:r>
        <w:rPr>
          <w:rFonts w:ascii="Arial" w:eastAsia="Arial" w:hAnsi="Arial" w:cs="Arial"/>
          <w:sz w:val="36"/>
          <w:szCs w:val="36"/>
        </w:rPr>
        <w:lastRenderedPageBreak/>
        <w:t>Trường</w:t>
      </w:r>
      <w:proofErr w:type="spellEnd"/>
      <w:r>
        <w:rPr>
          <w:rFonts w:ascii="Arial" w:eastAsia="Arial" w:hAnsi="Arial" w:cs="Arial"/>
          <w:sz w:val="36"/>
          <w:szCs w:val="36"/>
        </w:rPr>
        <w:t xml:space="preserve"> </w:t>
      </w:r>
      <w:proofErr w:type="spellStart"/>
      <w:r>
        <w:rPr>
          <w:rFonts w:ascii="Arial" w:eastAsia="Arial" w:hAnsi="Arial" w:cs="Arial"/>
          <w:sz w:val="36"/>
          <w:szCs w:val="36"/>
        </w:rPr>
        <w:t>Đại</w:t>
      </w:r>
      <w:proofErr w:type="spellEnd"/>
      <w:r>
        <w:rPr>
          <w:rFonts w:ascii="Arial" w:eastAsia="Arial" w:hAnsi="Arial" w:cs="Arial"/>
          <w:sz w:val="36"/>
          <w:szCs w:val="36"/>
        </w:rPr>
        <w:t xml:space="preserve"> </w:t>
      </w:r>
      <w:proofErr w:type="spellStart"/>
      <w:r>
        <w:rPr>
          <w:rFonts w:ascii="Arial" w:eastAsia="Arial" w:hAnsi="Arial" w:cs="Arial"/>
          <w:sz w:val="36"/>
          <w:szCs w:val="36"/>
        </w:rPr>
        <w:t>học</w:t>
      </w:r>
      <w:proofErr w:type="spellEnd"/>
      <w:r>
        <w:rPr>
          <w:rFonts w:ascii="Arial" w:eastAsia="Arial" w:hAnsi="Arial" w:cs="Arial"/>
          <w:sz w:val="36"/>
          <w:szCs w:val="36"/>
        </w:rPr>
        <w:t xml:space="preserve"> </w:t>
      </w:r>
      <w:proofErr w:type="spellStart"/>
      <w:r>
        <w:rPr>
          <w:rFonts w:ascii="Arial" w:eastAsia="Arial" w:hAnsi="Arial" w:cs="Arial"/>
          <w:sz w:val="36"/>
          <w:szCs w:val="36"/>
        </w:rPr>
        <w:t>Bách</w:t>
      </w:r>
      <w:proofErr w:type="spellEnd"/>
      <w:r>
        <w:rPr>
          <w:rFonts w:ascii="Arial" w:eastAsia="Arial" w:hAnsi="Arial" w:cs="Arial"/>
          <w:sz w:val="36"/>
          <w:szCs w:val="36"/>
        </w:rPr>
        <w:t xml:space="preserve"> Khoa </w:t>
      </w:r>
      <w:proofErr w:type="spellStart"/>
      <w:r>
        <w:rPr>
          <w:rFonts w:ascii="Arial" w:eastAsia="Arial" w:hAnsi="Arial" w:cs="Arial"/>
          <w:sz w:val="36"/>
          <w:szCs w:val="36"/>
        </w:rPr>
        <w:t>Hà</w:t>
      </w:r>
      <w:proofErr w:type="spellEnd"/>
      <w:r>
        <w:rPr>
          <w:rFonts w:ascii="Arial" w:eastAsia="Arial" w:hAnsi="Arial" w:cs="Arial"/>
          <w:sz w:val="36"/>
          <w:szCs w:val="36"/>
        </w:rPr>
        <w:t xml:space="preserve"> </w:t>
      </w:r>
      <w:proofErr w:type="spellStart"/>
      <w:r>
        <w:rPr>
          <w:rFonts w:ascii="Arial" w:eastAsia="Arial" w:hAnsi="Arial" w:cs="Arial"/>
          <w:sz w:val="36"/>
          <w:szCs w:val="36"/>
        </w:rPr>
        <w:t>Nội</w:t>
      </w:r>
      <w:proofErr w:type="spellEnd"/>
      <w:r>
        <w:rPr>
          <w:noProof/>
        </w:rPr>
        <mc:AlternateContent>
          <mc:Choice Requires="wps">
            <w:drawing>
              <wp:anchor distT="0" distB="0" distL="0" distR="0" simplePos="0" relativeHeight="251659264" behindDoc="0" locked="0" layoutInCell="1" hidden="0" allowOverlap="1">
                <wp:simplePos x="0" y="0"/>
                <wp:positionH relativeFrom="column">
                  <wp:posOffset>-25399</wp:posOffset>
                </wp:positionH>
                <wp:positionV relativeFrom="paragraph">
                  <wp:posOffset>-38099</wp:posOffset>
                </wp:positionV>
                <wp:extent cx="5720080" cy="9267825"/>
                <wp:effectExtent l="0" t="0" r="0" b="0"/>
                <wp:wrapSquare wrapText="bothSides" distT="0" distB="0" distL="0" distR="0"/>
                <wp:docPr id="1" name="Hình chữ nhật 1"/>
                <wp:cNvGraphicFramePr/>
                <a:graphic xmlns:a="http://schemas.openxmlformats.org/drawingml/2006/main">
                  <a:graphicData uri="http://schemas.microsoft.com/office/word/2010/wordprocessingShape">
                    <wps:wsp>
                      <wps:cNvSpPr/>
                      <wps:spPr>
                        <a:xfrm>
                          <a:off x="2490723" y="0"/>
                          <a:ext cx="5710555" cy="7560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274C96" w:rsidRDefault="00274C96">
                            <w:pPr>
                              <w:spacing w:before="0"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Hình chữ nhật 1" o:spid="_x0000_s1027" style="position:absolute;left:0;text-align:left;margin-left:-2pt;margin-top:-3pt;width:450.4pt;height:729.75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">
                <v:stroke startarrowwidth="narrow" startarrowlength="short" endarrowwidth="narrow" endarrowlength="short"/>
                <v:textbox inset="2.53958mm,2.53958mm,2.53958mm,2.53958mm">
                  <w:txbxContent>
                    <w:p w:rsidR="00274C96" w:rsidRDefault="00274C96">
                      <w:pPr>
                        <w:spacing w:before="0" w:after="0" w:line="240" w:lineRule="auto"/>
                        <w:jc w:val="left"/>
                        <w:textDirection w:val="btLr"/>
                      </w:pPr>
                    </w:p>
                  </w:txbxContent>
                </v:textbox>
                <w10:wrap type="square"/>
              </v:rect>
            </w:pict>
          </mc:Fallback>
        </mc:AlternateContent>
      </w:r>
    </w:p>
    <w:p w:rsidR="0017270F" w:rsidRDefault="005E76C4">
      <w:pPr>
        <w:jc w:val="center"/>
        <w:rPr>
          <w:rFonts w:ascii="Arial" w:eastAsia="Arial" w:hAnsi="Arial" w:cs="Arial"/>
          <w:sz w:val="36"/>
          <w:szCs w:val="36"/>
        </w:rPr>
      </w:pPr>
      <w:proofErr w:type="spellStart"/>
      <w:r>
        <w:rPr>
          <w:rFonts w:ascii="Arial" w:eastAsia="Arial" w:hAnsi="Arial" w:cs="Arial"/>
          <w:sz w:val="36"/>
          <w:szCs w:val="36"/>
        </w:rPr>
        <w:lastRenderedPageBreak/>
        <w:t>Viện</w:t>
      </w:r>
      <w:proofErr w:type="spellEnd"/>
      <w:r>
        <w:rPr>
          <w:rFonts w:ascii="Arial" w:eastAsia="Arial" w:hAnsi="Arial" w:cs="Arial"/>
          <w:sz w:val="36"/>
          <w:szCs w:val="36"/>
        </w:rPr>
        <w:t xml:space="preserve"> </w:t>
      </w:r>
      <w:proofErr w:type="spellStart"/>
      <w:r>
        <w:rPr>
          <w:rFonts w:ascii="Arial" w:eastAsia="Arial" w:hAnsi="Arial" w:cs="Arial"/>
          <w:sz w:val="36"/>
          <w:szCs w:val="36"/>
        </w:rPr>
        <w:t>Công</w:t>
      </w:r>
      <w:proofErr w:type="spellEnd"/>
      <w:r>
        <w:rPr>
          <w:rFonts w:ascii="Arial" w:eastAsia="Arial" w:hAnsi="Arial" w:cs="Arial"/>
          <w:sz w:val="36"/>
          <w:szCs w:val="36"/>
        </w:rPr>
        <w:t xml:space="preserve"> </w:t>
      </w:r>
      <w:proofErr w:type="spellStart"/>
      <w:r>
        <w:rPr>
          <w:rFonts w:ascii="Arial" w:eastAsia="Arial" w:hAnsi="Arial" w:cs="Arial"/>
          <w:sz w:val="36"/>
          <w:szCs w:val="36"/>
        </w:rPr>
        <w:t>nghệ</w:t>
      </w:r>
      <w:proofErr w:type="spellEnd"/>
      <w:r>
        <w:rPr>
          <w:rFonts w:ascii="Arial" w:eastAsia="Arial" w:hAnsi="Arial" w:cs="Arial"/>
          <w:sz w:val="36"/>
          <w:szCs w:val="36"/>
        </w:rPr>
        <w:t xml:space="preserve"> </w:t>
      </w:r>
      <w:proofErr w:type="spellStart"/>
      <w:r>
        <w:rPr>
          <w:rFonts w:ascii="Arial" w:eastAsia="Arial" w:hAnsi="Arial" w:cs="Arial"/>
          <w:sz w:val="36"/>
          <w:szCs w:val="36"/>
        </w:rPr>
        <w:t>Thông</w:t>
      </w:r>
      <w:proofErr w:type="spellEnd"/>
      <w:r>
        <w:rPr>
          <w:rFonts w:ascii="Arial" w:eastAsia="Arial" w:hAnsi="Arial" w:cs="Arial"/>
          <w:sz w:val="36"/>
          <w:szCs w:val="36"/>
        </w:rPr>
        <w:t xml:space="preserve"> Tin </w:t>
      </w:r>
      <w:proofErr w:type="spellStart"/>
      <w:r>
        <w:rPr>
          <w:rFonts w:ascii="Arial" w:eastAsia="Arial" w:hAnsi="Arial" w:cs="Arial"/>
          <w:sz w:val="36"/>
          <w:szCs w:val="36"/>
        </w:rPr>
        <w:t>và</w:t>
      </w:r>
      <w:proofErr w:type="spellEnd"/>
      <w:r>
        <w:rPr>
          <w:rFonts w:ascii="Arial" w:eastAsia="Arial" w:hAnsi="Arial" w:cs="Arial"/>
          <w:sz w:val="36"/>
          <w:szCs w:val="36"/>
        </w:rPr>
        <w:t xml:space="preserve"> </w:t>
      </w:r>
      <w:proofErr w:type="spellStart"/>
      <w:r>
        <w:rPr>
          <w:rFonts w:ascii="Arial" w:eastAsia="Arial" w:hAnsi="Arial" w:cs="Arial"/>
          <w:sz w:val="36"/>
          <w:szCs w:val="36"/>
        </w:rPr>
        <w:t>Truyền</w:t>
      </w:r>
      <w:proofErr w:type="spellEnd"/>
      <w:r>
        <w:rPr>
          <w:rFonts w:ascii="Arial" w:eastAsia="Arial" w:hAnsi="Arial" w:cs="Arial"/>
          <w:sz w:val="36"/>
          <w:szCs w:val="36"/>
        </w:rPr>
        <w:t xml:space="preserve"> </w:t>
      </w:r>
      <w:proofErr w:type="spellStart"/>
      <w:r>
        <w:rPr>
          <w:rFonts w:ascii="Arial" w:eastAsia="Arial" w:hAnsi="Arial" w:cs="Arial"/>
          <w:sz w:val="36"/>
          <w:szCs w:val="36"/>
        </w:rPr>
        <w:t>Thông</w:t>
      </w:r>
      <w:proofErr w:type="spellEnd"/>
    </w:p>
    <w:p w:rsidR="0017270F" w:rsidRDefault="0017270F">
      <w:pPr>
        <w:rPr>
          <w:sz w:val="36"/>
          <w:szCs w:val="36"/>
        </w:rPr>
      </w:pPr>
    </w:p>
    <w:p w:rsidR="0017270F" w:rsidRDefault="0017270F">
      <w:pPr>
        <w:jc w:val="center"/>
        <w:rPr>
          <w:sz w:val="36"/>
          <w:szCs w:val="36"/>
        </w:rPr>
      </w:pPr>
    </w:p>
    <w:p w:rsidR="0017270F" w:rsidRDefault="005E76C4">
      <w:pPr>
        <w:jc w:val="center"/>
        <w:rPr>
          <w:sz w:val="36"/>
          <w:szCs w:val="36"/>
        </w:rPr>
      </w:pPr>
      <w:proofErr w:type="spellStart"/>
      <w:r>
        <w:rPr>
          <w:rFonts w:ascii="Arial" w:eastAsia="Arial" w:hAnsi="Arial" w:cs="Arial"/>
          <w:sz w:val="36"/>
          <w:szCs w:val="36"/>
        </w:rPr>
        <w:t>Đồ</w:t>
      </w:r>
      <w:proofErr w:type="spellEnd"/>
      <w:r>
        <w:rPr>
          <w:rFonts w:ascii="Arial" w:eastAsia="Arial" w:hAnsi="Arial" w:cs="Arial"/>
          <w:sz w:val="36"/>
          <w:szCs w:val="36"/>
        </w:rPr>
        <w:t xml:space="preserve"> </w:t>
      </w:r>
      <w:proofErr w:type="spellStart"/>
      <w:r>
        <w:rPr>
          <w:rFonts w:ascii="Arial" w:eastAsia="Arial" w:hAnsi="Arial" w:cs="Arial"/>
          <w:sz w:val="36"/>
          <w:szCs w:val="36"/>
        </w:rPr>
        <w:t>án</w:t>
      </w:r>
      <w:proofErr w:type="spellEnd"/>
      <w:r>
        <w:rPr>
          <w:rFonts w:ascii="Arial" w:eastAsia="Arial" w:hAnsi="Arial" w:cs="Arial"/>
          <w:sz w:val="36"/>
          <w:szCs w:val="36"/>
        </w:rPr>
        <w:t xml:space="preserve"> </w:t>
      </w:r>
      <w:proofErr w:type="spellStart"/>
      <w:r>
        <w:rPr>
          <w:rFonts w:ascii="Arial" w:eastAsia="Arial" w:hAnsi="Arial" w:cs="Arial"/>
          <w:sz w:val="36"/>
          <w:szCs w:val="36"/>
        </w:rPr>
        <w:t>Tốt</w:t>
      </w:r>
      <w:proofErr w:type="spellEnd"/>
      <w:r>
        <w:rPr>
          <w:rFonts w:ascii="Arial" w:eastAsia="Arial" w:hAnsi="Arial" w:cs="Arial"/>
          <w:sz w:val="36"/>
          <w:szCs w:val="36"/>
        </w:rPr>
        <w:t xml:space="preserve"> </w:t>
      </w:r>
      <w:proofErr w:type="spellStart"/>
      <w:r>
        <w:rPr>
          <w:rFonts w:ascii="Arial" w:eastAsia="Arial" w:hAnsi="Arial" w:cs="Arial"/>
          <w:sz w:val="36"/>
          <w:szCs w:val="36"/>
        </w:rPr>
        <w:t>nghiệp</w:t>
      </w:r>
      <w:proofErr w:type="spellEnd"/>
      <w:r>
        <w:rPr>
          <w:rFonts w:ascii="Arial" w:eastAsia="Arial" w:hAnsi="Arial" w:cs="Arial"/>
          <w:sz w:val="36"/>
          <w:szCs w:val="36"/>
        </w:rPr>
        <w:t xml:space="preserve"> </w:t>
      </w:r>
      <w:proofErr w:type="spellStart"/>
      <w:r>
        <w:rPr>
          <w:rFonts w:ascii="Arial" w:eastAsia="Arial" w:hAnsi="Arial" w:cs="Arial"/>
          <w:sz w:val="36"/>
          <w:szCs w:val="36"/>
        </w:rPr>
        <w:t>Đại</w:t>
      </w:r>
      <w:proofErr w:type="spellEnd"/>
      <w:r>
        <w:rPr>
          <w:rFonts w:ascii="Arial" w:eastAsia="Arial" w:hAnsi="Arial" w:cs="Arial"/>
          <w:sz w:val="36"/>
          <w:szCs w:val="36"/>
        </w:rPr>
        <w:t xml:space="preserve"> </w:t>
      </w:r>
      <w:proofErr w:type="spellStart"/>
      <w:r>
        <w:rPr>
          <w:rFonts w:ascii="Arial" w:eastAsia="Arial" w:hAnsi="Arial" w:cs="Arial"/>
          <w:sz w:val="36"/>
          <w:szCs w:val="36"/>
        </w:rPr>
        <w:t>học</w:t>
      </w:r>
      <w:proofErr w:type="spellEnd"/>
    </w:p>
    <w:p w:rsidR="0017270F" w:rsidRDefault="0017270F"/>
    <w:p w:rsidR="0017270F" w:rsidRDefault="0017270F">
      <w:pPr>
        <w:jc w:val="center"/>
      </w:pPr>
    </w:p>
    <w:p w:rsidR="0017270F" w:rsidRDefault="005E76C4">
      <w:pPr>
        <w:spacing w:line="240" w:lineRule="auto"/>
        <w:jc w:val="center"/>
        <w:rPr>
          <w:rFonts w:ascii="Arial" w:eastAsia="Arial" w:hAnsi="Arial" w:cs="Arial"/>
          <w:sz w:val="72"/>
          <w:szCs w:val="72"/>
        </w:rPr>
      </w:pPr>
      <w:proofErr w:type="spellStart"/>
      <w:r>
        <w:rPr>
          <w:rFonts w:ascii="Arial" w:eastAsia="Arial" w:hAnsi="Arial" w:cs="Arial"/>
          <w:sz w:val="72"/>
          <w:szCs w:val="72"/>
        </w:rPr>
        <w:t>Hệ</w:t>
      </w:r>
      <w:proofErr w:type="spellEnd"/>
      <w:r>
        <w:rPr>
          <w:rFonts w:ascii="Arial" w:eastAsia="Arial" w:hAnsi="Arial" w:cs="Arial"/>
          <w:sz w:val="72"/>
          <w:szCs w:val="72"/>
        </w:rPr>
        <w:t xml:space="preserve"> </w:t>
      </w:r>
      <w:proofErr w:type="spellStart"/>
      <w:r>
        <w:rPr>
          <w:rFonts w:ascii="Arial" w:eastAsia="Arial" w:hAnsi="Arial" w:cs="Arial"/>
          <w:sz w:val="72"/>
          <w:szCs w:val="72"/>
        </w:rPr>
        <w:t>thống</w:t>
      </w:r>
      <w:proofErr w:type="spellEnd"/>
      <w:r>
        <w:rPr>
          <w:rFonts w:ascii="Arial" w:eastAsia="Arial" w:hAnsi="Arial" w:cs="Arial"/>
          <w:sz w:val="72"/>
          <w:szCs w:val="72"/>
        </w:rPr>
        <w:t xml:space="preserve"> </w:t>
      </w:r>
      <w:proofErr w:type="spellStart"/>
      <w:r>
        <w:rPr>
          <w:rFonts w:ascii="Arial" w:eastAsia="Arial" w:hAnsi="Arial" w:cs="Arial"/>
          <w:sz w:val="72"/>
          <w:szCs w:val="72"/>
        </w:rPr>
        <w:t>Quản</w:t>
      </w:r>
      <w:proofErr w:type="spellEnd"/>
      <w:r>
        <w:rPr>
          <w:rFonts w:ascii="Arial" w:eastAsia="Arial" w:hAnsi="Arial" w:cs="Arial"/>
          <w:sz w:val="72"/>
          <w:szCs w:val="72"/>
        </w:rPr>
        <w:t xml:space="preserve"> </w:t>
      </w:r>
      <w:proofErr w:type="spellStart"/>
      <w:r>
        <w:rPr>
          <w:rFonts w:ascii="Arial" w:eastAsia="Arial" w:hAnsi="Arial" w:cs="Arial"/>
          <w:sz w:val="72"/>
          <w:szCs w:val="72"/>
        </w:rPr>
        <w:t>lý</w:t>
      </w:r>
      <w:proofErr w:type="spellEnd"/>
      <w:r>
        <w:rPr>
          <w:rFonts w:ascii="Arial" w:eastAsia="Arial" w:hAnsi="Arial" w:cs="Arial"/>
          <w:sz w:val="72"/>
          <w:szCs w:val="72"/>
        </w:rPr>
        <w:t xml:space="preserve"> </w:t>
      </w:r>
      <w:proofErr w:type="spellStart"/>
      <w:r w:rsidR="00EA1D9F">
        <w:rPr>
          <w:rFonts w:ascii="Arial" w:eastAsia="Arial" w:hAnsi="Arial" w:cs="Arial"/>
          <w:sz w:val="72"/>
          <w:szCs w:val="72"/>
        </w:rPr>
        <w:t>cửa</w:t>
      </w:r>
      <w:proofErr w:type="spellEnd"/>
      <w:r w:rsidR="00EA1D9F">
        <w:rPr>
          <w:rFonts w:ascii="Arial" w:eastAsia="Arial" w:hAnsi="Arial" w:cs="Arial"/>
          <w:sz w:val="72"/>
          <w:szCs w:val="72"/>
        </w:rPr>
        <w:t xml:space="preserve"> </w:t>
      </w:r>
      <w:proofErr w:type="spellStart"/>
      <w:r w:rsidR="00EA1D9F">
        <w:rPr>
          <w:rFonts w:ascii="Arial" w:eastAsia="Arial" w:hAnsi="Arial" w:cs="Arial"/>
          <w:sz w:val="72"/>
          <w:szCs w:val="72"/>
        </w:rPr>
        <w:t>hàng</w:t>
      </w:r>
      <w:proofErr w:type="spellEnd"/>
      <w:r w:rsidR="00EA1D9F">
        <w:rPr>
          <w:rFonts w:ascii="Arial" w:eastAsia="Arial" w:hAnsi="Arial" w:cs="Arial"/>
          <w:sz w:val="72"/>
          <w:szCs w:val="72"/>
        </w:rPr>
        <w:t xml:space="preserve"> </w:t>
      </w:r>
      <w:proofErr w:type="spellStart"/>
      <w:r w:rsidR="0024389B">
        <w:rPr>
          <w:rFonts w:ascii="Arial" w:eastAsia="Arial" w:hAnsi="Arial" w:cs="Arial"/>
          <w:sz w:val="72"/>
          <w:szCs w:val="72"/>
        </w:rPr>
        <w:t>sử</w:t>
      </w:r>
      <w:proofErr w:type="spellEnd"/>
      <w:r w:rsidR="0024389B">
        <w:rPr>
          <w:rFonts w:ascii="Arial" w:eastAsia="Arial" w:hAnsi="Arial" w:cs="Arial"/>
          <w:sz w:val="72"/>
          <w:szCs w:val="72"/>
        </w:rPr>
        <w:t xml:space="preserve"> </w:t>
      </w:r>
      <w:proofErr w:type="spellStart"/>
      <w:r w:rsidR="0024389B">
        <w:rPr>
          <w:rFonts w:ascii="Arial" w:eastAsia="Arial" w:hAnsi="Arial" w:cs="Arial"/>
          <w:sz w:val="72"/>
          <w:szCs w:val="72"/>
        </w:rPr>
        <w:t>dụng</w:t>
      </w:r>
      <w:proofErr w:type="spellEnd"/>
      <w:r>
        <w:rPr>
          <w:rFonts w:ascii="Arial" w:eastAsia="Arial" w:hAnsi="Arial" w:cs="Arial"/>
          <w:sz w:val="72"/>
          <w:szCs w:val="72"/>
        </w:rPr>
        <w:t xml:space="preserve"> Microsoft .NET WEB API</w:t>
      </w:r>
    </w:p>
    <w:p w:rsidR="0017270F" w:rsidRDefault="0017270F">
      <w:pPr>
        <w:jc w:val="center"/>
        <w:rPr>
          <w:rFonts w:ascii="Arial" w:eastAsia="Arial" w:hAnsi="Arial" w:cs="Arial"/>
        </w:rPr>
      </w:pPr>
    </w:p>
    <w:tbl>
      <w:tblPr>
        <w:tblStyle w:val="a"/>
        <w:tblW w:w="8359" w:type="dxa"/>
        <w:tblInd w:w="567" w:type="dxa"/>
        <w:tblLayout w:type="fixed"/>
        <w:tblLook w:val="0400" w:firstRow="0" w:lastRow="0" w:firstColumn="0" w:lastColumn="0" w:noHBand="0" w:noVBand="1"/>
      </w:tblPr>
      <w:tblGrid>
        <w:gridCol w:w="2552"/>
        <w:gridCol w:w="5807"/>
      </w:tblGrid>
      <w:tr w:rsidR="0017270F">
        <w:tc>
          <w:tcPr>
            <w:tcW w:w="2552" w:type="dxa"/>
            <w:shd w:val="clear" w:color="auto" w:fill="auto"/>
            <w:vAlign w:val="center"/>
          </w:tcPr>
          <w:p w:rsidR="0017270F" w:rsidRDefault="005E76C4">
            <w:pPr>
              <w:jc w:val="left"/>
              <w:rPr>
                <w:rFonts w:ascii="Arial" w:eastAsia="Arial" w:hAnsi="Arial" w:cs="Arial"/>
              </w:rPr>
            </w:pPr>
            <w:proofErr w:type="spellStart"/>
            <w:r>
              <w:rPr>
                <w:rFonts w:ascii="Arial" w:eastAsia="Arial" w:hAnsi="Arial" w:cs="Arial"/>
              </w:rPr>
              <w:t>Sinh</w:t>
            </w:r>
            <w:proofErr w:type="spellEnd"/>
            <w:r>
              <w:rPr>
                <w:rFonts w:ascii="Arial" w:eastAsia="Arial" w:hAnsi="Arial" w:cs="Arial"/>
              </w:rPr>
              <w:t xml:space="preserve"> </w:t>
            </w:r>
            <w:proofErr w:type="spellStart"/>
            <w:r>
              <w:rPr>
                <w:rFonts w:ascii="Arial" w:eastAsia="Arial" w:hAnsi="Arial" w:cs="Arial"/>
              </w:rPr>
              <w:t>viên</w:t>
            </w:r>
            <w:proofErr w:type="spellEnd"/>
            <w:r>
              <w:rPr>
                <w:rFonts w:ascii="Arial" w:eastAsia="Arial" w:hAnsi="Arial" w:cs="Arial"/>
              </w:rPr>
              <w:t xml:space="preserve"> </w:t>
            </w:r>
            <w:proofErr w:type="spellStart"/>
            <w:r>
              <w:rPr>
                <w:rFonts w:ascii="Arial" w:eastAsia="Arial" w:hAnsi="Arial" w:cs="Arial"/>
              </w:rPr>
              <w:t>thực</w:t>
            </w:r>
            <w:proofErr w:type="spellEnd"/>
            <w:r>
              <w:rPr>
                <w:rFonts w:ascii="Arial" w:eastAsia="Arial" w:hAnsi="Arial" w:cs="Arial"/>
              </w:rPr>
              <w:t xml:space="preserve"> </w:t>
            </w:r>
            <w:proofErr w:type="spellStart"/>
            <w:r>
              <w:rPr>
                <w:rFonts w:ascii="Arial" w:eastAsia="Arial" w:hAnsi="Arial" w:cs="Arial"/>
              </w:rPr>
              <w:t>hiện</w:t>
            </w:r>
            <w:proofErr w:type="spellEnd"/>
          </w:p>
        </w:tc>
        <w:tc>
          <w:tcPr>
            <w:tcW w:w="5807" w:type="dxa"/>
            <w:shd w:val="clear" w:color="auto" w:fill="auto"/>
            <w:vAlign w:val="center"/>
          </w:tcPr>
          <w:p w:rsidR="0017270F" w:rsidRDefault="00EA1D9F">
            <w:pPr>
              <w:jc w:val="left"/>
              <w:rPr>
                <w:rFonts w:ascii="Arial" w:eastAsia="Arial" w:hAnsi="Arial" w:cs="Arial"/>
                <w:sz w:val="36"/>
                <w:szCs w:val="36"/>
              </w:rPr>
            </w:pPr>
            <w:proofErr w:type="spellStart"/>
            <w:r>
              <w:rPr>
                <w:rFonts w:ascii="Arial" w:eastAsia="Arial" w:hAnsi="Arial" w:cs="Arial"/>
                <w:sz w:val="36"/>
                <w:szCs w:val="36"/>
              </w:rPr>
              <w:t>Nguyễn</w:t>
            </w:r>
            <w:proofErr w:type="spellEnd"/>
            <w:r>
              <w:rPr>
                <w:rFonts w:ascii="Arial" w:eastAsia="Arial" w:hAnsi="Arial" w:cs="Arial"/>
                <w:sz w:val="36"/>
                <w:szCs w:val="36"/>
              </w:rPr>
              <w:t xml:space="preserve"> </w:t>
            </w:r>
            <w:proofErr w:type="spellStart"/>
            <w:r>
              <w:rPr>
                <w:rFonts w:ascii="Arial" w:eastAsia="Arial" w:hAnsi="Arial" w:cs="Arial"/>
                <w:sz w:val="36"/>
                <w:szCs w:val="36"/>
              </w:rPr>
              <w:t>Mạnh</w:t>
            </w:r>
            <w:proofErr w:type="spellEnd"/>
            <w:r>
              <w:rPr>
                <w:rFonts w:ascii="Arial" w:eastAsia="Arial" w:hAnsi="Arial" w:cs="Arial"/>
                <w:sz w:val="36"/>
                <w:szCs w:val="36"/>
              </w:rPr>
              <w:t xml:space="preserve"> Duy</w:t>
            </w:r>
          </w:p>
        </w:tc>
      </w:tr>
      <w:tr w:rsidR="0017270F">
        <w:tc>
          <w:tcPr>
            <w:tcW w:w="2552" w:type="dxa"/>
            <w:shd w:val="clear" w:color="auto" w:fill="auto"/>
            <w:vAlign w:val="center"/>
          </w:tcPr>
          <w:p w:rsidR="0017270F" w:rsidRDefault="005E76C4">
            <w:pPr>
              <w:jc w:val="left"/>
              <w:rPr>
                <w:rFonts w:ascii="Arial" w:eastAsia="Arial" w:hAnsi="Arial" w:cs="Arial"/>
              </w:rPr>
            </w:pPr>
            <w:proofErr w:type="spellStart"/>
            <w:r>
              <w:rPr>
                <w:rFonts w:ascii="Arial" w:eastAsia="Arial" w:hAnsi="Arial" w:cs="Arial"/>
              </w:rPr>
              <w:t>Người</w:t>
            </w:r>
            <w:proofErr w:type="spellEnd"/>
            <w:r>
              <w:rPr>
                <w:rFonts w:ascii="Arial" w:eastAsia="Arial" w:hAnsi="Arial" w:cs="Arial"/>
              </w:rPr>
              <w:t xml:space="preserve"> </w:t>
            </w:r>
            <w:proofErr w:type="spellStart"/>
            <w:r>
              <w:rPr>
                <w:rFonts w:ascii="Arial" w:eastAsia="Arial" w:hAnsi="Arial" w:cs="Arial"/>
              </w:rPr>
              <w:t>hướng</w:t>
            </w:r>
            <w:proofErr w:type="spellEnd"/>
            <w:r>
              <w:rPr>
                <w:rFonts w:ascii="Arial" w:eastAsia="Arial" w:hAnsi="Arial" w:cs="Arial"/>
              </w:rPr>
              <w:t xml:space="preserve"> </w:t>
            </w:r>
            <w:proofErr w:type="spellStart"/>
            <w:r>
              <w:rPr>
                <w:rFonts w:ascii="Arial" w:eastAsia="Arial" w:hAnsi="Arial" w:cs="Arial"/>
              </w:rPr>
              <w:t>dẫn</w:t>
            </w:r>
            <w:proofErr w:type="spellEnd"/>
          </w:p>
        </w:tc>
        <w:tc>
          <w:tcPr>
            <w:tcW w:w="5807" w:type="dxa"/>
            <w:shd w:val="clear" w:color="auto" w:fill="auto"/>
            <w:vAlign w:val="center"/>
          </w:tcPr>
          <w:p w:rsidR="0017270F" w:rsidRDefault="00EA1D9F">
            <w:pPr>
              <w:jc w:val="left"/>
              <w:rPr>
                <w:rFonts w:ascii="Arial" w:eastAsia="Arial" w:hAnsi="Arial" w:cs="Arial"/>
                <w:sz w:val="36"/>
                <w:szCs w:val="36"/>
              </w:rPr>
            </w:pPr>
            <w:r>
              <w:rPr>
                <w:rFonts w:ascii="Arial" w:eastAsia="Arial" w:hAnsi="Arial" w:cs="Arial"/>
                <w:sz w:val="36"/>
                <w:szCs w:val="36"/>
              </w:rPr>
              <w:t xml:space="preserve">PGS. </w:t>
            </w:r>
            <w:r w:rsidR="005E76C4">
              <w:rPr>
                <w:rFonts w:ascii="Arial" w:eastAsia="Arial" w:hAnsi="Arial" w:cs="Arial"/>
                <w:sz w:val="36"/>
                <w:szCs w:val="36"/>
              </w:rPr>
              <w:t>TS.</w:t>
            </w:r>
            <w:r>
              <w:rPr>
                <w:rFonts w:ascii="Arial" w:eastAsia="Arial" w:hAnsi="Arial" w:cs="Arial"/>
                <w:sz w:val="36"/>
                <w:szCs w:val="36"/>
              </w:rPr>
              <w:t xml:space="preserve"> </w:t>
            </w:r>
            <w:proofErr w:type="spellStart"/>
            <w:r>
              <w:rPr>
                <w:rFonts w:ascii="Arial" w:eastAsia="Arial" w:hAnsi="Arial" w:cs="Arial"/>
                <w:sz w:val="36"/>
                <w:szCs w:val="36"/>
              </w:rPr>
              <w:t>Trương</w:t>
            </w:r>
            <w:proofErr w:type="spellEnd"/>
            <w:r>
              <w:rPr>
                <w:rFonts w:ascii="Arial" w:eastAsia="Arial" w:hAnsi="Arial" w:cs="Arial"/>
                <w:sz w:val="36"/>
                <w:szCs w:val="36"/>
              </w:rPr>
              <w:t xml:space="preserve"> </w:t>
            </w:r>
            <w:proofErr w:type="spellStart"/>
            <w:r>
              <w:rPr>
                <w:rFonts w:ascii="Arial" w:eastAsia="Arial" w:hAnsi="Arial" w:cs="Arial"/>
                <w:sz w:val="36"/>
                <w:szCs w:val="36"/>
              </w:rPr>
              <w:t>Diệu</w:t>
            </w:r>
            <w:proofErr w:type="spellEnd"/>
            <w:r>
              <w:rPr>
                <w:rFonts w:ascii="Arial" w:eastAsia="Arial" w:hAnsi="Arial" w:cs="Arial"/>
                <w:sz w:val="36"/>
                <w:szCs w:val="36"/>
              </w:rPr>
              <w:t xml:space="preserve"> Linh</w:t>
            </w:r>
          </w:p>
        </w:tc>
      </w:tr>
    </w:tbl>
    <w:p w:rsidR="0017270F" w:rsidRDefault="0017270F">
      <w:pPr>
        <w:jc w:val="center"/>
        <w:rPr>
          <w:rFonts w:ascii="Arial" w:eastAsia="Arial" w:hAnsi="Arial" w:cs="Arial"/>
        </w:rPr>
      </w:pPr>
    </w:p>
    <w:p w:rsidR="0017270F" w:rsidRDefault="0017270F">
      <w:pPr>
        <w:jc w:val="center"/>
        <w:rPr>
          <w:rFonts w:ascii="Arial" w:eastAsia="Arial" w:hAnsi="Arial" w:cs="Arial"/>
        </w:rPr>
      </w:pPr>
    </w:p>
    <w:p w:rsidR="0017270F" w:rsidRDefault="0017270F">
      <w:pPr>
        <w:jc w:val="center"/>
        <w:rPr>
          <w:rFonts w:ascii="Arial" w:eastAsia="Arial" w:hAnsi="Arial" w:cs="Arial"/>
          <w:sz w:val="36"/>
          <w:szCs w:val="36"/>
        </w:rPr>
      </w:pPr>
    </w:p>
    <w:p w:rsidR="0017270F" w:rsidRDefault="005E76C4">
      <w:pPr>
        <w:jc w:val="center"/>
        <w:rPr>
          <w:rFonts w:ascii="Arial" w:eastAsia="Arial" w:hAnsi="Arial" w:cs="Arial"/>
          <w:sz w:val="36"/>
          <w:szCs w:val="36"/>
        </w:rPr>
      </w:pPr>
      <w:proofErr w:type="spellStart"/>
      <w:r>
        <w:rPr>
          <w:rFonts w:ascii="Arial" w:eastAsia="Arial" w:hAnsi="Arial" w:cs="Arial"/>
          <w:sz w:val="36"/>
          <w:szCs w:val="36"/>
        </w:rPr>
        <w:t>Hà</w:t>
      </w:r>
      <w:proofErr w:type="spellEnd"/>
      <w:r>
        <w:rPr>
          <w:rFonts w:ascii="Arial" w:eastAsia="Arial" w:hAnsi="Arial" w:cs="Arial"/>
          <w:sz w:val="36"/>
          <w:szCs w:val="36"/>
        </w:rPr>
        <w:t xml:space="preserve"> </w:t>
      </w:r>
      <w:proofErr w:type="spellStart"/>
      <w:r>
        <w:rPr>
          <w:rFonts w:ascii="Arial" w:eastAsia="Arial" w:hAnsi="Arial" w:cs="Arial"/>
          <w:sz w:val="36"/>
          <w:szCs w:val="36"/>
        </w:rPr>
        <w:t>Nội</w:t>
      </w:r>
      <w:proofErr w:type="spellEnd"/>
      <w:r>
        <w:rPr>
          <w:rFonts w:ascii="Arial" w:eastAsia="Arial" w:hAnsi="Arial" w:cs="Arial"/>
          <w:sz w:val="36"/>
          <w:szCs w:val="36"/>
        </w:rPr>
        <w:t xml:space="preserve">, </w:t>
      </w:r>
      <w:r w:rsidR="00EA1D9F">
        <w:rPr>
          <w:rFonts w:ascii="Arial" w:eastAsia="Arial" w:hAnsi="Arial" w:cs="Arial"/>
          <w:sz w:val="36"/>
          <w:szCs w:val="36"/>
        </w:rPr>
        <w:t>12</w:t>
      </w:r>
      <w:r>
        <w:rPr>
          <w:rFonts w:ascii="Arial" w:eastAsia="Arial" w:hAnsi="Arial" w:cs="Arial"/>
          <w:sz w:val="36"/>
          <w:szCs w:val="36"/>
        </w:rPr>
        <w:t>/201</w:t>
      </w:r>
      <w:r w:rsidR="00EA1D9F">
        <w:rPr>
          <w:rFonts w:ascii="Arial" w:eastAsia="Arial" w:hAnsi="Arial" w:cs="Arial"/>
          <w:sz w:val="36"/>
          <w:szCs w:val="36"/>
        </w:rPr>
        <w:t>9</w:t>
      </w:r>
    </w:p>
    <w:p w:rsidR="0017270F" w:rsidRDefault="005E76C4">
      <w:pPr>
        <w:widowControl w:val="0"/>
        <w:pBdr>
          <w:top w:val="nil"/>
          <w:left w:val="nil"/>
          <w:bottom w:val="nil"/>
          <w:right w:val="nil"/>
          <w:between w:val="nil"/>
        </w:pBdr>
        <w:spacing w:before="0" w:after="0" w:line="276" w:lineRule="auto"/>
        <w:jc w:val="left"/>
        <w:rPr>
          <w:rFonts w:ascii="Arial" w:eastAsia="Arial" w:hAnsi="Arial" w:cs="Arial"/>
          <w:sz w:val="36"/>
          <w:szCs w:val="36"/>
        </w:rPr>
        <w:sectPr w:rsidR="0017270F">
          <w:type w:val="continuous"/>
          <w:pgSz w:w="11900" w:h="16840"/>
          <w:pgMar w:top="1134" w:right="1134" w:bottom="1134" w:left="1985" w:header="851" w:footer="1247" w:gutter="0"/>
          <w:cols w:space="720"/>
        </w:sectPr>
      </w:pPr>
      <w:r>
        <w:br w:type="page"/>
      </w:r>
    </w:p>
    <w:p w:rsidR="0017270F" w:rsidRDefault="005E76C4">
      <w:pPr>
        <w:pStyle w:val="u1"/>
        <w:jc w:val="both"/>
      </w:pPr>
      <w:bookmarkStart w:id="0" w:name="_gjdgxs" w:colFirst="0" w:colLast="0"/>
      <w:bookmarkEnd w:id="0"/>
      <w:r>
        <w:lastRenderedPageBreak/>
        <w:br w:type="page"/>
      </w:r>
      <w:proofErr w:type="spellStart"/>
      <w:r>
        <w:lastRenderedPageBreak/>
        <w:t>Lời</w:t>
      </w:r>
      <w:proofErr w:type="spellEnd"/>
      <w:r>
        <w:t xml:space="preserve"> cam </w:t>
      </w:r>
      <w:proofErr w:type="spellStart"/>
      <w:r>
        <w:t>kết</w:t>
      </w:r>
      <w:proofErr w:type="spellEnd"/>
    </w:p>
    <w:p w:rsidR="0017270F" w:rsidRDefault="005E76C4">
      <w:pPr>
        <w:spacing w:line="240" w:lineRule="auto"/>
      </w:pPr>
      <w:proofErr w:type="spellStart"/>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t>sinh</w:t>
      </w:r>
      <w:proofErr w:type="spellEnd"/>
      <w:r>
        <w:t xml:space="preserve"> </w:t>
      </w:r>
      <w:proofErr w:type="spellStart"/>
      <w:r>
        <w:t>viên</w:t>
      </w:r>
      <w:proofErr w:type="spellEnd"/>
      <w:r>
        <w:t>:</w:t>
      </w:r>
      <w:r w:rsidR="00EA1D9F">
        <w:t xml:space="preserve"> </w:t>
      </w:r>
      <w:proofErr w:type="spellStart"/>
      <w:r w:rsidR="00EA1D9F">
        <w:t>Nguyễn</w:t>
      </w:r>
      <w:proofErr w:type="spellEnd"/>
      <w:r w:rsidR="00EA1D9F">
        <w:t xml:space="preserve"> </w:t>
      </w:r>
      <w:proofErr w:type="spellStart"/>
      <w:r w:rsidR="00EA1D9F">
        <w:t>Mạnh</w:t>
      </w:r>
      <w:proofErr w:type="spellEnd"/>
      <w:r w:rsidR="00EA1D9F">
        <w:t xml:space="preserve"> Duy</w:t>
      </w:r>
      <w:r>
        <w:t xml:space="preserve">          </w:t>
      </w:r>
    </w:p>
    <w:p w:rsidR="0017270F" w:rsidRDefault="005E76C4">
      <w:pPr>
        <w:spacing w:line="240" w:lineRule="auto"/>
      </w:pPr>
      <w:proofErr w:type="spellStart"/>
      <w:r>
        <w:t>Điện</w:t>
      </w:r>
      <w:proofErr w:type="spellEnd"/>
      <w:r>
        <w:t xml:space="preserve"> </w:t>
      </w:r>
      <w:proofErr w:type="spellStart"/>
      <w:r>
        <w:t>thoại</w:t>
      </w:r>
      <w:proofErr w:type="spellEnd"/>
      <w:r>
        <w:t xml:space="preserve"> </w:t>
      </w:r>
      <w:proofErr w:type="spellStart"/>
      <w:r>
        <w:t>liên</w:t>
      </w:r>
      <w:proofErr w:type="spellEnd"/>
      <w:r>
        <w:t xml:space="preserve"> </w:t>
      </w:r>
      <w:proofErr w:type="spellStart"/>
      <w:r>
        <w:t>lạc</w:t>
      </w:r>
      <w:proofErr w:type="spellEnd"/>
      <w:r>
        <w:t xml:space="preserve">: 01696510249                     Email: </w:t>
      </w:r>
      <w:r w:rsidR="00EA1D9F">
        <w:t>nguyenduysoict.2310</w:t>
      </w:r>
      <w:r>
        <w:t xml:space="preserve">@gmail.com </w:t>
      </w:r>
    </w:p>
    <w:p w:rsidR="0017270F" w:rsidRDefault="005E76C4">
      <w:pPr>
        <w:spacing w:line="240" w:lineRule="auto"/>
      </w:pPr>
      <w:proofErr w:type="spellStart"/>
      <w:r>
        <w:t>Lớp</w:t>
      </w:r>
      <w:proofErr w:type="spellEnd"/>
      <w:r>
        <w:t xml:space="preserve">: </w:t>
      </w:r>
      <w:r w:rsidR="00EA1D9F">
        <w:t>CNTT1.03-K60</w:t>
      </w:r>
      <w:r>
        <w:t xml:space="preserve">                                                           </w:t>
      </w:r>
      <w:r w:rsidR="00CE7E28">
        <w:tab/>
        <w:t xml:space="preserve">      </w:t>
      </w:r>
      <w:proofErr w:type="spellStart"/>
      <w:r>
        <w:t>Hệ</w:t>
      </w:r>
      <w:proofErr w:type="spellEnd"/>
      <w:r>
        <w:t xml:space="preserve"> </w:t>
      </w:r>
      <w:proofErr w:type="spellStart"/>
      <w:r>
        <w:t>đào</w:t>
      </w:r>
      <w:proofErr w:type="spellEnd"/>
      <w:r>
        <w:t xml:space="preserve"> </w:t>
      </w:r>
      <w:proofErr w:type="spellStart"/>
      <w:r>
        <w:t>tạo</w:t>
      </w:r>
      <w:proofErr w:type="spellEnd"/>
      <w:r>
        <w:t xml:space="preserve">: </w:t>
      </w:r>
      <w:proofErr w:type="spellStart"/>
      <w:r w:rsidR="00EA1D9F">
        <w:t>Kỹ</w:t>
      </w:r>
      <w:proofErr w:type="spellEnd"/>
      <w:r w:rsidR="00EA1D9F">
        <w:t xml:space="preserve"> </w:t>
      </w:r>
      <w:proofErr w:type="spellStart"/>
      <w:r w:rsidR="00EA1D9F">
        <w:t>sư</w:t>
      </w:r>
      <w:proofErr w:type="spellEnd"/>
      <w:r>
        <w:t xml:space="preserve"> </w:t>
      </w:r>
    </w:p>
    <w:p w:rsidR="0017270F" w:rsidRDefault="005E76C4">
      <w:pPr>
        <w:spacing w:line="240" w:lineRule="auto"/>
      </w:pPr>
      <w:r>
        <w:t xml:space="preserve"> </w:t>
      </w:r>
    </w:p>
    <w:p w:rsidR="0017270F" w:rsidRDefault="005E76C4">
      <w:del w:id="1" w:author="BUI Mai Anh" w:date="2018-05-28T02:05:00Z">
        <w:r>
          <w:delText>Tôi</w:delText>
        </w:r>
      </w:del>
      <w:proofErr w:type="spellStart"/>
      <w:ins w:id="2" w:author="BUI Mai Anh" w:date="2018-05-28T02:05:00Z">
        <w:r>
          <w:t>Em</w:t>
        </w:r>
      </w:ins>
      <w:proofErr w:type="spellEnd"/>
      <w:r>
        <w:t xml:space="preserve"> –</w:t>
      </w:r>
      <w:proofErr w:type="spellStart"/>
      <w:r w:rsidR="00EA1D9F">
        <w:t>Nguyễn</w:t>
      </w:r>
      <w:proofErr w:type="spellEnd"/>
      <w:r w:rsidR="00EA1D9F">
        <w:t xml:space="preserve"> </w:t>
      </w:r>
      <w:proofErr w:type="spellStart"/>
      <w:r w:rsidR="00EA1D9F">
        <w:t>Mạnh</w:t>
      </w:r>
      <w:proofErr w:type="spellEnd"/>
      <w:r w:rsidR="00EA1D9F">
        <w:t xml:space="preserve"> Duy</w:t>
      </w:r>
      <w:r>
        <w:t xml:space="preserve"> – cam </w:t>
      </w:r>
      <w:proofErr w:type="spellStart"/>
      <w:r>
        <w:t>kết</w:t>
      </w:r>
      <w:proofErr w:type="spellEnd"/>
      <w:r>
        <w:t xml:space="preserve">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(ĐATN) </w:t>
      </w:r>
      <w:proofErr w:type="spellStart"/>
      <w:r>
        <w:t>là</w:t>
      </w:r>
      <w:proofErr w:type="spellEnd"/>
      <w:r>
        <w:t xml:space="preserve"> </w:t>
      </w:r>
      <w:proofErr w:type="spellStart"/>
      <w:r>
        <w:t>công</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w:t>
      </w:r>
      <w:proofErr w:type="spellEnd"/>
      <w:r>
        <w:t xml:space="preserve"> </w:t>
      </w:r>
      <w:del w:id="3" w:author="BUI Mai Anh" w:date="2018-05-28T02:05:00Z">
        <w:r>
          <w:delText>tôi</w:delText>
        </w:r>
      </w:del>
      <w:proofErr w:type="spellStart"/>
      <w:ins w:id="4" w:author="BUI Mai Anh" w:date="2018-05-28T02:05:00Z">
        <w:r>
          <w:t>em</w:t>
        </w:r>
      </w:ins>
      <w:proofErr w:type="spellEnd"/>
      <w:r>
        <w:t xml:space="preserve"> </w:t>
      </w:r>
      <w:proofErr w:type="spellStart"/>
      <w:r>
        <w:t>dưới</w:t>
      </w:r>
      <w:proofErr w:type="spellEnd"/>
      <w:r>
        <w:t xml:space="preserve"> </w:t>
      </w:r>
      <w:proofErr w:type="spellStart"/>
      <w:r>
        <w:t>sự</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w:t>
      </w:r>
      <w:r w:rsidR="00EA1D9F">
        <w:t>PGS.</w:t>
      </w:r>
      <w:r>
        <w:t xml:space="preserve">TS. </w:t>
      </w:r>
      <w:proofErr w:type="spellStart"/>
      <w:r w:rsidR="00EA1D9F">
        <w:t>Trương</w:t>
      </w:r>
      <w:proofErr w:type="spellEnd"/>
      <w:r w:rsidR="00EA1D9F">
        <w:t xml:space="preserve"> </w:t>
      </w:r>
      <w:proofErr w:type="spellStart"/>
      <w:r w:rsidR="00EA1D9F">
        <w:t>Diệu</w:t>
      </w:r>
      <w:proofErr w:type="spellEnd"/>
      <w:r w:rsidR="00EA1D9F">
        <w:t xml:space="preserve"> Linh</w:t>
      </w:r>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nêu</w:t>
      </w:r>
      <w:proofErr w:type="spellEnd"/>
      <w:r>
        <w:t xml:space="preserve"> </w:t>
      </w:r>
      <w:proofErr w:type="spellStart"/>
      <w:r>
        <w:t>trong</w:t>
      </w:r>
      <w:proofErr w:type="spellEnd"/>
      <w:r>
        <w:t xml:space="preserve"> ĐATN </w:t>
      </w:r>
      <w:proofErr w:type="spellStart"/>
      <w:r>
        <w:t>là</w:t>
      </w:r>
      <w:proofErr w:type="spellEnd"/>
      <w:r>
        <w:t xml:space="preserve"> </w:t>
      </w:r>
      <w:proofErr w:type="spellStart"/>
      <w:r>
        <w:t>trung</w:t>
      </w:r>
      <w:proofErr w:type="spellEnd"/>
      <w:r>
        <w:t xml:space="preserve"> </w:t>
      </w:r>
      <w:proofErr w:type="spellStart"/>
      <w:r>
        <w:t>thực</w:t>
      </w:r>
      <w:proofErr w:type="spellEnd"/>
      <w:r>
        <w:t xml:space="preserve">, </w:t>
      </w:r>
      <w:proofErr w:type="spellStart"/>
      <w:r>
        <w:t>là</w:t>
      </w:r>
      <w:proofErr w:type="spellEnd"/>
      <w:r>
        <w:t xml:space="preserve"> </w:t>
      </w:r>
      <w:proofErr w:type="spellStart"/>
      <w:r>
        <w:t>thành</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riêng</w:t>
      </w:r>
      <w:proofErr w:type="spellEnd"/>
      <w:r>
        <w:t xml:space="preserve"> </w:t>
      </w:r>
      <w:del w:id="5" w:author="BUI Mai Anh" w:date="2018-05-28T02:05:00Z">
        <w:r>
          <w:delText>tôi</w:delText>
        </w:r>
      </w:del>
      <w:proofErr w:type="spellStart"/>
      <w:ins w:id="6" w:author="BUI Mai Anh" w:date="2018-05-28T02:05:00Z">
        <w:r>
          <w:t>em</w:t>
        </w:r>
      </w:ins>
      <w:proofErr w:type="spellEnd"/>
      <w:r>
        <w:t xml:space="preserve">, </w:t>
      </w:r>
      <w:proofErr w:type="spellStart"/>
      <w:r>
        <w:t>không</w:t>
      </w:r>
      <w:proofErr w:type="spellEnd"/>
      <w:r>
        <w:t xml:space="preserve"> </w:t>
      </w:r>
      <w:proofErr w:type="spellStart"/>
      <w:r>
        <w:t>sao</w:t>
      </w:r>
      <w:proofErr w:type="spellEnd"/>
      <w:r>
        <w:t xml:space="preserve"> </w:t>
      </w:r>
      <w:proofErr w:type="spellStart"/>
      <w:r>
        <w:t>chép</w:t>
      </w:r>
      <w:proofErr w:type="spellEnd"/>
      <w:r>
        <w:t xml:space="preserve"> </w:t>
      </w:r>
      <w:proofErr w:type="spellStart"/>
      <w:r>
        <w:t>theo</w:t>
      </w:r>
      <w:proofErr w:type="spellEnd"/>
      <w:r>
        <w:t xml:space="preserve"> </w:t>
      </w:r>
      <w:proofErr w:type="spellStart"/>
      <w:r>
        <w:t>bất</w:t>
      </w:r>
      <w:proofErr w:type="spellEnd"/>
      <w:r>
        <w:t xml:space="preserve"> </w:t>
      </w:r>
      <w:proofErr w:type="spellStart"/>
      <w:r>
        <w:t>kỳ</w:t>
      </w:r>
      <w:proofErr w:type="spellEnd"/>
      <w:r>
        <w:t xml:space="preserve"> </w:t>
      </w:r>
      <w:proofErr w:type="spellStart"/>
      <w:r>
        <w:t>công</w:t>
      </w:r>
      <w:proofErr w:type="spellEnd"/>
      <w:r>
        <w:t xml:space="preserve"> </w:t>
      </w:r>
      <w:proofErr w:type="spellStart"/>
      <w:r>
        <w:t>trình</w:t>
      </w:r>
      <w:proofErr w:type="spellEnd"/>
      <w:r>
        <w:t xml:space="preserve"> </w:t>
      </w:r>
      <w:proofErr w:type="spellStart"/>
      <w:r>
        <w:t>nào</w:t>
      </w:r>
      <w:proofErr w:type="spellEnd"/>
      <w:r>
        <w:t xml:space="preserve"> </w:t>
      </w:r>
      <w:proofErr w:type="spellStart"/>
      <w:r>
        <w:t>khác</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trong</w:t>
      </w:r>
      <w:proofErr w:type="spellEnd"/>
      <w:r>
        <w:t xml:space="preserve"> ĐATN – bao </w:t>
      </w:r>
      <w:proofErr w:type="spellStart"/>
      <w:r>
        <w:t>gồm</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bảng</w:t>
      </w:r>
      <w:proofErr w:type="spellEnd"/>
      <w:r>
        <w:t xml:space="preserve"> </w:t>
      </w:r>
      <w:proofErr w:type="spellStart"/>
      <w:r>
        <w:t>biểu</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các</w:t>
      </w:r>
      <w:proofErr w:type="spellEnd"/>
      <w:r>
        <w:t xml:space="preserve"> </w:t>
      </w:r>
      <w:proofErr w:type="spellStart"/>
      <w:r>
        <w:t>câu</w:t>
      </w:r>
      <w:proofErr w:type="spellEnd"/>
      <w:r>
        <w:t xml:space="preserve"> </w:t>
      </w:r>
      <w:proofErr w:type="spellStart"/>
      <w:r>
        <w:t>từ</w:t>
      </w:r>
      <w:proofErr w:type="spellEnd"/>
      <w:r>
        <w:t xml:space="preserve"> </w:t>
      </w:r>
      <w:proofErr w:type="spellStart"/>
      <w:r>
        <w:t>trích</w:t>
      </w:r>
      <w:proofErr w:type="spellEnd"/>
      <w:r>
        <w:t xml:space="preserve"> </w:t>
      </w:r>
      <w:proofErr w:type="spellStart"/>
      <w:r>
        <w:t>dẫn</w:t>
      </w:r>
      <w:proofErr w:type="spellEnd"/>
      <w:r>
        <w:t xml:space="preserve"> – </w:t>
      </w:r>
      <w:proofErr w:type="spellStart"/>
      <w:r>
        <w:t>đều</w:t>
      </w:r>
      <w:proofErr w:type="spellEnd"/>
      <w:r>
        <w:t xml:space="preserve"> </w:t>
      </w:r>
      <w:proofErr w:type="spellStart"/>
      <w:r>
        <w:t>được</w:t>
      </w:r>
      <w:proofErr w:type="spellEnd"/>
      <w:r>
        <w:t xml:space="preserve"> </w:t>
      </w:r>
      <w:proofErr w:type="spellStart"/>
      <w:r>
        <w:t>ghi</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nguồn</w:t>
      </w:r>
      <w:proofErr w:type="spellEnd"/>
      <w:r>
        <w:t xml:space="preserve"> </w:t>
      </w:r>
      <w:proofErr w:type="spellStart"/>
      <w:r>
        <w:t>gốc</w:t>
      </w:r>
      <w:proofErr w:type="spellEnd"/>
      <w:r>
        <w:t xml:space="preserve"> </w:t>
      </w:r>
      <w:proofErr w:type="spellStart"/>
      <w:r>
        <w:t>trong</w:t>
      </w:r>
      <w:proofErr w:type="spellEnd"/>
      <w:r>
        <w:t xml:space="preserve"> </w:t>
      </w:r>
      <w:proofErr w:type="spellStart"/>
      <w:r>
        <w:t>danh</w:t>
      </w:r>
      <w:proofErr w:type="spellEnd"/>
      <w:r>
        <w:t xml:space="preserve"> </w:t>
      </w:r>
      <w:proofErr w:type="spellStart"/>
      <w:r>
        <w:t>mục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del w:id="7" w:author="BUI Mai Anh" w:date="2018-05-28T02:05:00Z">
        <w:r>
          <w:delText>Tôi</w:delText>
        </w:r>
      </w:del>
      <w:proofErr w:type="spellStart"/>
      <w:ins w:id="8" w:author="BUI Mai Anh" w:date="2018-05-28T02:05:00Z">
        <w:r>
          <w:t>Em</w:t>
        </w:r>
      </w:ins>
      <w:proofErr w:type="spellEnd"/>
      <w:r>
        <w:t xml:space="preserve"> </w:t>
      </w:r>
      <w:proofErr w:type="spellStart"/>
      <w:r>
        <w:t>xin</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với</w:t>
      </w:r>
      <w:proofErr w:type="spellEnd"/>
      <w:r>
        <w:t xml:space="preserve"> </w:t>
      </w:r>
      <w:proofErr w:type="spellStart"/>
      <w:r>
        <w:t>dù</w:t>
      </w:r>
      <w:proofErr w:type="spellEnd"/>
      <w:r>
        <w:t xml:space="preserve"> </w:t>
      </w:r>
      <w:proofErr w:type="spellStart"/>
      <w:r>
        <w:t>chỉ</w:t>
      </w:r>
      <w:proofErr w:type="spellEnd"/>
      <w:r>
        <w:t xml:space="preserve"> </w:t>
      </w:r>
      <w:proofErr w:type="spellStart"/>
      <w:r>
        <w:t>một</w:t>
      </w:r>
      <w:proofErr w:type="spellEnd"/>
      <w:r>
        <w:t xml:space="preserve"> </w:t>
      </w:r>
      <w:proofErr w:type="spellStart"/>
      <w:r>
        <w:t>sao</w:t>
      </w:r>
      <w:proofErr w:type="spellEnd"/>
      <w:r>
        <w:t xml:space="preserve"> </w:t>
      </w:r>
      <w:proofErr w:type="spellStart"/>
      <w:r>
        <w:t>chép</w:t>
      </w:r>
      <w:proofErr w:type="spellEnd"/>
      <w:r>
        <w:t xml:space="preserve"> vi </w:t>
      </w:r>
      <w:proofErr w:type="spellStart"/>
      <w:r>
        <w:t>phạm</w:t>
      </w:r>
      <w:proofErr w:type="spellEnd"/>
      <w:r>
        <w:t xml:space="preserve"> </w:t>
      </w:r>
      <w:proofErr w:type="spellStart"/>
      <w:r>
        <w:t>quy</w:t>
      </w:r>
      <w:proofErr w:type="spellEnd"/>
      <w:r>
        <w:t xml:space="preserve"> </w:t>
      </w:r>
      <w:proofErr w:type="spellStart"/>
      <w:r>
        <w:t>chế</w:t>
      </w:r>
      <w:proofErr w:type="spellEnd"/>
      <w:r>
        <w:t xml:space="preserve"> </w:t>
      </w:r>
      <w:proofErr w:type="spellStart"/>
      <w:r>
        <w:t>của</w:t>
      </w:r>
      <w:proofErr w:type="spellEnd"/>
      <w:r>
        <w:t xml:space="preserve"> </w:t>
      </w:r>
      <w:proofErr w:type="spellStart"/>
      <w:r>
        <w:t>nhà</w:t>
      </w:r>
      <w:proofErr w:type="spellEnd"/>
      <w:r>
        <w:t xml:space="preserve"> </w:t>
      </w:r>
      <w:proofErr w:type="spellStart"/>
      <w:r>
        <w:t>trường</w:t>
      </w:r>
      <w:proofErr w:type="spellEnd"/>
      <w:r>
        <w:t>.</w:t>
      </w:r>
    </w:p>
    <w:tbl>
      <w:tblPr>
        <w:tblStyle w:val="a0"/>
        <w:tblW w:w="8910" w:type="dxa"/>
        <w:tblInd w:w="0" w:type="dxa"/>
        <w:tblLayout w:type="fixed"/>
        <w:tblLook w:val="0000" w:firstRow="0" w:lastRow="0" w:firstColumn="0" w:lastColumn="0" w:noHBand="0" w:noVBand="0"/>
      </w:tblPr>
      <w:tblGrid>
        <w:gridCol w:w="270"/>
        <w:gridCol w:w="8640"/>
      </w:tblGrid>
      <w:tr w:rsidR="0017270F">
        <w:tc>
          <w:tcPr>
            <w:tcW w:w="270" w:type="dxa"/>
          </w:tcPr>
          <w:p w:rsidR="0017270F" w:rsidRDefault="005E76C4">
            <w:pPr>
              <w:rPr>
                <w:i/>
              </w:rPr>
            </w:pPr>
            <w:r>
              <w:tab/>
            </w:r>
            <w:r>
              <w:tab/>
            </w:r>
            <w:r>
              <w:tab/>
            </w:r>
            <w:r>
              <w:tab/>
            </w:r>
            <w:r>
              <w:tab/>
            </w:r>
          </w:p>
        </w:tc>
        <w:tc>
          <w:tcPr>
            <w:tcW w:w="8640" w:type="dxa"/>
          </w:tcPr>
          <w:p w:rsidR="0017270F" w:rsidRDefault="005E76C4">
            <w:pPr>
              <w:ind w:left="212"/>
              <w:jc w:val="center"/>
              <w:rPr>
                <w:i/>
              </w:rPr>
            </w:pPr>
            <w:proofErr w:type="spellStart"/>
            <w:r>
              <w:rPr>
                <w:i/>
              </w:rPr>
              <w:t>Hà</w:t>
            </w:r>
            <w:proofErr w:type="spellEnd"/>
            <w:r>
              <w:rPr>
                <w:i/>
              </w:rPr>
              <w:t xml:space="preserve"> </w:t>
            </w:r>
            <w:proofErr w:type="spellStart"/>
            <w:r>
              <w:rPr>
                <w:i/>
              </w:rPr>
              <w:t>Nội</w:t>
            </w:r>
            <w:proofErr w:type="spellEnd"/>
            <w:r>
              <w:rPr>
                <w:i/>
              </w:rPr>
              <w:t xml:space="preserve">, </w:t>
            </w:r>
            <w:proofErr w:type="spellStart"/>
            <w:r>
              <w:rPr>
                <w:i/>
              </w:rPr>
              <w:t>ngày</w:t>
            </w:r>
            <w:proofErr w:type="spellEnd"/>
            <w:r>
              <w:rPr>
                <w:i/>
              </w:rPr>
              <w:t xml:space="preserve"> 28 </w:t>
            </w:r>
            <w:proofErr w:type="spellStart"/>
            <w:r>
              <w:rPr>
                <w:i/>
              </w:rPr>
              <w:t>tháng</w:t>
            </w:r>
            <w:proofErr w:type="spellEnd"/>
            <w:r>
              <w:rPr>
                <w:i/>
              </w:rPr>
              <w:t xml:space="preserve"> 5 </w:t>
            </w:r>
            <w:proofErr w:type="spellStart"/>
            <w:r>
              <w:rPr>
                <w:i/>
              </w:rPr>
              <w:t>năm</w:t>
            </w:r>
            <w:proofErr w:type="spellEnd"/>
            <w:r>
              <w:rPr>
                <w:i/>
              </w:rPr>
              <w:t xml:space="preserve"> 2018</w:t>
            </w:r>
          </w:p>
          <w:p w:rsidR="0017270F" w:rsidRDefault="005E76C4">
            <w:pPr>
              <w:ind w:left="212"/>
              <w:jc w:val="center"/>
            </w:pPr>
            <w:proofErr w:type="spellStart"/>
            <w:r>
              <w:t>Tác</w:t>
            </w:r>
            <w:proofErr w:type="spellEnd"/>
            <w:r>
              <w:t xml:space="preserve"> </w:t>
            </w:r>
            <w:proofErr w:type="spellStart"/>
            <w:r>
              <w:t>giả</w:t>
            </w:r>
            <w:proofErr w:type="spellEnd"/>
            <w:r>
              <w:t xml:space="preserve"> ĐATN</w:t>
            </w:r>
          </w:p>
          <w:p w:rsidR="0017270F" w:rsidRDefault="0017270F">
            <w:pPr>
              <w:ind w:left="212"/>
              <w:jc w:val="center"/>
            </w:pPr>
          </w:p>
          <w:p w:rsidR="0017270F" w:rsidRDefault="0017270F">
            <w:pPr>
              <w:ind w:left="212"/>
              <w:jc w:val="center"/>
            </w:pPr>
          </w:p>
          <w:p w:rsidR="0017270F" w:rsidRDefault="00EA1D9F">
            <w:pPr>
              <w:ind w:left="212"/>
              <w:jc w:val="center"/>
              <w:rPr>
                <w:i/>
              </w:rPr>
            </w:pPr>
            <w:proofErr w:type="spellStart"/>
            <w:r>
              <w:rPr>
                <w:i/>
              </w:rPr>
              <w:t>Nguyễn</w:t>
            </w:r>
            <w:proofErr w:type="spellEnd"/>
            <w:r>
              <w:rPr>
                <w:i/>
              </w:rPr>
              <w:t xml:space="preserve"> </w:t>
            </w:r>
            <w:proofErr w:type="spellStart"/>
            <w:r>
              <w:rPr>
                <w:i/>
              </w:rPr>
              <w:t>Mạnh</w:t>
            </w:r>
            <w:proofErr w:type="spellEnd"/>
            <w:r>
              <w:rPr>
                <w:i/>
              </w:rPr>
              <w:t xml:space="preserve"> Duy</w:t>
            </w:r>
          </w:p>
          <w:p w:rsidR="0017270F" w:rsidRDefault="0017270F">
            <w:pPr>
              <w:ind w:left="212"/>
              <w:jc w:val="center"/>
              <w:rPr>
                <w:i/>
              </w:rPr>
            </w:pPr>
          </w:p>
          <w:p w:rsidR="0017270F" w:rsidRDefault="0017270F">
            <w:pPr>
              <w:ind w:left="212"/>
              <w:jc w:val="center"/>
              <w:rPr>
                <w:i/>
              </w:rPr>
            </w:pPr>
          </w:p>
          <w:p w:rsidR="0017270F" w:rsidRDefault="005E76C4">
            <w:pPr>
              <w:pStyle w:val="u1"/>
              <w:ind w:left="212"/>
            </w:pPr>
            <w:bookmarkStart w:id="9" w:name="_30j0zll" w:colFirst="0" w:colLast="0"/>
            <w:bookmarkEnd w:id="9"/>
            <w:proofErr w:type="spellStart"/>
            <w:r>
              <w:lastRenderedPageBreak/>
              <w:t>Nhận</w:t>
            </w:r>
            <w:proofErr w:type="spellEnd"/>
            <w:r>
              <w:t xml:space="preserve"> </w:t>
            </w:r>
            <w:proofErr w:type="spellStart"/>
            <w:r>
              <w:t>xét</w:t>
            </w:r>
            <w:proofErr w:type="spellEnd"/>
            <w:r>
              <w:t xml:space="preserve"> </w:t>
            </w:r>
            <w:proofErr w:type="spellStart"/>
            <w:r>
              <w:t>của</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
          <w:p w:rsidR="0017270F" w:rsidRDefault="005E76C4">
            <w:r>
              <w:t>………………………………………………………………………………………………………………………………………………………………………………………………………………………………………………………………………………………………………………………………………………………………………………………………………………………………………………………………………………………………………………………………………………………………………………………………………………………………………………………………………………………………………………………………………………………………………………………………………………………………………………………………………………………………………………………………………………………………………………………………………………………………………………………………</w:t>
            </w:r>
          </w:p>
          <w:p w:rsidR="0017270F" w:rsidRDefault="0017270F"/>
          <w:p w:rsidR="0017270F" w:rsidRDefault="0017270F">
            <w:pPr>
              <w:ind w:left="212"/>
              <w:jc w:val="center"/>
              <w:rPr>
                <w:i/>
              </w:rPr>
            </w:pPr>
          </w:p>
        </w:tc>
      </w:tr>
    </w:tbl>
    <w:p w:rsidR="0017270F" w:rsidRDefault="005E76C4">
      <w:pPr>
        <w:pStyle w:val="u1"/>
      </w:pPr>
      <w:bookmarkStart w:id="10" w:name="_1fob9te" w:colFirst="0" w:colLast="0"/>
      <w:bookmarkEnd w:id="10"/>
      <w:r>
        <w:lastRenderedPageBreak/>
        <w:br w:type="page"/>
      </w:r>
      <w:proofErr w:type="spellStart"/>
      <w:r>
        <w:lastRenderedPageBreak/>
        <w:t>Lời</w:t>
      </w:r>
      <w:proofErr w:type="spellEnd"/>
      <w:r>
        <w:t xml:space="preserve"> </w:t>
      </w:r>
      <w:proofErr w:type="spellStart"/>
      <w:r>
        <w:t>cảm</w:t>
      </w:r>
      <w:proofErr w:type="spellEnd"/>
      <w:r>
        <w:t xml:space="preserve"> </w:t>
      </w:r>
      <w:proofErr w:type="spellStart"/>
      <w:r>
        <w:t>ơn</w:t>
      </w:r>
      <w:proofErr w:type="spellEnd"/>
    </w:p>
    <w:p w:rsidR="0017270F" w:rsidRDefault="005E76C4">
      <w:proofErr w:type="spellStart"/>
      <w:r>
        <w:rPr>
          <w:highlight w:val="white"/>
        </w:rPr>
        <w:t>Trong</w:t>
      </w:r>
      <w:proofErr w:type="spellEnd"/>
      <w:r>
        <w:rPr>
          <w:highlight w:val="white"/>
        </w:rPr>
        <w:t xml:space="preserve"> </w:t>
      </w:r>
      <w:proofErr w:type="spellStart"/>
      <w:r>
        <w:rPr>
          <w:highlight w:val="white"/>
        </w:rPr>
        <w:t>thời</w:t>
      </w:r>
      <w:proofErr w:type="spellEnd"/>
      <w:r>
        <w:rPr>
          <w:highlight w:val="white"/>
        </w:rPr>
        <w:t xml:space="preserve"> </w:t>
      </w:r>
      <w:proofErr w:type="spellStart"/>
      <w:r>
        <w:rPr>
          <w:highlight w:val="white"/>
        </w:rPr>
        <w:t>gian</w:t>
      </w:r>
      <w:proofErr w:type="spellEnd"/>
      <w:r>
        <w:rPr>
          <w:highlight w:val="white"/>
        </w:rPr>
        <w:t xml:space="preserve"> </w:t>
      </w:r>
      <w:proofErr w:type="spellStart"/>
      <w:r>
        <w:rPr>
          <w:highlight w:val="white"/>
        </w:rPr>
        <w:t>làm</w:t>
      </w:r>
      <w:proofErr w:type="spellEnd"/>
      <w:r>
        <w:rPr>
          <w:highlight w:val="white"/>
        </w:rPr>
        <w:t xml:space="preserve"> </w:t>
      </w:r>
      <w:proofErr w:type="spellStart"/>
      <w:r>
        <w:rPr>
          <w:highlight w:val="white"/>
        </w:rPr>
        <w:t>đồ</w:t>
      </w:r>
      <w:proofErr w:type="spellEnd"/>
      <w:r>
        <w:rPr>
          <w:highlight w:val="white"/>
        </w:rPr>
        <w:t xml:space="preserve"> </w:t>
      </w:r>
      <w:proofErr w:type="spellStart"/>
      <w:r>
        <w:rPr>
          <w:highlight w:val="white"/>
        </w:rPr>
        <w:t>án</w:t>
      </w:r>
      <w:proofErr w:type="spellEnd"/>
      <w:r>
        <w:rPr>
          <w:highlight w:val="white"/>
        </w:rPr>
        <w:t xml:space="preserve"> </w:t>
      </w:r>
      <w:proofErr w:type="spellStart"/>
      <w:r>
        <w:rPr>
          <w:highlight w:val="white"/>
        </w:rPr>
        <w:t>tốt</w:t>
      </w:r>
      <w:proofErr w:type="spellEnd"/>
      <w:r>
        <w:rPr>
          <w:highlight w:val="white"/>
        </w:rPr>
        <w:t xml:space="preserve"> </w:t>
      </w:r>
      <w:proofErr w:type="spellStart"/>
      <w:r>
        <w:rPr>
          <w:highlight w:val="white"/>
        </w:rPr>
        <w:t>nghiệp</w:t>
      </w:r>
      <w:proofErr w:type="spellEnd"/>
      <w:r>
        <w:rPr>
          <w:highlight w:val="white"/>
        </w:rPr>
        <w:t xml:space="preserve">, </w:t>
      </w:r>
      <w:del w:id="11" w:author="BUI Mai Anh" w:date="2018-05-28T02:05:00Z">
        <w:r>
          <w:rPr>
            <w:highlight w:val="white"/>
          </w:rPr>
          <w:delText>tôi</w:delText>
        </w:r>
      </w:del>
      <w:proofErr w:type="spellStart"/>
      <w:ins w:id="12" w:author="BUI Mai Anh" w:date="2018-05-28T02:05:00Z">
        <w:r>
          <w:rPr>
            <w:highlight w:val="white"/>
          </w:rPr>
          <w:t>em</w:t>
        </w:r>
      </w:ins>
      <w:proofErr w:type="spellEnd"/>
      <w:r>
        <w:rPr>
          <w:highlight w:val="white"/>
        </w:rPr>
        <w:t xml:space="preserve"> </w:t>
      </w:r>
      <w:proofErr w:type="spellStart"/>
      <w:r>
        <w:rPr>
          <w:highlight w:val="white"/>
        </w:rPr>
        <w:t>đã</w:t>
      </w:r>
      <w:proofErr w:type="spellEnd"/>
      <w:r>
        <w:rPr>
          <w:highlight w:val="white"/>
        </w:rPr>
        <w:t xml:space="preserve"> </w:t>
      </w:r>
      <w:proofErr w:type="spellStart"/>
      <w:r>
        <w:rPr>
          <w:highlight w:val="white"/>
        </w:rPr>
        <w:t>nhận</w:t>
      </w:r>
      <w:proofErr w:type="spellEnd"/>
      <w:r>
        <w:rPr>
          <w:highlight w:val="white"/>
        </w:rPr>
        <w:t xml:space="preserve"> </w:t>
      </w:r>
      <w:proofErr w:type="spellStart"/>
      <w:r>
        <w:rPr>
          <w:highlight w:val="white"/>
        </w:rPr>
        <w:t>được</w:t>
      </w:r>
      <w:proofErr w:type="spellEnd"/>
      <w:r>
        <w:rPr>
          <w:highlight w:val="white"/>
        </w:rPr>
        <w:t xml:space="preserve"> </w:t>
      </w:r>
      <w:proofErr w:type="spellStart"/>
      <w:r>
        <w:rPr>
          <w:highlight w:val="white"/>
        </w:rPr>
        <w:t>nhiều</w:t>
      </w:r>
      <w:proofErr w:type="spellEnd"/>
      <w:r>
        <w:rPr>
          <w:highlight w:val="white"/>
        </w:rPr>
        <w:t xml:space="preserve"> </w:t>
      </w:r>
      <w:proofErr w:type="spellStart"/>
      <w:r>
        <w:rPr>
          <w:highlight w:val="white"/>
        </w:rPr>
        <w:t>sự</w:t>
      </w:r>
      <w:proofErr w:type="spellEnd"/>
      <w:r>
        <w:rPr>
          <w:highlight w:val="white"/>
        </w:rPr>
        <w:t xml:space="preserve"> </w:t>
      </w:r>
      <w:proofErr w:type="spellStart"/>
      <w:r>
        <w:rPr>
          <w:highlight w:val="white"/>
        </w:rPr>
        <w:t>giúp</w:t>
      </w:r>
      <w:proofErr w:type="spellEnd"/>
      <w:r>
        <w:rPr>
          <w:highlight w:val="white"/>
        </w:rPr>
        <w:t xml:space="preserve"> </w:t>
      </w:r>
      <w:proofErr w:type="spellStart"/>
      <w:r>
        <w:rPr>
          <w:highlight w:val="white"/>
        </w:rPr>
        <w:t>đỡ</w:t>
      </w:r>
      <w:proofErr w:type="spellEnd"/>
      <w:r>
        <w:rPr>
          <w:highlight w:val="white"/>
        </w:rPr>
        <w:t xml:space="preserve">, </w:t>
      </w:r>
      <w:proofErr w:type="spellStart"/>
      <w:r>
        <w:rPr>
          <w:highlight w:val="white"/>
        </w:rPr>
        <w:t>đóng</w:t>
      </w:r>
      <w:proofErr w:type="spellEnd"/>
      <w:r>
        <w:rPr>
          <w:highlight w:val="white"/>
        </w:rPr>
        <w:t xml:space="preserve"> </w:t>
      </w:r>
      <w:proofErr w:type="spellStart"/>
      <w:r>
        <w:rPr>
          <w:highlight w:val="white"/>
        </w:rPr>
        <w:t>góp</w:t>
      </w:r>
      <w:proofErr w:type="spellEnd"/>
      <w:r>
        <w:rPr>
          <w:highlight w:val="white"/>
        </w:rPr>
        <w:t xml:space="preserve"> ý </w:t>
      </w:r>
      <w:proofErr w:type="spellStart"/>
      <w:r>
        <w:rPr>
          <w:highlight w:val="white"/>
        </w:rPr>
        <w:t>kiến</w:t>
      </w:r>
      <w:proofErr w:type="spellEnd"/>
      <w:r>
        <w:rPr>
          <w:highlight w:val="white"/>
        </w:rPr>
        <w:t xml:space="preserve"> </w:t>
      </w:r>
      <w:proofErr w:type="spellStart"/>
      <w:r>
        <w:rPr>
          <w:highlight w:val="white"/>
        </w:rPr>
        <w:t>và</w:t>
      </w:r>
      <w:proofErr w:type="spellEnd"/>
      <w:r>
        <w:rPr>
          <w:highlight w:val="white"/>
        </w:rPr>
        <w:t xml:space="preserve"> </w:t>
      </w:r>
      <w:proofErr w:type="spellStart"/>
      <w:r>
        <w:rPr>
          <w:highlight w:val="white"/>
        </w:rPr>
        <w:t>chỉ</w:t>
      </w:r>
      <w:proofErr w:type="spellEnd"/>
      <w:r>
        <w:rPr>
          <w:highlight w:val="white"/>
        </w:rPr>
        <w:t xml:space="preserve"> </w:t>
      </w:r>
      <w:proofErr w:type="spellStart"/>
      <w:r>
        <w:rPr>
          <w:highlight w:val="white"/>
        </w:rPr>
        <w:t>bảo</w:t>
      </w:r>
      <w:proofErr w:type="spellEnd"/>
      <w:r>
        <w:rPr>
          <w:highlight w:val="white"/>
        </w:rPr>
        <w:t xml:space="preserve"> </w:t>
      </w:r>
      <w:proofErr w:type="spellStart"/>
      <w:r>
        <w:rPr>
          <w:highlight w:val="white"/>
        </w:rPr>
        <w:t>nhiệt</w:t>
      </w:r>
      <w:proofErr w:type="spellEnd"/>
      <w:r>
        <w:rPr>
          <w:highlight w:val="white"/>
        </w:rPr>
        <w:t xml:space="preserve"> </w:t>
      </w:r>
      <w:proofErr w:type="spellStart"/>
      <w:r>
        <w:rPr>
          <w:highlight w:val="white"/>
        </w:rPr>
        <w:t>tình</w:t>
      </w:r>
      <w:proofErr w:type="spellEnd"/>
      <w:r>
        <w:rPr>
          <w:highlight w:val="white"/>
        </w:rPr>
        <w:t xml:space="preserve"> </w:t>
      </w:r>
      <w:proofErr w:type="spellStart"/>
      <w:r>
        <w:rPr>
          <w:highlight w:val="white"/>
        </w:rPr>
        <w:t>của</w:t>
      </w:r>
      <w:proofErr w:type="spellEnd"/>
      <w:r>
        <w:rPr>
          <w:highlight w:val="white"/>
        </w:rPr>
        <w:t xml:space="preserve"> </w:t>
      </w:r>
      <w:proofErr w:type="spellStart"/>
      <w:r>
        <w:rPr>
          <w:highlight w:val="white"/>
        </w:rPr>
        <w:t>thầy</w:t>
      </w:r>
      <w:proofErr w:type="spellEnd"/>
      <w:r>
        <w:rPr>
          <w:highlight w:val="white"/>
        </w:rPr>
        <w:t xml:space="preserve"> </w:t>
      </w:r>
      <w:proofErr w:type="spellStart"/>
      <w:r>
        <w:rPr>
          <w:highlight w:val="white"/>
        </w:rPr>
        <w:t>cô</w:t>
      </w:r>
      <w:proofErr w:type="spellEnd"/>
      <w:r>
        <w:rPr>
          <w:highlight w:val="white"/>
        </w:rPr>
        <w:t xml:space="preserve">, </w:t>
      </w:r>
      <w:proofErr w:type="spellStart"/>
      <w:r>
        <w:rPr>
          <w:highlight w:val="white"/>
        </w:rPr>
        <w:t>gia</w:t>
      </w:r>
      <w:proofErr w:type="spellEnd"/>
      <w:r>
        <w:rPr>
          <w:highlight w:val="white"/>
        </w:rPr>
        <w:t xml:space="preserve"> </w:t>
      </w:r>
      <w:proofErr w:type="spellStart"/>
      <w:r>
        <w:rPr>
          <w:highlight w:val="white"/>
        </w:rPr>
        <w:t>đình</w:t>
      </w:r>
      <w:proofErr w:type="spellEnd"/>
      <w:r>
        <w:rPr>
          <w:highlight w:val="white"/>
        </w:rPr>
        <w:t xml:space="preserve"> </w:t>
      </w:r>
      <w:proofErr w:type="spellStart"/>
      <w:r>
        <w:rPr>
          <w:highlight w:val="white"/>
        </w:rPr>
        <w:t>và</w:t>
      </w:r>
      <w:proofErr w:type="spellEnd"/>
      <w:r>
        <w:rPr>
          <w:highlight w:val="white"/>
        </w:rPr>
        <w:t xml:space="preserve"> </w:t>
      </w:r>
      <w:proofErr w:type="spellStart"/>
      <w:r>
        <w:rPr>
          <w:highlight w:val="white"/>
        </w:rPr>
        <w:t>bạn</w:t>
      </w:r>
      <w:proofErr w:type="spellEnd"/>
      <w:r>
        <w:rPr>
          <w:highlight w:val="white"/>
        </w:rPr>
        <w:t xml:space="preserve"> </w:t>
      </w:r>
      <w:proofErr w:type="spellStart"/>
      <w:r>
        <w:rPr>
          <w:highlight w:val="white"/>
        </w:rPr>
        <w:t>bè</w:t>
      </w:r>
      <w:proofErr w:type="spellEnd"/>
      <w:r>
        <w:rPr>
          <w:highlight w:val="white"/>
        </w:rPr>
        <w:t>.  </w:t>
      </w:r>
      <w:proofErr w:type="spellStart"/>
      <w:r>
        <w:rPr>
          <w:highlight w:val="white"/>
        </w:rPr>
        <w:t>Với</w:t>
      </w:r>
      <w:proofErr w:type="spellEnd"/>
      <w:r>
        <w:rPr>
          <w:highlight w:val="white"/>
        </w:rPr>
        <w:t xml:space="preserve"> </w:t>
      </w:r>
      <w:proofErr w:type="spellStart"/>
      <w:r>
        <w:rPr>
          <w:highlight w:val="white"/>
        </w:rPr>
        <w:t>tình</w:t>
      </w:r>
      <w:proofErr w:type="spellEnd"/>
      <w:r>
        <w:rPr>
          <w:highlight w:val="white"/>
        </w:rPr>
        <w:t xml:space="preserve"> </w:t>
      </w:r>
      <w:proofErr w:type="spellStart"/>
      <w:r>
        <w:rPr>
          <w:highlight w:val="white"/>
        </w:rPr>
        <w:t>cảm</w:t>
      </w:r>
      <w:proofErr w:type="spellEnd"/>
      <w:r>
        <w:rPr>
          <w:highlight w:val="white"/>
        </w:rPr>
        <w:t xml:space="preserve"> </w:t>
      </w:r>
      <w:proofErr w:type="spellStart"/>
      <w:r>
        <w:rPr>
          <w:highlight w:val="white"/>
        </w:rPr>
        <w:t>sâu</w:t>
      </w:r>
      <w:proofErr w:type="spellEnd"/>
      <w:r>
        <w:rPr>
          <w:highlight w:val="white"/>
        </w:rPr>
        <w:t xml:space="preserve"> </w:t>
      </w:r>
      <w:proofErr w:type="spellStart"/>
      <w:r>
        <w:rPr>
          <w:highlight w:val="white"/>
        </w:rPr>
        <w:t>sắc</w:t>
      </w:r>
      <w:proofErr w:type="spellEnd"/>
      <w:r>
        <w:rPr>
          <w:highlight w:val="white"/>
        </w:rPr>
        <w:t xml:space="preserve">, </w:t>
      </w:r>
      <w:proofErr w:type="spellStart"/>
      <w:r>
        <w:rPr>
          <w:highlight w:val="white"/>
        </w:rPr>
        <w:t>chân</w:t>
      </w:r>
      <w:proofErr w:type="spellEnd"/>
      <w:r>
        <w:rPr>
          <w:highlight w:val="white"/>
        </w:rPr>
        <w:t xml:space="preserve"> </w:t>
      </w:r>
      <w:proofErr w:type="spellStart"/>
      <w:r>
        <w:rPr>
          <w:highlight w:val="white"/>
        </w:rPr>
        <w:t>thành</w:t>
      </w:r>
      <w:proofErr w:type="spellEnd"/>
      <w:r>
        <w:rPr>
          <w:highlight w:val="white"/>
        </w:rPr>
        <w:t xml:space="preserve">, </w:t>
      </w:r>
      <w:proofErr w:type="spellStart"/>
      <w:r>
        <w:rPr>
          <w:highlight w:val="white"/>
        </w:rPr>
        <w:t>cho</w:t>
      </w:r>
      <w:proofErr w:type="spellEnd"/>
      <w:r>
        <w:rPr>
          <w:highlight w:val="white"/>
        </w:rPr>
        <w:t xml:space="preserve"> </w:t>
      </w:r>
      <w:proofErr w:type="spellStart"/>
      <w:r>
        <w:rPr>
          <w:highlight w:val="white"/>
        </w:rPr>
        <w:t>phép</w:t>
      </w:r>
      <w:proofErr w:type="spellEnd"/>
      <w:r>
        <w:rPr>
          <w:highlight w:val="white"/>
        </w:rPr>
        <w:t xml:space="preserve"> </w:t>
      </w:r>
      <w:del w:id="13" w:author="BUI Mai Anh" w:date="2018-05-28T02:05:00Z">
        <w:r>
          <w:rPr>
            <w:highlight w:val="white"/>
          </w:rPr>
          <w:delText>tôi</w:delText>
        </w:r>
      </w:del>
      <w:proofErr w:type="spellStart"/>
      <w:ins w:id="14" w:author="BUI Mai Anh" w:date="2018-05-28T02:05:00Z">
        <w:r>
          <w:rPr>
            <w:highlight w:val="white"/>
          </w:rPr>
          <w:t>em</w:t>
        </w:r>
      </w:ins>
      <w:proofErr w:type="spellEnd"/>
      <w:r>
        <w:rPr>
          <w:highlight w:val="white"/>
        </w:rPr>
        <w:t xml:space="preserve"> </w:t>
      </w:r>
      <w:proofErr w:type="spellStart"/>
      <w:r>
        <w:rPr>
          <w:highlight w:val="white"/>
        </w:rPr>
        <w:t>được</w:t>
      </w:r>
      <w:proofErr w:type="spellEnd"/>
      <w:r>
        <w:rPr>
          <w:highlight w:val="white"/>
        </w:rPr>
        <w:t xml:space="preserve"> </w:t>
      </w:r>
      <w:proofErr w:type="spellStart"/>
      <w:r>
        <w:rPr>
          <w:highlight w:val="white"/>
        </w:rPr>
        <w:t>bày</w:t>
      </w:r>
      <w:proofErr w:type="spellEnd"/>
      <w:r>
        <w:rPr>
          <w:highlight w:val="white"/>
        </w:rPr>
        <w:t xml:space="preserve"> </w:t>
      </w:r>
      <w:proofErr w:type="spellStart"/>
      <w:r>
        <w:rPr>
          <w:highlight w:val="white"/>
        </w:rPr>
        <w:t>tỏ</w:t>
      </w:r>
      <w:proofErr w:type="spellEnd"/>
      <w:r>
        <w:rPr>
          <w:highlight w:val="white"/>
        </w:rPr>
        <w:t xml:space="preserve"> </w:t>
      </w:r>
      <w:proofErr w:type="spellStart"/>
      <w:r>
        <w:rPr>
          <w:highlight w:val="white"/>
        </w:rPr>
        <w:t>lòng</w:t>
      </w:r>
      <w:proofErr w:type="spellEnd"/>
      <w:r>
        <w:rPr>
          <w:highlight w:val="white"/>
        </w:rPr>
        <w:t xml:space="preserve"> </w:t>
      </w:r>
      <w:proofErr w:type="spellStart"/>
      <w:r>
        <w:rPr>
          <w:highlight w:val="white"/>
        </w:rPr>
        <w:t>biết</w:t>
      </w:r>
      <w:proofErr w:type="spellEnd"/>
      <w:r>
        <w:rPr>
          <w:highlight w:val="white"/>
        </w:rPr>
        <w:t xml:space="preserve"> </w:t>
      </w:r>
      <w:proofErr w:type="spellStart"/>
      <w:r>
        <w:rPr>
          <w:highlight w:val="white"/>
        </w:rPr>
        <w:t>ơn</w:t>
      </w:r>
      <w:proofErr w:type="spellEnd"/>
      <w:r>
        <w:rPr>
          <w:highlight w:val="white"/>
        </w:rPr>
        <w:t xml:space="preserve"> </w:t>
      </w:r>
      <w:proofErr w:type="spellStart"/>
      <w:r>
        <w:rPr>
          <w:highlight w:val="white"/>
        </w:rPr>
        <w:t>sâu</w:t>
      </w:r>
      <w:proofErr w:type="spellEnd"/>
      <w:r>
        <w:rPr>
          <w:highlight w:val="white"/>
        </w:rPr>
        <w:t xml:space="preserve"> </w:t>
      </w:r>
      <w:proofErr w:type="spellStart"/>
      <w:r>
        <w:rPr>
          <w:highlight w:val="white"/>
        </w:rPr>
        <w:t>sắc</w:t>
      </w:r>
      <w:proofErr w:type="spellEnd"/>
      <w:r>
        <w:rPr>
          <w:highlight w:val="white"/>
        </w:rPr>
        <w:t xml:space="preserve"> </w:t>
      </w:r>
      <w:proofErr w:type="spellStart"/>
      <w:r>
        <w:rPr>
          <w:highlight w:val="white"/>
        </w:rPr>
        <w:t>đến</w:t>
      </w:r>
      <w:proofErr w:type="spellEnd"/>
      <w:r>
        <w:rPr>
          <w:highlight w:val="white"/>
        </w:rPr>
        <w:t xml:space="preserve"> </w:t>
      </w:r>
      <w:proofErr w:type="spellStart"/>
      <w:r>
        <w:rPr>
          <w:highlight w:val="white"/>
        </w:rPr>
        <w:t>tất</w:t>
      </w:r>
      <w:proofErr w:type="spellEnd"/>
      <w:r>
        <w:rPr>
          <w:highlight w:val="white"/>
        </w:rPr>
        <w:t xml:space="preserve"> </w:t>
      </w:r>
      <w:proofErr w:type="spellStart"/>
      <w:r>
        <w:rPr>
          <w:highlight w:val="white"/>
        </w:rPr>
        <w:t>cả</w:t>
      </w:r>
      <w:proofErr w:type="spellEnd"/>
      <w:r>
        <w:rPr>
          <w:highlight w:val="white"/>
        </w:rPr>
        <w:t xml:space="preserve"> </w:t>
      </w:r>
      <w:proofErr w:type="spellStart"/>
      <w:r>
        <w:rPr>
          <w:highlight w:val="white"/>
        </w:rPr>
        <w:t>các</w:t>
      </w:r>
      <w:proofErr w:type="spellEnd"/>
      <w:r>
        <w:rPr>
          <w:highlight w:val="white"/>
        </w:rPr>
        <w:t xml:space="preserve"> </w:t>
      </w:r>
      <w:proofErr w:type="spellStart"/>
      <w:r>
        <w:rPr>
          <w:highlight w:val="white"/>
        </w:rPr>
        <w:t>cá</w:t>
      </w:r>
      <w:proofErr w:type="spellEnd"/>
      <w:r>
        <w:rPr>
          <w:highlight w:val="white"/>
        </w:rPr>
        <w:t xml:space="preserve"> </w:t>
      </w:r>
      <w:proofErr w:type="spellStart"/>
      <w:r>
        <w:rPr>
          <w:highlight w:val="white"/>
        </w:rPr>
        <w:t>nhân</w:t>
      </w:r>
      <w:proofErr w:type="spellEnd"/>
      <w:r>
        <w:rPr>
          <w:highlight w:val="white"/>
        </w:rPr>
        <w:t xml:space="preserve"> </w:t>
      </w:r>
      <w:proofErr w:type="spellStart"/>
      <w:r>
        <w:rPr>
          <w:highlight w:val="white"/>
        </w:rPr>
        <w:t>và</w:t>
      </w:r>
      <w:proofErr w:type="spellEnd"/>
      <w:r>
        <w:rPr>
          <w:highlight w:val="white"/>
        </w:rPr>
        <w:t xml:space="preserve"> </w:t>
      </w:r>
      <w:proofErr w:type="spellStart"/>
      <w:r>
        <w:rPr>
          <w:highlight w:val="white"/>
        </w:rPr>
        <w:t>cơ</w:t>
      </w:r>
      <w:proofErr w:type="spellEnd"/>
      <w:r>
        <w:rPr>
          <w:highlight w:val="white"/>
        </w:rPr>
        <w:t xml:space="preserve"> </w:t>
      </w:r>
      <w:proofErr w:type="spellStart"/>
      <w:r>
        <w:rPr>
          <w:highlight w:val="white"/>
        </w:rPr>
        <w:t>quan</w:t>
      </w:r>
      <w:proofErr w:type="spellEnd"/>
      <w:r>
        <w:rPr>
          <w:highlight w:val="white"/>
        </w:rPr>
        <w:t xml:space="preserve"> </w:t>
      </w:r>
      <w:proofErr w:type="spellStart"/>
      <w:r>
        <w:rPr>
          <w:highlight w:val="white"/>
        </w:rPr>
        <w:t>đã</w:t>
      </w:r>
      <w:proofErr w:type="spellEnd"/>
      <w:r>
        <w:rPr>
          <w:highlight w:val="white"/>
        </w:rPr>
        <w:t xml:space="preserve"> </w:t>
      </w:r>
      <w:proofErr w:type="spellStart"/>
      <w:r>
        <w:rPr>
          <w:highlight w:val="white"/>
        </w:rPr>
        <w:t>tạo</w:t>
      </w:r>
      <w:proofErr w:type="spellEnd"/>
      <w:r>
        <w:rPr>
          <w:highlight w:val="white"/>
        </w:rPr>
        <w:t xml:space="preserve"> </w:t>
      </w:r>
      <w:proofErr w:type="spellStart"/>
      <w:r>
        <w:rPr>
          <w:highlight w:val="white"/>
        </w:rPr>
        <w:t>điều</w:t>
      </w:r>
      <w:proofErr w:type="spellEnd"/>
      <w:r>
        <w:rPr>
          <w:highlight w:val="white"/>
        </w:rPr>
        <w:t xml:space="preserve"> </w:t>
      </w:r>
      <w:proofErr w:type="spellStart"/>
      <w:r>
        <w:rPr>
          <w:highlight w:val="white"/>
        </w:rPr>
        <w:t>kiện</w:t>
      </w:r>
      <w:proofErr w:type="spellEnd"/>
      <w:r>
        <w:rPr>
          <w:highlight w:val="white"/>
        </w:rPr>
        <w:t xml:space="preserve"> </w:t>
      </w:r>
      <w:proofErr w:type="spellStart"/>
      <w:r>
        <w:rPr>
          <w:highlight w:val="white"/>
        </w:rPr>
        <w:t>giúp</w:t>
      </w:r>
      <w:proofErr w:type="spellEnd"/>
      <w:r>
        <w:rPr>
          <w:highlight w:val="white"/>
        </w:rPr>
        <w:t xml:space="preserve"> </w:t>
      </w:r>
      <w:proofErr w:type="spellStart"/>
      <w:r>
        <w:rPr>
          <w:highlight w:val="white"/>
        </w:rPr>
        <w:t>đỡ</w:t>
      </w:r>
      <w:proofErr w:type="spellEnd"/>
      <w:r>
        <w:rPr>
          <w:highlight w:val="white"/>
        </w:rPr>
        <w:t xml:space="preserve"> </w:t>
      </w:r>
      <w:proofErr w:type="spellStart"/>
      <w:r>
        <w:rPr>
          <w:highlight w:val="white"/>
        </w:rPr>
        <w:t>trong</w:t>
      </w:r>
      <w:proofErr w:type="spellEnd"/>
      <w:r>
        <w:rPr>
          <w:highlight w:val="white"/>
        </w:rPr>
        <w:t xml:space="preserve"> </w:t>
      </w:r>
      <w:proofErr w:type="spellStart"/>
      <w:r>
        <w:rPr>
          <w:highlight w:val="white"/>
        </w:rPr>
        <w:t>quá</w:t>
      </w:r>
      <w:proofErr w:type="spellEnd"/>
      <w:r>
        <w:rPr>
          <w:highlight w:val="white"/>
        </w:rPr>
        <w:t xml:space="preserve"> </w:t>
      </w:r>
      <w:proofErr w:type="spellStart"/>
      <w:r>
        <w:rPr>
          <w:highlight w:val="white"/>
        </w:rPr>
        <w:t>trình</w:t>
      </w:r>
      <w:proofErr w:type="spellEnd"/>
      <w:r>
        <w:rPr>
          <w:highlight w:val="white"/>
        </w:rPr>
        <w:t xml:space="preserve"> </w:t>
      </w:r>
      <w:proofErr w:type="spellStart"/>
      <w:r>
        <w:rPr>
          <w:highlight w:val="white"/>
        </w:rPr>
        <w:t>học</w:t>
      </w:r>
      <w:proofErr w:type="spellEnd"/>
      <w:r>
        <w:rPr>
          <w:highlight w:val="white"/>
        </w:rPr>
        <w:t xml:space="preserve"> </w:t>
      </w:r>
      <w:proofErr w:type="spellStart"/>
      <w:r>
        <w:rPr>
          <w:highlight w:val="white"/>
        </w:rPr>
        <w:t>tập</w:t>
      </w:r>
      <w:proofErr w:type="spellEnd"/>
      <w:r>
        <w:rPr>
          <w:highlight w:val="white"/>
        </w:rPr>
        <w:t xml:space="preserve"> </w:t>
      </w:r>
      <w:proofErr w:type="spellStart"/>
      <w:r>
        <w:rPr>
          <w:highlight w:val="white"/>
        </w:rPr>
        <w:t>và</w:t>
      </w:r>
      <w:proofErr w:type="spellEnd"/>
      <w:r>
        <w:rPr>
          <w:highlight w:val="white"/>
        </w:rPr>
        <w:t xml:space="preserve"> </w:t>
      </w:r>
      <w:proofErr w:type="spellStart"/>
      <w:r>
        <w:rPr>
          <w:highlight w:val="white"/>
        </w:rPr>
        <w:t>hoàn</w:t>
      </w:r>
      <w:proofErr w:type="spellEnd"/>
      <w:r>
        <w:rPr>
          <w:highlight w:val="white"/>
        </w:rPr>
        <w:t xml:space="preserve"> </w:t>
      </w:r>
      <w:proofErr w:type="spellStart"/>
      <w:r>
        <w:rPr>
          <w:highlight w:val="white"/>
        </w:rPr>
        <w:t>thành</w:t>
      </w:r>
      <w:proofErr w:type="spellEnd"/>
      <w:r>
        <w:rPr>
          <w:highlight w:val="white"/>
        </w:rPr>
        <w:t xml:space="preserve"> </w:t>
      </w:r>
      <w:proofErr w:type="spellStart"/>
      <w:r>
        <w:rPr>
          <w:highlight w:val="white"/>
        </w:rPr>
        <w:t>đồ</w:t>
      </w:r>
      <w:proofErr w:type="spellEnd"/>
      <w:r>
        <w:rPr>
          <w:highlight w:val="white"/>
        </w:rPr>
        <w:t xml:space="preserve"> </w:t>
      </w:r>
      <w:proofErr w:type="spellStart"/>
      <w:r>
        <w:rPr>
          <w:highlight w:val="white"/>
        </w:rPr>
        <w:t>án</w:t>
      </w:r>
      <w:proofErr w:type="spellEnd"/>
      <w:r>
        <w:rPr>
          <w:highlight w:val="white"/>
        </w:rPr>
        <w:t>.</w:t>
      </w:r>
    </w:p>
    <w:p w:rsidR="0017270F" w:rsidRDefault="005E76C4">
      <w:proofErr w:type="spellStart"/>
      <w:r>
        <w:t>Em</w:t>
      </w:r>
      <w:proofErr w:type="spellEnd"/>
      <w:r>
        <w:t xml:space="preserve"> </w:t>
      </w:r>
      <w:proofErr w:type="spellStart"/>
      <w:r>
        <w:t>xin</w:t>
      </w:r>
      <w:proofErr w:type="spellEnd"/>
      <w:r>
        <w:t xml:space="preserve"> </w:t>
      </w:r>
      <w:proofErr w:type="spellStart"/>
      <w:r>
        <w:t>cảm</w:t>
      </w:r>
      <w:proofErr w:type="spellEnd"/>
      <w:r>
        <w:t xml:space="preserve"> </w:t>
      </w:r>
      <w:proofErr w:type="spellStart"/>
      <w:r>
        <w:t>ơn</w:t>
      </w:r>
      <w:proofErr w:type="spellEnd"/>
      <w:r>
        <w:t xml:space="preserve"> </w:t>
      </w:r>
      <w:r w:rsidR="00EA1D9F">
        <w:t>PGS.</w:t>
      </w:r>
      <w:r>
        <w:t xml:space="preserve">TS. </w:t>
      </w:r>
      <w:proofErr w:type="spellStart"/>
      <w:r w:rsidR="00EA1D9F">
        <w:t>Trương</w:t>
      </w:r>
      <w:proofErr w:type="spellEnd"/>
      <w:r w:rsidR="00EA1D9F">
        <w:t xml:space="preserve"> </w:t>
      </w:r>
      <w:proofErr w:type="spellStart"/>
      <w:r w:rsidR="00EA1D9F">
        <w:t>Diệu</w:t>
      </w:r>
      <w:proofErr w:type="spellEnd"/>
      <w:r w:rsidR="00EA1D9F">
        <w:t xml:space="preserve"> Linh</w:t>
      </w:r>
      <w:r>
        <w:t xml:space="preserve"> – </w:t>
      </w:r>
      <w:proofErr w:type="spellStart"/>
      <w:r w:rsidR="00EA1D9F">
        <w:t>Phó</w:t>
      </w:r>
      <w:proofErr w:type="spellEnd"/>
      <w:r w:rsidR="00EA1D9F">
        <w:t xml:space="preserve"> </w:t>
      </w:r>
      <w:proofErr w:type="spellStart"/>
      <w:r w:rsidR="00EA1D9F">
        <w:t>trưởng</w:t>
      </w:r>
      <w:proofErr w:type="spellEnd"/>
      <w:r w:rsidR="00EA1D9F">
        <w:t xml:space="preserve"> </w:t>
      </w:r>
      <w:proofErr w:type="spellStart"/>
      <w:r>
        <w:t>Bộ</w:t>
      </w:r>
      <w:proofErr w:type="spellEnd"/>
      <w:r>
        <w:t xml:space="preserve"> </w:t>
      </w:r>
      <w:proofErr w:type="spellStart"/>
      <w:r>
        <w:t>môn</w:t>
      </w:r>
      <w:proofErr w:type="spellEnd"/>
      <w:r>
        <w:t xml:space="preserve"> </w:t>
      </w:r>
      <w:proofErr w:type="spellStart"/>
      <w:r w:rsidR="00EA1D9F">
        <w:t>Truyền</w:t>
      </w:r>
      <w:proofErr w:type="spellEnd"/>
      <w:r w:rsidR="00EA1D9F">
        <w:t xml:space="preserve"> </w:t>
      </w:r>
      <w:proofErr w:type="spellStart"/>
      <w:r w:rsidR="00EA1D9F">
        <w:t>thông</w:t>
      </w:r>
      <w:proofErr w:type="spellEnd"/>
      <w:r w:rsidR="00EA1D9F">
        <w:t xml:space="preserve"> </w:t>
      </w:r>
      <w:proofErr w:type="spellStart"/>
      <w:r w:rsidR="00EA1D9F">
        <w:t>và</w:t>
      </w:r>
      <w:proofErr w:type="spellEnd"/>
      <w:r w:rsidR="00EA1D9F">
        <w:t xml:space="preserve"> </w:t>
      </w:r>
      <w:proofErr w:type="spellStart"/>
      <w:r w:rsidR="00EA1D9F">
        <w:t>Mạng</w:t>
      </w:r>
      <w:proofErr w:type="spellEnd"/>
      <w:r w:rsidR="00EA1D9F">
        <w:t xml:space="preserve"> </w:t>
      </w:r>
      <w:proofErr w:type="spellStart"/>
      <w:r w:rsidR="00EA1D9F">
        <w:t>máy</w:t>
      </w:r>
      <w:proofErr w:type="spellEnd"/>
      <w:r w:rsidR="00EA1D9F">
        <w:t xml:space="preserve"> </w:t>
      </w:r>
      <w:proofErr w:type="spellStart"/>
      <w:r w:rsidR="00EA1D9F">
        <w:t>tính</w:t>
      </w:r>
      <w:proofErr w:type="spellEnd"/>
      <w:r>
        <w:t xml:space="preserve"> </w:t>
      </w:r>
      <w:proofErr w:type="spellStart"/>
      <w:r>
        <w:t>đã</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em</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này</w:t>
      </w:r>
      <w:proofErr w:type="spellEnd"/>
      <w:r>
        <w:t xml:space="preserve">. </w:t>
      </w:r>
    </w:p>
    <w:p w:rsidR="00D75F0E" w:rsidRDefault="00D75F0E">
      <w:proofErr w:type="spellStart"/>
      <w:r>
        <w:t>Em</w:t>
      </w:r>
      <w:proofErr w:type="spellEnd"/>
      <w:r>
        <w:t xml:space="preserve"> </w:t>
      </w:r>
      <w:proofErr w:type="spellStart"/>
      <w:r>
        <w:t>xin</w:t>
      </w:r>
      <w:proofErr w:type="spellEnd"/>
      <w:r>
        <w:t xml:space="preserve"> </w:t>
      </w:r>
      <w:proofErr w:type="spellStart"/>
      <w:r>
        <w:t>cảm</w:t>
      </w:r>
      <w:proofErr w:type="spellEnd"/>
      <w:r>
        <w:t xml:space="preserve"> </w:t>
      </w:r>
      <w:proofErr w:type="spellStart"/>
      <w:r>
        <w:t>ơn</w:t>
      </w:r>
      <w:proofErr w:type="spellEnd"/>
      <w:r>
        <w:t xml:space="preserve"> </w:t>
      </w:r>
      <w:proofErr w:type="spellStart"/>
      <w:r>
        <w:t>anh</w:t>
      </w:r>
      <w:proofErr w:type="spellEnd"/>
      <w:r>
        <w:t xml:space="preserve"> </w:t>
      </w:r>
      <w:proofErr w:type="spellStart"/>
      <w:r>
        <w:t>Tạ</w:t>
      </w:r>
      <w:proofErr w:type="spellEnd"/>
      <w:r>
        <w:t xml:space="preserve"> </w:t>
      </w:r>
      <w:proofErr w:type="spellStart"/>
      <w:r>
        <w:t>Tô</w:t>
      </w:r>
      <w:proofErr w:type="spellEnd"/>
      <w:r>
        <w:t xml:space="preserve"> Minh </w:t>
      </w:r>
      <w:proofErr w:type="spellStart"/>
      <w:r>
        <w:t>Chí</w:t>
      </w:r>
      <w:proofErr w:type="spellEnd"/>
      <w:r>
        <w:t xml:space="preserve"> </w:t>
      </w:r>
      <w:r w:rsidR="00F507F9">
        <w:t xml:space="preserve">– </w:t>
      </w:r>
      <w:proofErr w:type="spellStart"/>
      <w:r w:rsidR="00F507F9">
        <w:t>sinh</w:t>
      </w:r>
      <w:proofErr w:type="spellEnd"/>
      <w:r w:rsidR="00F507F9">
        <w:t xml:space="preserve"> </w:t>
      </w:r>
      <w:proofErr w:type="spellStart"/>
      <w:r w:rsidR="00F507F9">
        <w:t>viên</w:t>
      </w:r>
      <w:proofErr w:type="spellEnd"/>
      <w:r w:rsidR="00F507F9">
        <w:t xml:space="preserve"> K59 </w:t>
      </w:r>
      <w:proofErr w:type="spellStart"/>
      <w:r w:rsidR="00F507F9">
        <w:t>Bách</w:t>
      </w:r>
      <w:proofErr w:type="spellEnd"/>
      <w:r w:rsidR="00F507F9">
        <w:t xml:space="preserve"> khoa </w:t>
      </w:r>
      <w:proofErr w:type="spellStart"/>
      <w:r w:rsidR="00F507F9">
        <w:t>chuyên</w:t>
      </w:r>
      <w:proofErr w:type="spellEnd"/>
      <w:r w:rsidR="00F507F9">
        <w:t xml:space="preserve"> </w:t>
      </w:r>
      <w:proofErr w:type="spellStart"/>
      <w:r w:rsidR="00F507F9">
        <w:t>ngành</w:t>
      </w:r>
      <w:proofErr w:type="spellEnd"/>
      <w:r w:rsidR="00F507F9">
        <w:t xml:space="preserve"> </w:t>
      </w:r>
      <w:proofErr w:type="spellStart"/>
      <w:r w:rsidR="00F507F9">
        <w:t>Công</w:t>
      </w:r>
      <w:proofErr w:type="spellEnd"/>
      <w:r w:rsidR="00F507F9">
        <w:t xml:space="preserve"> </w:t>
      </w:r>
      <w:proofErr w:type="spellStart"/>
      <w:r w:rsidR="00F507F9">
        <w:t>nghệ</w:t>
      </w:r>
      <w:proofErr w:type="spellEnd"/>
      <w:r w:rsidR="00F507F9">
        <w:t xml:space="preserve"> </w:t>
      </w:r>
      <w:proofErr w:type="spellStart"/>
      <w:r w:rsidR="00F507F9">
        <w:t>phần</w:t>
      </w:r>
      <w:proofErr w:type="spellEnd"/>
      <w:r w:rsidR="00F507F9">
        <w:t xml:space="preserve"> </w:t>
      </w:r>
      <w:proofErr w:type="spellStart"/>
      <w:r w:rsidR="00F507F9">
        <w:t>mềm</w:t>
      </w:r>
      <w:proofErr w:type="spellEnd"/>
      <w:r w:rsidR="00F507F9">
        <w:t xml:space="preserve"> </w:t>
      </w:r>
      <w:proofErr w:type="spellStart"/>
      <w:r w:rsidR="00F507F9">
        <w:t>đã</w:t>
      </w:r>
      <w:proofErr w:type="spellEnd"/>
      <w:r w:rsidR="00F507F9">
        <w:t xml:space="preserve"> </w:t>
      </w:r>
      <w:proofErr w:type="spellStart"/>
      <w:r w:rsidR="00F507F9">
        <w:t>hỗ</w:t>
      </w:r>
      <w:proofErr w:type="spellEnd"/>
      <w:r w:rsidR="00F507F9">
        <w:t xml:space="preserve"> </w:t>
      </w:r>
      <w:proofErr w:type="spellStart"/>
      <w:r w:rsidR="00F507F9">
        <w:t>trợ</w:t>
      </w:r>
      <w:proofErr w:type="spellEnd"/>
      <w:r w:rsidR="00F507F9">
        <w:t xml:space="preserve"> </w:t>
      </w:r>
      <w:proofErr w:type="spellStart"/>
      <w:r w:rsidR="00F507F9">
        <w:t>em</w:t>
      </w:r>
      <w:proofErr w:type="spellEnd"/>
      <w:r w:rsidR="00F507F9">
        <w:t xml:space="preserve"> </w:t>
      </w:r>
      <w:proofErr w:type="spellStart"/>
      <w:r w:rsidR="00F507F9">
        <w:t>hoàn</w:t>
      </w:r>
      <w:proofErr w:type="spellEnd"/>
      <w:r w:rsidR="00F507F9">
        <w:t xml:space="preserve"> </w:t>
      </w:r>
      <w:proofErr w:type="spellStart"/>
      <w:r w:rsidR="00F507F9">
        <w:t>thành</w:t>
      </w:r>
      <w:proofErr w:type="spellEnd"/>
      <w:r w:rsidR="00F507F9">
        <w:t xml:space="preserve"> </w:t>
      </w:r>
      <w:proofErr w:type="spellStart"/>
      <w:r w:rsidR="00F507F9">
        <w:t>báo</w:t>
      </w:r>
      <w:proofErr w:type="spellEnd"/>
      <w:r w:rsidR="00F507F9">
        <w:t xml:space="preserve"> </w:t>
      </w:r>
      <w:proofErr w:type="spellStart"/>
      <w:r w:rsidR="00F507F9">
        <w:t>cáo</w:t>
      </w:r>
      <w:proofErr w:type="spellEnd"/>
      <w:r w:rsidR="00F507F9">
        <w:t xml:space="preserve"> </w:t>
      </w:r>
      <w:proofErr w:type="spellStart"/>
      <w:r w:rsidR="00F507F9">
        <w:t>này</w:t>
      </w:r>
      <w:proofErr w:type="spellEnd"/>
      <w:r w:rsidR="00F507F9">
        <w:t>.</w:t>
      </w:r>
    </w:p>
    <w:p w:rsidR="0017270F" w:rsidRDefault="005E76C4">
      <w:r>
        <w:t xml:space="preserve">Xin </w:t>
      </w:r>
      <w:proofErr w:type="spellStart"/>
      <w:r>
        <w:t>cảm</w:t>
      </w:r>
      <w:proofErr w:type="spellEnd"/>
      <w:r>
        <w:t xml:space="preserve"> </w:t>
      </w:r>
      <w:proofErr w:type="spellStart"/>
      <w:r>
        <w:t>ơn</w:t>
      </w:r>
      <w:proofErr w:type="spellEnd"/>
      <w:r>
        <w:t xml:space="preserve"> </w:t>
      </w:r>
      <w:proofErr w:type="spellStart"/>
      <w:r>
        <w:t>gia</w:t>
      </w:r>
      <w:proofErr w:type="spellEnd"/>
      <w:r>
        <w:t xml:space="preserve"> </w:t>
      </w:r>
      <w:proofErr w:type="spellStart"/>
      <w:r>
        <w:t>đình</w:t>
      </w:r>
      <w:proofErr w:type="spellEnd"/>
      <w:r>
        <w:t xml:space="preserve">, </w:t>
      </w:r>
      <w:proofErr w:type="spellStart"/>
      <w:r>
        <w:t>bạn</w:t>
      </w:r>
      <w:proofErr w:type="spellEnd"/>
      <w:r>
        <w:t xml:space="preserve"> </w:t>
      </w:r>
      <w:proofErr w:type="spellStart"/>
      <w:r>
        <w:t>bè</w:t>
      </w:r>
      <w:proofErr w:type="spellEnd"/>
      <w:r>
        <w:t xml:space="preserve"> </w:t>
      </w:r>
      <w:proofErr w:type="spellStart"/>
      <w:r>
        <w:t>đã</w:t>
      </w:r>
      <w:proofErr w:type="spellEnd"/>
      <w:r>
        <w:t xml:space="preserve"> </w:t>
      </w:r>
      <w:proofErr w:type="spellStart"/>
      <w:r>
        <w:t>động</w:t>
      </w:r>
      <w:proofErr w:type="spellEnd"/>
      <w:r>
        <w:t xml:space="preserve"> </w:t>
      </w:r>
      <w:proofErr w:type="spellStart"/>
      <w:r>
        <w:t>viên</w:t>
      </w:r>
      <w:proofErr w:type="spellEnd"/>
      <w:r>
        <w:t xml:space="preserve">, </w:t>
      </w:r>
      <w:proofErr w:type="spellStart"/>
      <w:r>
        <w:t>quan</w:t>
      </w:r>
      <w:proofErr w:type="spellEnd"/>
      <w:r>
        <w:t xml:space="preserve"> </w:t>
      </w:r>
      <w:proofErr w:type="spellStart"/>
      <w:r>
        <w:t>tâm</w:t>
      </w:r>
      <w:proofErr w:type="spellEnd"/>
      <w:r>
        <w:t xml:space="preserve"> </w:t>
      </w:r>
      <w:proofErr w:type="spellStart"/>
      <w:r>
        <w:t>và</w:t>
      </w:r>
      <w:proofErr w:type="spellEnd"/>
      <w:r>
        <w:t xml:space="preserve"> </w:t>
      </w:r>
      <w:proofErr w:type="spellStart"/>
      <w:r>
        <w:t>là</w:t>
      </w:r>
      <w:proofErr w:type="spellEnd"/>
      <w:r>
        <w:t xml:space="preserve"> </w:t>
      </w:r>
      <w:proofErr w:type="spellStart"/>
      <w:r>
        <w:t>nguồn</w:t>
      </w:r>
      <w:proofErr w:type="spellEnd"/>
      <w:r>
        <w:t xml:space="preserve"> </w:t>
      </w:r>
      <w:proofErr w:type="spellStart"/>
      <w:r>
        <w:t>động</w:t>
      </w:r>
      <w:proofErr w:type="spellEnd"/>
      <w:r>
        <w:t xml:space="preserve"> </w:t>
      </w:r>
      <w:proofErr w:type="spellStart"/>
      <w:r>
        <w:t>lực</w:t>
      </w:r>
      <w:proofErr w:type="spellEnd"/>
      <w:r>
        <w:t xml:space="preserve"> </w:t>
      </w:r>
      <w:proofErr w:type="spellStart"/>
      <w:r>
        <w:t>lớn</w:t>
      </w:r>
      <w:proofErr w:type="spellEnd"/>
      <w:r>
        <w:t xml:space="preserve"> lao </w:t>
      </w:r>
      <w:proofErr w:type="spellStart"/>
      <w:r>
        <w:t>giúp</w:t>
      </w:r>
      <w:proofErr w:type="spellEnd"/>
      <w:r>
        <w:t xml:space="preserve"> </w:t>
      </w:r>
      <w:proofErr w:type="spellStart"/>
      <w:r>
        <w:t>em</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đồ</w:t>
      </w:r>
      <w:proofErr w:type="spellEnd"/>
      <w:r>
        <w:t xml:space="preserve"> </w:t>
      </w:r>
      <w:proofErr w:type="spellStart"/>
      <w:r>
        <w:t>án</w:t>
      </w:r>
      <w:proofErr w:type="spellEnd"/>
      <w:r>
        <w:t xml:space="preserve">. </w:t>
      </w:r>
    </w:p>
    <w:p w:rsidR="0017270F" w:rsidRDefault="005E76C4">
      <w:pPr>
        <w:pStyle w:val="u1"/>
      </w:pPr>
      <w:bookmarkStart w:id="15" w:name="_3znysh7" w:colFirst="0" w:colLast="0"/>
      <w:bookmarkEnd w:id="15"/>
      <w:r>
        <w:br w:type="page"/>
      </w:r>
      <w:proofErr w:type="spellStart"/>
      <w:r>
        <w:lastRenderedPageBreak/>
        <w:t>Tóm</w:t>
      </w:r>
      <w:proofErr w:type="spellEnd"/>
      <w:r>
        <w:t xml:space="preserve"> </w:t>
      </w:r>
      <w:proofErr w:type="spellStart"/>
      <w:r>
        <w:t>tắt</w:t>
      </w:r>
      <w:proofErr w:type="spellEnd"/>
    </w:p>
    <w:p w:rsidR="0017270F" w:rsidRDefault="00CE7E28" w:rsidP="00CE7E28">
      <w:pPr>
        <w:ind w:firstLine="720"/>
      </w:pPr>
      <w:r>
        <w:t>Đ</w:t>
      </w:r>
      <w:r w:rsidR="005E76C4">
        <w:t xml:space="preserve">ATN </w:t>
      </w:r>
      <w:proofErr w:type="spellStart"/>
      <w:r w:rsidR="005E76C4">
        <w:t>của</w:t>
      </w:r>
      <w:proofErr w:type="spellEnd"/>
      <w:r w:rsidR="005E76C4">
        <w:t xml:space="preserve"> </w:t>
      </w:r>
      <w:del w:id="16" w:author="BUI Mai Anh" w:date="2018-05-28T02:05:00Z">
        <w:r w:rsidR="005E76C4">
          <w:delText>tôi</w:delText>
        </w:r>
      </w:del>
      <w:proofErr w:type="spellStart"/>
      <w:ins w:id="17" w:author="BUI Mai Anh" w:date="2018-05-28T02:05:00Z">
        <w:r w:rsidR="005E76C4">
          <w:t>em</w:t>
        </w:r>
      </w:ins>
      <w:proofErr w:type="spellEnd"/>
      <w:r w:rsidR="005E76C4">
        <w:t xml:space="preserve"> </w:t>
      </w:r>
      <w:proofErr w:type="spellStart"/>
      <w:r w:rsidR="005E76C4">
        <w:t>có</w:t>
      </w:r>
      <w:proofErr w:type="spellEnd"/>
      <w:r w:rsidR="005E76C4">
        <w:t xml:space="preserve"> </w:t>
      </w:r>
      <w:proofErr w:type="spellStart"/>
      <w:r w:rsidR="005E76C4">
        <w:t>nội</w:t>
      </w:r>
      <w:proofErr w:type="spellEnd"/>
      <w:r w:rsidR="005E76C4">
        <w:t xml:space="preserve"> dung </w:t>
      </w:r>
      <w:proofErr w:type="spellStart"/>
      <w:r w:rsidR="005E76C4">
        <w:t>về</w:t>
      </w:r>
      <w:proofErr w:type="spellEnd"/>
      <w:r w:rsidR="005E76C4">
        <w:t xml:space="preserve"> </w:t>
      </w:r>
      <w:proofErr w:type="spellStart"/>
      <w:r w:rsidR="005E76C4">
        <w:t>công</w:t>
      </w:r>
      <w:proofErr w:type="spellEnd"/>
      <w:r w:rsidR="005E76C4">
        <w:t xml:space="preserve"> </w:t>
      </w:r>
      <w:proofErr w:type="spellStart"/>
      <w:r w:rsidR="005E76C4">
        <w:t>nghệ</w:t>
      </w:r>
      <w:proofErr w:type="spellEnd"/>
      <w:r w:rsidR="005E76C4">
        <w:t xml:space="preserve"> Microsoft .NET API </w:t>
      </w:r>
      <w:proofErr w:type="spellStart"/>
      <w:r w:rsidR="005E76C4">
        <w:t>và</w:t>
      </w:r>
      <w:proofErr w:type="spellEnd"/>
      <w:r w:rsidR="005E76C4">
        <w:t xml:space="preserve"> </w:t>
      </w:r>
      <w:proofErr w:type="spellStart"/>
      <w:r w:rsidR="005E76C4">
        <w:t>ứng</w:t>
      </w:r>
      <w:proofErr w:type="spellEnd"/>
      <w:r w:rsidR="005E76C4">
        <w:t xml:space="preserve"> </w:t>
      </w:r>
      <w:proofErr w:type="spellStart"/>
      <w:r w:rsidR="005E76C4">
        <w:t>dụng</w:t>
      </w:r>
      <w:proofErr w:type="spellEnd"/>
      <w:r w:rsidR="005E76C4">
        <w:t xml:space="preserve"> </w:t>
      </w:r>
      <w:proofErr w:type="spellStart"/>
      <w:r w:rsidR="005E76C4">
        <w:t>nó</w:t>
      </w:r>
      <w:proofErr w:type="spellEnd"/>
      <w:r w:rsidR="005E76C4">
        <w:t xml:space="preserve"> </w:t>
      </w:r>
      <w:proofErr w:type="spellStart"/>
      <w:r w:rsidR="005E76C4">
        <w:t>trong</w:t>
      </w:r>
      <w:proofErr w:type="spellEnd"/>
      <w:r w:rsidR="005E76C4">
        <w:t xml:space="preserve"> </w:t>
      </w:r>
      <w:proofErr w:type="spellStart"/>
      <w:r w:rsidR="005E76C4">
        <w:t>hệ</w:t>
      </w:r>
      <w:proofErr w:type="spellEnd"/>
      <w:r w:rsidR="005E76C4">
        <w:t xml:space="preserve"> </w:t>
      </w:r>
      <w:proofErr w:type="spellStart"/>
      <w:r w:rsidR="005E76C4">
        <w:t>thống</w:t>
      </w:r>
      <w:proofErr w:type="spellEnd"/>
      <w:r w:rsidR="005E76C4">
        <w:t xml:space="preserve"> </w:t>
      </w:r>
      <w:proofErr w:type="spellStart"/>
      <w:r w:rsidR="005E76C4">
        <w:t>quản</w:t>
      </w:r>
      <w:proofErr w:type="spellEnd"/>
      <w:r w:rsidR="005E76C4">
        <w:t xml:space="preserve"> </w:t>
      </w:r>
      <w:proofErr w:type="spellStart"/>
      <w:r w:rsidR="005E76C4">
        <w:t>lý</w:t>
      </w:r>
      <w:proofErr w:type="spellEnd"/>
      <w:r w:rsidR="005E76C4">
        <w:t xml:space="preserve"> </w:t>
      </w:r>
      <w:proofErr w:type="spellStart"/>
      <w:r w:rsidR="009B058B">
        <w:t>cửa</w:t>
      </w:r>
      <w:proofErr w:type="spellEnd"/>
      <w:r w:rsidR="009B058B">
        <w:t xml:space="preserve"> </w:t>
      </w:r>
      <w:proofErr w:type="spellStart"/>
      <w:r w:rsidR="009B058B">
        <w:t>hàng</w:t>
      </w:r>
      <w:proofErr w:type="spellEnd"/>
      <w:r w:rsidR="005E76C4">
        <w:t xml:space="preserve">. </w:t>
      </w:r>
      <w:proofErr w:type="spellStart"/>
      <w:r w:rsidR="0024389B">
        <w:t>Việc</w:t>
      </w:r>
      <w:proofErr w:type="spellEnd"/>
      <w:r w:rsidR="0024389B">
        <w:t xml:space="preserve"> </w:t>
      </w:r>
      <w:proofErr w:type="spellStart"/>
      <w:r w:rsidR="0024389B">
        <w:t>quản</w:t>
      </w:r>
      <w:proofErr w:type="spellEnd"/>
      <w:r w:rsidR="0024389B">
        <w:t xml:space="preserve"> </w:t>
      </w:r>
      <w:proofErr w:type="spellStart"/>
      <w:r w:rsidR="0024389B">
        <w:t>lý</w:t>
      </w:r>
      <w:proofErr w:type="spellEnd"/>
      <w:r w:rsidR="0024389B">
        <w:t xml:space="preserve"> </w:t>
      </w:r>
      <w:proofErr w:type="spellStart"/>
      <w:r w:rsidR="0024389B">
        <w:t>hàng</w:t>
      </w:r>
      <w:proofErr w:type="spellEnd"/>
      <w:r w:rsidR="0024389B">
        <w:t xml:space="preserve"> </w:t>
      </w:r>
      <w:proofErr w:type="spellStart"/>
      <w:r w:rsidR="0024389B">
        <w:t>hóa</w:t>
      </w:r>
      <w:proofErr w:type="spellEnd"/>
      <w:r w:rsidR="0024389B">
        <w:t xml:space="preserve">, </w:t>
      </w:r>
      <w:proofErr w:type="spellStart"/>
      <w:r w:rsidR="0024389B">
        <w:t>nhân</w:t>
      </w:r>
      <w:proofErr w:type="spellEnd"/>
      <w:r w:rsidR="0024389B">
        <w:t xml:space="preserve"> </w:t>
      </w:r>
      <w:proofErr w:type="spellStart"/>
      <w:r w:rsidR="0024389B">
        <w:t>viên</w:t>
      </w:r>
      <w:proofErr w:type="spellEnd"/>
      <w:r w:rsidR="0024389B">
        <w:t xml:space="preserve">, </w:t>
      </w:r>
      <w:proofErr w:type="spellStart"/>
      <w:r w:rsidR="0024389B">
        <w:t>các</w:t>
      </w:r>
      <w:proofErr w:type="spellEnd"/>
      <w:r w:rsidR="0024389B">
        <w:t xml:space="preserve"> </w:t>
      </w:r>
      <w:proofErr w:type="spellStart"/>
      <w:r w:rsidR="0024389B">
        <w:t>khoản</w:t>
      </w:r>
      <w:proofErr w:type="spellEnd"/>
      <w:r w:rsidR="0024389B">
        <w:t xml:space="preserve"> </w:t>
      </w:r>
      <w:proofErr w:type="spellStart"/>
      <w:r w:rsidR="0024389B">
        <w:t>doanh</w:t>
      </w:r>
      <w:proofErr w:type="spellEnd"/>
      <w:r w:rsidR="0024389B">
        <w:t xml:space="preserve"> </w:t>
      </w:r>
      <w:proofErr w:type="spellStart"/>
      <w:r w:rsidR="0024389B">
        <w:t>thu</w:t>
      </w:r>
      <w:proofErr w:type="spellEnd"/>
      <w:r w:rsidR="0024389B">
        <w:t xml:space="preserve"> </w:t>
      </w:r>
      <w:proofErr w:type="spellStart"/>
      <w:r w:rsidR="0024389B">
        <w:t>cũng</w:t>
      </w:r>
      <w:proofErr w:type="spellEnd"/>
      <w:r w:rsidR="0024389B">
        <w:t xml:space="preserve"> chi </w:t>
      </w:r>
      <w:proofErr w:type="spellStart"/>
      <w:r w:rsidR="0024389B">
        <w:t>phí</w:t>
      </w:r>
      <w:proofErr w:type="spellEnd"/>
      <w:r w:rsidR="0024389B">
        <w:t xml:space="preserve"> </w:t>
      </w:r>
      <w:proofErr w:type="spellStart"/>
      <w:r w:rsidR="0024389B">
        <w:t>của</w:t>
      </w:r>
      <w:proofErr w:type="spellEnd"/>
      <w:r w:rsidR="0024389B">
        <w:t xml:space="preserve"> </w:t>
      </w:r>
      <w:proofErr w:type="spellStart"/>
      <w:r w:rsidR="0024389B">
        <w:t>một</w:t>
      </w:r>
      <w:proofErr w:type="spellEnd"/>
      <w:r w:rsidR="0024389B">
        <w:t xml:space="preserve"> </w:t>
      </w:r>
      <w:proofErr w:type="spellStart"/>
      <w:r w:rsidR="0024389B">
        <w:t>cửa</w:t>
      </w:r>
      <w:proofErr w:type="spellEnd"/>
      <w:r w:rsidR="0024389B">
        <w:t xml:space="preserve"> </w:t>
      </w:r>
      <w:proofErr w:type="spellStart"/>
      <w:r w:rsidR="0024389B">
        <w:t>hàng</w:t>
      </w:r>
      <w:proofErr w:type="spellEnd"/>
      <w:r w:rsidR="0024389B">
        <w:t xml:space="preserve"> </w:t>
      </w:r>
      <w:proofErr w:type="spellStart"/>
      <w:r w:rsidR="0024389B">
        <w:t>vẫn</w:t>
      </w:r>
      <w:proofErr w:type="spellEnd"/>
      <w:r w:rsidR="0024389B">
        <w:t xml:space="preserve"> </w:t>
      </w:r>
      <w:proofErr w:type="spellStart"/>
      <w:r w:rsidR="0024389B">
        <w:t>luôn</w:t>
      </w:r>
      <w:proofErr w:type="spellEnd"/>
      <w:r w:rsidR="0024389B">
        <w:t xml:space="preserve"> </w:t>
      </w:r>
      <w:proofErr w:type="spellStart"/>
      <w:r w:rsidR="0024389B">
        <w:t>là</w:t>
      </w:r>
      <w:proofErr w:type="spellEnd"/>
      <w:r w:rsidR="0024389B">
        <w:t xml:space="preserve"> </w:t>
      </w:r>
      <w:proofErr w:type="spellStart"/>
      <w:r w:rsidR="0024389B">
        <w:t>bài</w:t>
      </w:r>
      <w:proofErr w:type="spellEnd"/>
      <w:r w:rsidR="0024389B">
        <w:t xml:space="preserve"> </w:t>
      </w:r>
      <w:proofErr w:type="spellStart"/>
      <w:r w:rsidR="0024389B">
        <w:t>toán</w:t>
      </w:r>
      <w:proofErr w:type="spellEnd"/>
      <w:r w:rsidR="0024389B">
        <w:t xml:space="preserve"> </w:t>
      </w:r>
      <w:proofErr w:type="spellStart"/>
      <w:r w:rsidR="0024389B">
        <w:t>cần</w:t>
      </w:r>
      <w:proofErr w:type="spellEnd"/>
      <w:r w:rsidR="0024389B">
        <w:t xml:space="preserve"> </w:t>
      </w:r>
      <w:proofErr w:type="spellStart"/>
      <w:r w:rsidR="0024389B">
        <w:t>có</w:t>
      </w:r>
      <w:proofErr w:type="spellEnd"/>
      <w:r w:rsidR="0024389B">
        <w:t xml:space="preserve"> </w:t>
      </w:r>
      <w:proofErr w:type="spellStart"/>
      <w:r w:rsidR="0024389B">
        <w:t>giải</w:t>
      </w:r>
      <w:proofErr w:type="spellEnd"/>
      <w:r w:rsidR="0024389B">
        <w:t xml:space="preserve"> </w:t>
      </w:r>
      <w:proofErr w:type="spellStart"/>
      <w:r w:rsidR="0024389B">
        <w:t>pháp</w:t>
      </w:r>
      <w:proofErr w:type="spellEnd"/>
      <w:r w:rsidR="0024389B">
        <w:t xml:space="preserve"> </w:t>
      </w:r>
      <w:proofErr w:type="spellStart"/>
      <w:r w:rsidR="0024389B">
        <w:t>để</w:t>
      </w:r>
      <w:proofErr w:type="spellEnd"/>
      <w:r w:rsidR="0024389B">
        <w:t xml:space="preserve"> </w:t>
      </w:r>
      <w:proofErr w:type="spellStart"/>
      <w:r w:rsidR="0024389B">
        <w:t>giúp</w:t>
      </w:r>
      <w:proofErr w:type="spellEnd"/>
      <w:r w:rsidR="0024389B">
        <w:t xml:space="preserve"> </w:t>
      </w:r>
      <w:proofErr w:type="spellStart"/>
      <w:r w:rsidR="0024389B">
        <w:t>cho</w:t>
      </w:r>
      <w:proofErr w:type="spellEnd"/>
      <w:r w:rsidR="0024389B">
        <w:t xml:space="preserve"> </w:t>
      </w:r>
      <w:proofErr w:type="spellStart"/>
      <w:r w:rsidR="0024389B">
        <w:t>việc</w:t>
      </w:r>
      <w:proofErr w:type="spellEnd"/>
      <w:r w:rsidR="0024389B">
        <w:t xml:space="preserve"> </w:t>
      </w:r>
      <w:proofErr w:type="spellStart"/>
      <w:r w:rsidR="0024389B">
        <w:t>quản</w:t>
      </w:r>
      <w:proofErr w:type="spellEnd"/>
      <w:r w:rsidR="0024389B">
        <w:t xml:space="preserve"> </w:t>
      </w:r>
      <w:proofErr w:type="spellStart"/>
      <w:r w:rsidR="0024389B">
        <w:t>lý</w:t>
      </w:r>
      <w:proofErr w:type="spellEnd"/>
      <w:r w:rsidR="0024389B">
        <w:t xml:space="preserve"> </w:t>
      </w:r>
      <w:proofErr w:type="spellStart"/>
      <w:r w:rsidR="0024389B">
        <w:t>trở</w:t>
      </w:r>
      <w:proofErr w:type="spellEnd"/>
      <w:r w:rsidR="0024389B">
        <w:t xml:space="preserve"> </w:t>
      </w:r>
      <w:proofErr w:type="spellStart"/>
      <w:r w:rsidR="0024389B">
        <w:t>lên</w:t>
      </w:r>
      <w:proofErr w:type="spellEnd"/>
      <w:r w:rsidR="0024389B">
        <w:t xml:space="preserve"> </w:t>
      </w:r>
      <w:proofErr w:type="spellStart"/>
      <w:r w:rsidR="0024389B">
        <w:t>tối</w:t>
      </w:r>
      <w:proofErr w:type="spellEnd"/>
      <w:r w:rsidR="0024389B">
        <w:t xml:space="preserve"> </w:t>
      </w:r>
      <w:proofErr w:type="spellStart"/>
      <w:r w:rsidR="0024389B">
        <w:t>ưu</w:t>
      </w:r>
      <w:proofErr w:type="spellEnd"/>
      <w:r w:rsidR="0024389B">
        <w:t xml:space="preserve"> </w:t>
      </w:r>
      <w:proofErr w:type="spellStart"/>
      <w:r w:rsidR="0024389B">
        <w:t>nhất</w:t>
      </w:r>
      <w:proofErr w:type="spellEnd"/>
      <w:r w:rsidR="0024389B">
        <w:t xml:space="preserve">. </w:t>
      </w:r>
      <w:proofErr w:type="spellStart"/>
      <w:r w:rsidR="0024389B">
        <w:t>Bên</w:t>
      </w:r>
      <w:proofErr w:type="spellEnd"/>
      <w:r w:rsidR="0024389B">
        <w:t xml:space="preserve"> </w:t>
      </w:r>
      <w:proofErr w:type="spellStart"/>
      <w:r w:rsidR="0024389B">
        <w:t>cạnh</w:t>
      </w:r>
      <w:proofErr w:type="spellEnd"/>
      <w:r w:rsidR="0024389B">
        <w:t xml:space="preserve"> </w:t>
      </w:r>
      <w:proofErr w:type="spellStart"/>
      <w:r w:rsidR="0024389B">
        <w:t>đó</w:t>
      </w:r>
      <w:proofErr w:type="spellEnd"/>
      <w:r w:rsidR="0024389B">
        <w:t xml:space="preserve"> </w:t>
      </w:r>
      <w:proofErr w:type="spellStart"/>
      <w:r w:rsidR="0024389B">
        <w:t>việc</w:t>
      </w:r>
      <w:proofErr w:type="spellEnd"/>
      <w:r w:rsidR="0024389B">
        <w:t xml:space="preserve"> </w:t>
      </w:r>
      <w:proofErr w:type="spellStart"/>
      <w:r w:rsidR="0024389B">
        <w:t>phát</w:t>
      </w:r>
      <w:proofErr w:type="spellEnd"/>
      <w:r w:rsidR="0024389B">
        <w:t xml:space="preserve"> </w:t>
      </w:r>
      <w:proofErr w:type="spellStart"/>
      <w:r w:rsidR="0024389B">
        <w:t>triển</w:t>
      </w:r>
      <w:proofErr w:type="spellEnd"/>
      <w:r w:rsidR="0024389B">
        <w:t xml:space="preserve"> </w:t>
      </w:r>
      <w:proofErr w:type="spellStart"/>
      <w:r w:rsidR="0024389B">
        <w:t>các</w:t>
      </w:r>
      <w:proofErr w:type="spellEnd"/>
      <w:r w:rsidR="0024389B">
        <w:t xml:space="preserve"> </w:t>
      </w:r>
      <w:proofErr w:type="spellStart"/>
      <w:r w:rsidR="0024389B">
        <w:t>hệ</w:t>
      </w:r>
      <w:proofErr w:type="spellEnd"/>
      <w:r w:rsidR="0024389B">
        <w:t xml:space="preserve"> </w:t>
      </w:r>
      <w:proofErr w:type="spellStart"/>
      <w:r w:rsidR="0024389B">
        <w:t>thống</w:t>
      </w:r>
      <w:proofErr w:type="spellEnd"/>
      <w:r w:rsidR="0024389B">
        <w:t xml:space="preserve"> </w:t>
      </w:r>
      <w:proofErr w:type="spellStart"/>
      <w:r w:rsidR="0024389B">
        <w:t>chuỗi</w:t>
      </w:r>
      <w:proofErr w:type="spellEnd"/>
      <w:r w:rsidR="0024389B">
        <w:t xml:space="preserve"> </w:t>
      </w:r>
      <w:proofErr w:type="spellStart"/>
      <w:r w:rsidR="0024389B">
        <w:t>cửa</w:t>
      </w:r>
      <w:proofErr w:type="spellEnd"/>
      <w:r w:rsidR="0024389B">
        <w:t xml:space="preserve"> </w:t>
      </w:r>
      <w:proofErr w:type="spellStart"/>
      <w:r w:rsidR="0024389B">
        <w:t>hàng</w:t>
      </w:r>
      <w:proofErr w:type="spellEnd"/>
      <w:r w:rsidR="0024389B">
        <w:t xml:space="preserve"> </w:t>
      </w:r>
      <w:proofErr w:type="spellStart"/>
      <w:r w:rsidR="0024389B">
        <w:t>hiện</w:t>
      </w:r>
      <w:proofErr w:type="spellEnd"/>
      <w:r w:rsidR="0024389B">
        <w:t xml:space="preserve"> nay </w:t>
      </w:r>
      <w:proofErr w:type="spellStart"/>
      <w:r w:rsidR="0024389B">
        <w:t>cũng</w:t>
      </w:r>
      <w:proofErr w:type="spellEnd"/>
      <w:r w:rsidR="0024389B">
        <w:t xml:space="preserve"> </w:t>
      </w:r>
      <w:proofErr w:type="spellStart"/>
      <w:r w:rsidR="0024389B">
        <w:t>như</w:t>
      </w:r>
      <w:proofErr w:type="spellEnd"/>
      <w:r w:rsidR="0024389B">
        <w:t xml:space="preserve"> </w:t>
      </w:r>
      <w:proofErr w:type="spellStart"/>
      <w:r w:rsidR="0024389B">
        <w:t>việc</w:t>
      </w:r>
      <w:proofErr w:type="spellEnd"/>
      <w:r w:rsidR="0024389B">
        <w:t xml:space="preserve"> </w:t>
      </w:r>
      <w:proofErr w:type="spellStart"/>
      <w:r w:rsidR="0024389B">
        <w:t>sử</w:t>
      </w:r>
      <w:proofErr w:type="spellEnd"/>
      <w:r w:rsidR="0024389B">
        <w:t xml:space="preserve"> </w:t>
      </w:r>
      <w:proofErr w:type="spellStart"/>
      <w:r w:rsidR="0024389B">
        <w:t>dụng</w:t>
      </w:r>
      <w:proofErr w:type="spellEnd"/>
      <w:r w:rsidR="0024389B">
        <w:t xml:space="preserve"> </w:t>
      </w:r>
      <w:proofErr w:type="spellStart"/>
      <w:r w:rsidR="0024389B">
        <w:t>các</w:t>
      </w:r>
      <w:proofErr w:type="spellEnd"/>
      <w:r w:rsidR="0024389B">
        <w:t xml:space="preserve"> </w:t>
      </w:r>
      <w:proofErr w:type="spellStart"/>
      <w:r w:rsidR="0024389B">
        <w:t>ứng</w:t>
      </w:r>
      <w:proofErr w:type="spellEnd"/>
      <w:r w:rsidR="0024389B">
        <w:t xml:space="preserve"> </w:t>
      </w:r>
      <w:proofErr w:type="spellStart"/>
      <w:r w:rsidR="0024389B">
        <w:t>dụng</w:t>
      </w:r>
      <w:proofErr w:type="spellEnd"/>
      <w:r w:rsidR="0024389B">
        <w:t xml:space="preserve"> </w:t>
      </w:r>
      <w:proofErr w:type="spellStart"/>
      <w:r w:rsidR="0024389B">
        <w:t>trên</w:t>
      </w:r>
      <w:proofErr w:type="spellEnd"/>
      <w:r w:rsidR="0024389B">
        <w:t xml:space="preserve"> </w:t>
      </w:r>
      <w:proofErr w:type="spellStart"/>
      <w:r w:rsidR="0024389B">
        <w:t>mọi</w:t>
      </w:r>
      <w:proofErr w:type="spellEnd"/>
      <w:r w:rsidR="0024389B">
        <w:t xml:space="preserve"> </w:t>
      </w:r>
      <w:proofErr w:type="spellStart"/>
      <w:r w:rsidR="0024389B">
        <w:t>nền</w:t>
      </w:r>
      <w:proofErr w:type="spellEnd"/>
      <w:r w:rsidR="0024389B">
        <w:t xml:space="preserve"> </w:t>
      </w:r>
      <w:proofErr w:type="spellStart"/>
      <w:r w:rsidR="0024389B">
        <w:t>tảng</w:t>
      </w:r>
      <w:proofErr w:type="spellEnd"/>
      <w:r w:rsidR="0024389B">
        <w:t xml:space="preserve"> </w:t>
      </w:r>
      <w:proofErr w:type="spellStart"/>
      <w:r w:rsidR="0024389B">
        <w:t>lại</w:t>
      </w:r>
      <w:proofErr w:type="spellEnd"/>
      <w:r w:rsidR="0024389B">
        <w:t xml:space="preserve"> </w:t>
      </w:r>
      <w:proofErr w:type="spellStart"/>
      <w:r w:rsidR="0024389B">
        <w:t>làm</w:t>
      </w:r>
      <w:proofErr w:type="spellEnd"/>
      <w:r w:rsidR="0024389B">
        <w:t xml:space="preserve"> </w:t>
      </w:r>
      <w:proofErr w:type="spellStart"/>
      <w:r w:rsidR="0024389B">
        <w:t>cho</w:t>
      </w:r>
      <w:proofErr w:type="spellEnd"/>
      <w:r w:rsidR="0024389B">
        <w:t xml:space="preserve"> </w:t>
      </w:r>
      <w:proofErr w:type="spellStart"/>
      <w:r w:rsidR="00DF34F6">
        <w:t>việc</w:t>
      </w:r>
      <w:proofErr w:type="spellEnd"/>
      <w:r w:rsidR="00DF34F6">
        <w:t xml:space="preserve"> </w:t>
      </w:r>
      <w:proofErr w:type="spellStart"/>
      <w:r w:rsidR="00DF34F6">
        <w:t>phát</w:t>
      </w:r>
      <w:proofErr w:type="spellEnd"/>
      <w:r w:rsidR="00DF34F6">
        <w:t xml:space="preserve"> </w:t>
      </w:r>
      <w:proofErr w:type="spellStart"/>
      <w:r w:rsidR="00DF34F6">
        <w:t>triển</w:t>
      </w:r>
      <w:proofErr w:type="spellEnd"/>
      <w:r w:rsidR="00DF34F6">
        <w:t xml:space="preserve"> </w:t>
      </w:r>
      <w:proofErr w:type="spellStart"/>
      <w:r w:rsidR="00DF34F6">
        <w:t>một</w:t>
      </w:r>
      <w:proofErr w:type="spellEnd"/>
      <w:r w:rsidR="00DF34F6">
        <w:t xml:space="preserve"> </w:t>
      </w:r>
      <w:proofErr w:type="spellStart"/>
      <w:r w:rsidR="00DF34F6">
        <w:t>hệ</w:t>
      </w:r>
      <w:proofErr w:type="spellEnd"/>
      <w:r w:rsidR="00DF34F6">
        <w:t xml:space="preserve"> </w:t>
      </w:r>
      <w:proofErr w:type="spellStart"/>
      <w:r w:rsidR="00DF34F6">
        <w:t>thống</w:t>
      </w:r>
      <w:proofErr w:type="spellEnd"/>
      <w:r w:rsidR="0024389B">
        <w:t xml:space="preserve"> </w:t>
      </w:r>
      <w:proofErr w:type="spellStart"/>
      <w:r w:rsidR="0024389B">
        <w:t>quản</w:t>
      </w:r>
      <w:proofErr w:type="spellEnd"/>
      <w:r w:rsidR="0024389B">
        <w:t xml:space="preserve"> </w:t>
      </w:r>
      <w:proofErr w:type="spellStart"/>
      <w:r w:rsidR="0024389B">
        <w:t>lý</w:t>
      </w:r>
      <w:proofErr w:type="spellEnd"/>
      <w:r w:rsidR="0024389B">
        <w:t xml:space="preserve"> </w:t>
      </w:r>
      <w:proofErr w:type="spellStart"/>
      <w:r w:rsidR="0024389B">
        <w:t>trở</w:t>
      </w:r>
      <w:proofErr w:type="spellEnd"/>
      <w:r w:rsidR="0024389B">
        <w:t xml:space="preserve"> </w:t>
      </w:r>
      <w:proofErr w:type="spellStart"/>
      <w:r w:rsidR="0024389B">
        <w:t>nên</w:t>
      </w:r>
      <w:proofErr w:type="spellEnd"/>
      <w:r w:rsidR="0024389B">
        <w:t xml:space="preserve"> </w:t>
      </w:r>
      <w:proofErr w:type="spellStart"/>
      <w:r w:rsidR="0024389B">
        <w:t>khó</w:t>
      </w:r>
      <w:proofErr w:type="spellEnd"/>
      <w:r w:rsidR="0024389B">
        <w:t xml:space="preserve"> </w:t>
      </w:r>
      <w:proofErr w:type="spellStart"/>
      <w:r w:rsidR="0024389B">
        <w:t>khăn</w:t>
      </w:r>
      <w:proofErr w:type="spellEnd"/>
      <w:r w:rsidR="0024389B">
        <w:t xml:space="preserve"> </w:t>
      </w:r>
      <w:proofErr w:type="spellStart"/>
      <w:r w:rsidR="0024389B">
        <w:t>hơn</w:t>
      </w:r>
      <w:proofErr w:type="spellEnd"/>
      <w:r w:rsidR="0024389B">
        <w:t xml:space="preserve">. </w:t>
      </w:r>
      <w:proofErr w:type="spellStart"/>
      <w:proofErr w:type="gramStart"/>
      <w:r w:rsidR="0024389B">
        <w:t>Các</w:t>
      </w:r>
      <w:proofErr w:type="spellEnd"/>
      <w:r w:rsidR="0024389B">
        <w:t xml:space="preserve"> </w:t>
      </w:r>
      <w:r w:rsidR="005E76C4">
        <w:t xml:space="preserve"> </w:t>
      </w:r>
      <w:proofErr w:type="spellStart"/>
      <w:r w:rsidR="005E76C4">
        <w:t>hệ</w:t>
      </w:r>
      <w:proofErr w:type="spellEnd"/>
      <w:proofErr w:type="gramEnd"/>
      <w:r w:rsidR="005E76C4">
        <w:t xml:space="preserve"> </w:t>
      </w:r>
      <w:proofErr w:type="spellStart"/>
      <w:r w:rsidR="005E76C4">
        <w:t>thống</w:t>
      </w:r>
      <w:proofErr w:type="spellEnd"/>
      <w:r w:rsidR="005E76C4">
        <w:t xml:space="preserve"> </w:t>
      </w:r>
      <w:proofErr w:type="spellStart"/>
      <w:r w:rsidR="005E76C4">
        <w:t>quản</w:t>
      </w:r>
      <w:proofErr w:type="spellEnd"/>
      <w:r w:rsidR="005E76C4">
        <w:t xml:space="preserve"> </w:t>
      </w:r>
      <w:proofErr w:type="spellStart"/>
      <w:r w:rsidR="005E76C4">
        <w:t>lý</w:t>
      </w:r>
      <w:proofErr w:type="spellEnd"/>
      <w:r w:rsidR="005E76C4">
        <w:t xml:space="preserve"> </w:t>
      </w:r>
      <w:proofErr w:type="spellStart"/>
      <w:r w:rsidR="009B058B">
        <w:t>cửa</w:t>
      </w:r>
      <w:proofErr w:type="spellEnd"/>
      <w:r w:rsidR="009B058B">
        <w:t xml:space="preserve"> </w:t>
      </w:r>
      <w:proofErr w:type="spellStart"/>
      <w:r w:rsidR="009B058B">
        <w:t>hàng</w:t>
      </w:r>
      <w:proofErr w:type="spellEnd"/>
      <w:r w:rsidR="005E76C4">
        <w:t xml:space="preserve"> </w:t>
      </w:r>
      <w:proofErr w:type="spellStart"/>
      <w:r w:rsidR="0024389B">
        <w:t>còn</w:t>
      </w:r>
      <w:proofErr w:type="spellEnd"/>
      <w:r w:rsidR="005E76C4">
        <w:t xml:space="preserve"> </w:t>
      </w:r>
      <w:proofErr w:type="spellStart"/>
      <w:r w:rsidR="005E76C4">
        <w:t>sử</w:t>
      </w:r>
      <w:proofErr w:type="spellEnd"/>
      <w:r w:rsidR="005E76C4">
        <w:t xml:space="preserve"> </w:t>
      </w:r>
      <w:proofErr w:type="spellStart"/>
      <w:r w:rsidR="005E76C4">
        <w:t>dụng</w:t>
      </w:r>
      <w:proofErr w:type="spellEnd"/>
      <w:r w:rsidR="005E76C4">
        <w:t xml:space="preserve"> </w:t>
      </w:r>
      <w:proofErr w:type="spellStart"/>
      <w:r w:rsidR="005E76C4">
        <w:t>các</w:t>
      </w:r>
      <w:proofErr w:type="spellEnd"/>
      <w:r w:rsidR="005E76C4">
        <w:t xml:space="preserve"> </w:t>
      </w:r>
      <w:proofErr w:type="spellStart"/>
      <w:r w:rsidR="005E76C4">
        <w:t>công</w:t>
      </w:r>
      <w:proofErr w:type="spellEnd"/>
      <w:r w:rsidR="005E76C4">
        <w:t xml:space="preserve"> </w:t>
      </w:r>
      <w:proofErr w:type="spellStart"/>
      <w:r w:rsidR="005E76C4">
        <w:t>nghệ</w:t>
      </w:r>
      <w:proofErr w:type="spellEnd"/>
      <w:r w:rsidR="005E76C4">
        <w:t xml:space="preserve"> </w:t>
      </w:r>
      <w:proofErr w:type="spellStart"/>
      <w:r w:rsidR="005E76C4">
        <w:t>cũ</w:t>
      </w:r>
      <w:proofErr w:type="spellEnd"/>
      <w:r w:rsidR="005E76C4">
        <w:t xml:space="preserve"> </w:t>
      </w:r>
      <w:proofErr w:type="spellStart"/>
      <w:r w:rsidR="005E76C4">
        <w:t>như</w:t>
      </w:r>
      <w:proofErr w:type="spellEnd"/>
      <w:r w:rsidR="005E76C4">
        <w:t xml:space="preserve"> MVC,</w:t>
      </w:r>
      <w:r w:rsidR="00DF34F6">
        <w:t xml:space="preserve"> </w:t>
      </w:r>
      <w:proofErr w:type="spellStart"/>
      <w:r w:rsidR="00DF34F6">
        <w:t>khiến</w:t>
      </w:r>
      <w:proofErr w:type="spellEnd"/>
      <w:r w:rsidR="00DF34F6">
        <w:t xml:space="preserve"> </w:t>
      </w:r>
      <w:proofErr w:type="spellStart"/>
      <w:r w:rsidR="00DF34F6">
        <w:t>cho</w:t>
      </w:r>
      <w:proofErr w:type="spellEnd"/>
      <w:r w:rsidR="00DF34F6">
        <w:t xml:space="preserve"> </w:t>
      </w:r>
      <w:proofErr w:type="spellStart"/>
      <w:r w:rsidR="00DF34F6">
        <w:t>hệ</w:t>
      </w:r>
      <w:proofErr w:type="spellEnd"/>
      <w:r w:rsidR="00DF34F6">
        <w:t xml:space="preserve"> </w:t>
      </w:r>
      <w:proofErr w:type="spellStart"/>
      <w:r w:rsidR="00DF34F6">
        <w:t>thống</w:t>
      </w:r>
      <w:proofErr w:type="spellEnd"/>
      <w:r w:rsidR="00DF34F6">
        <w:t xml:space="preserve"> </w:t>
      </w:r>
      <w:proofErr w:type="spellStart"/>
      <w:r w:rsidR="00DF34F6">
        <w:t>không</w:t>
      </w:r>
      <w:proofErr w:type="spellEnd"/>
      <w:r w:rsidR="00DF34F6">
        <w:t xml:space="preserve"> </w:t>
      </w:r>
      <w:proofErr w:type="spellStart"/>
      <w:r w:rsidR="00DF34F6">
        <w:t>đạt</w:t>
      </w:r>
      <w:proofErr w:type="spellEnd"/>
      <w:r w:rsidR="00DF34F6">
        <w:t xml:space="preserve"> </w:t>
      </w:r>
      <w:proofErr w:type="spellStart"/>
      <w:r w:rsidR="00DF34F6">
        <w:t>hiệu</w:t>
      </w:r>
      <w:proofErr w:type="spellEnd"/>
      <w:r w:rsidR="00DF34F6">
        <w:t xml:space="preserve"> </w:t>
      </w:r>
      <w:proofErr w:type="spellStart"/>
      <w:r w:rsidR="00DF34F6">
        <w:t>quả</w:t>
      </w:r>
      <w:proofErr w:type="spellEnd"/>
      <w:r w:rsidR="00DF34F6">
        <w:t xml:space="preserve"> </w:t>
      </w:r>
      <w:proofErr w:type="spellStart"/>
      <w:r w:rsidR="00DF34F6">
        <w:t>cao</w:t>
      </w:r>
      <w:proofErr w:type="spellEnd"/>
      <w:r w:rsidR="005E76C4">
        <w:t xml:space="preserve">. </w:t>
      </w:r>
      <w:proofErr w:type="spellStart"/>
      <w:r w:rsidR="005E76C4">
        <w:t>Công</w:t>
      </w:r>
      <w:proofErr w:type="spellEnd"/>
      <w:r w:rsidR="005E76C4">
        <w:t xml:space="preserve"> </w:t>
      </w:r>
      <w:proofErr w:type="spellStart"/>
      <w:r w:rsidR="005E76C4">
        <w:t>nghệ</w:t>
      </w:r>
      <w:proofErr w:type="spellEnd"/>
      <w:r w:rsidR="005E76C4">
        <w:t xml:space="preserve"> .NET API </w:t>
      </w:r>
      <w:proofErr w:type="spellStart"/>
      <w:r w:rsidR="005E76C4">
        <w:t>là</w:t>
      </w:r>
      <w:proofErr w:type="spellEnd"/>
      <w:r w:rsidR="005E76C4">
        <w:t xml:space="preserve"> </w:t>
      </w:r>
      <w:proofErr w:type="spellStart"/>
      <w:r w:rsidR="005E76C4">
        <w:t>một</w:t>
      </w:r>
      <w:proofErr w:type="spellEnd"/>
      <w:r w:rsidR="005E76C4">
        <w:t xml:space="preserve"> </w:t>
      </w:r>
      <w:proofErr w:type="spellStart"/>
      <w:r w:rsidR="005E76C4">
        <w:t>công</w:t>
      </w:r>
      <w:proofErr w:type="spellEnd"/>
      <w:r w:rsidR="005E76C4">
        <w:t xml:space="preserve"> </w:t>
      </w:r>
      <w:proofErr w:type="spellStart"/>
      <w:r w:rsidR="005E76C4">
        <w:t>nghệ</w:t>
      </w:r>
      <w:proofErr w:type="spellEnd"/>
      <w:r w:rsidR="005E76C4">
        <w:t xml:space="preserve"> </w:t>
      </w:r>
      <w:proofErr w:type="spellStart"/>
      <w:r w:rsidR="005E76C4">
        <w:t>mới</w:t>
      </w:r>
      <w:proofErr w:type="spellEnd"/>
      <w:r w:rsidR="005E76C4">
        <w:t xml:space="preserve"> </w:t>
      </w:r>
      <w:proofErr w:type="spellStart"/>
      <w:r w:rsidR="005E76C4">
        <w:t>của</w:t>
      </w:r>
      <w:proofErr w:type="spellEnd"/>
      <w:r w:rsidR="005E76C4">
        <w:t xml:space="preserve"> Microsoft, </w:t>
      </w:r>
      <w:proofErr w:type="spellStart"/>
      <w:r w:rsidR="005E76C4">
        <w:t>giải</w:t>
      </w:r>
      <w:proofErr w:type="spellEnd"/>
      <w:r w:rsidR="005E76C4">
        <w:t xml:space="preserve"> </w:t>
      </w:r>
      <w:proofErr w:type="spellStart"/>
      <w:r w:rsidR="005E76C4">
        <w:t>quyết</w:t>
      </w:r>
      <w:proofErr w:type="spellEnd"/>
      <w:r w:rsidR="005E76C4">
        <w:t xml:space="preserve"> </w:t>
      </w:r>
      <w:proofErr w:type="spellStart"/>
      <w:r w:rsidR="005E76C4">
        <w:t>tốt</w:t>
      </w:r>
      <w:proofErr w:type="spellEnd"/>
      <w:r w:rsidR="005E76C4">
        <w:t xml:space="preserve"> </w:t>
      </w:r>
      <w:proofErr w:type="spellStart"/>
      <w:r w:rsidR="005E76C4">
        <w:t>vấn</w:t>
      </w:r>
      <w:proofErr w:type="spellEnd"/>
      <w:r w:rsidR="005E76C4">
        <w:t xml:space="preserve"> </w:t>
      </w:r>
      <w:proofErr w:type="spellStart"/>
      <w:r w:rsidR="005E76C4">
        <w:t>đề</w:t>
      </w:r>
      <w:proofErr w:type="spellEnd"/>
      <w:r w:rsidR="005E76C4">
        <w:t xml:space="preserve"> </w:t>
      </w:r>
      <w:proofErr w:type="spellStart"/>
      <w:r w:rsidR="005E76C4">
        <w:t>cân</w:t>
      </w:r>
      <w:proofErr w:type="spellEnd"/>
      <w:r w:rsidR="005E76C4">
        <w:t xml:space="preserve"> </w:t>
      </w:r>
      <w:proofErr w:type="spellStart"/>
      <w:r w:rsidR="005E76C4">
        <w:t>tải</w:t>
      </w:r>
      <w:proofErr w:type="spellEnd"/>
      <w:r w:rsidR="005E76C4">
        <w:t xml:space="preserve"> ở </w:t>
      </w:r>
      <w:proofErr w:type="spellStart"/>
      <w:r w:rsidR="005E76C4">
        <w:t>hệ</w:t>
      </w:r>
      <w:proofErr w:type="spellEnd"/>
      <w:r w:rsidR="005E76C4">
        <w:t xml:space="preserve"> </w:t>
      </w:r>
      <w:proofErr w:type="spellStart"/>
      <w:r w:rsidR="005E76C4">
        <w:t>thống</w:t>
      </w:r>
      <w:proofErr w:type="spellEnd"/>
      <w:r w:rsidR="005E76C4">
        <w:t xml:space="preserve"> </w:t>
      </w:r>
      <w:proofErr w:type="spellStart"/>
      <w:r w:rsidR="005E76C4">
        <w:t>cũng</w:t>
      </w:r>
      <w:proofErr w:type="spellEnd"/>
      <w:r w:rsidR="005E76C4">
        <w:t xml:space="preserve"> </w:t>
      </w:r>
      <w:proofErr w:type="spellStart"/>
      <w:r w:rsidR="005E76C4">
        <w:t>như</w:t>
      </w:r>
      <w:proofErr w:type="spellEnd"/>
      <w:r w:rsidR="005E76C4">
        <w:t xml:space="preserve"> </w:t>
      </w:r>
      <w:proofErr w:type="spellStart"/>
      <w:r w:rsidR="005E76C4">
        <w:t>hệ</w:t>
      </w:r>
      <w:proofErr w:type="spellEnd"/>
      <w:r w:rsidR="005E76C4">
        <w:t xml:space="preserve"> </w:t>
      </w:r>
      <w:proofErr w:type="spellStart"/>
      <w:r w:rsidR="005E76C4">
        <w:t>thống</w:t>
      </w:r>
      <w:proofErr w:type="spellEnd"/>
      <w:r w:rsidR="005E76C4">
        <w:t xml:space="preserve"> </w:t>
      </w:r>
      <w:proofErr w:type="spellStart"/>
      <w:r w:rsidR="005E76C4">
        <w:t>đa</w:t>
      </w:r>
      <w:proofErr w:type="spellEnd"/>
      <w:r w:rsidR="005E76C4">
        <w:t xml:space="preserve"> </w:t>
      </w:r>
      <w:proofErr w:type="spellStart"/>
      <w:r w:rsidR="005E76C4">
        <w:t>nền</w:t>
      </w:r>
      <w:proofErr w:type="spellEnd"/>
      <w:r w:rsidR="005E76C4">
        <w:t xml:space="preserve"> </w:t>
      </w:r>
      <w:proofErr w:type="spellStart"/>
      <w:r w:rsidR="005E76C4">
        <w:t>tảng</w:t>
      </w:r>
      <w:proofErr w:type="spellEnd"/>
      <w:r w:rsidR="005E76C4">
        <w:t xml:space="preserve">. </w:t>
      </w:r>
      <w:proofErr w:type="spellStart"/>
      <w:r w:rsidR="005E76C4">
        <w:t>Với</w:t>
      </w:r>
      <w:proofErr w:type="spellEnd"/>
      <w:r w:rsidR="005E76C4">
        <w:t xml:space="preserve"> </w:t>
      </w:r>
      <w:proofErr w:type="spellStart"/>
      <w:r w:rsidR="005E76C4">
        <w:t>mong</w:t>
      </w:r>
      <w:proofErr w:type="spellEnd"/>
      <w:r w:rsidR="005E76C4">
        <w:t xml:space="preserve"> </w:t>
      </w:r>
      <w:proofErr w:type="spellStart"/>
      <w:r w:rsidR="005E76C4">
        <w:t>muốn</w:t>
      </w:r>
      <w:proofErr w:type="spellEnd"/>
      <w:r w:rsidR="005E76C4">
        <w:t xml:space="preserve"> </w:t>
      </w:r>
      <w:proofErr w:type="spellStart"/>
      <w:r w:rsidR="00DF34F6">
        <w:t>đưa</w:t>
      </w:r>
      <w:proofErr w:type="spellEnd"/>
      <w:r w:rsidR="00DF34F6">
        <w:t xml:space="preserve"> ra </w:t>
      </w:r>
      <w:proofErr w:type="spellStart"/>
      <w:r w:rsidR="00DF34F6">
        <w:t>một</w:t>
      </w:r>
      <w:proofErr w:type="spellEnd"/>
      <w:r w:rsidR="00DF34F6">
        <w:t xml:space="preserve"> </w:t>
      </w:r>
      <w:proofErr w:type="spellStart"/>
      <w:r w:rsidR="00DF34F6">
        <w:t>giải</w:t>
      </w:r>
      <w:proofErr w:type="spellEnd"/>
      <w:r w:rsidR="00DF34F6">
        <w:t xml:space="preserve"> </w:t>
      </w:r>
      <w:proofErr w:type="spellStart"/>
      <w:r w:rsidR="00DF34F6">
        <w:t>pháp</w:t>
      </w:r>
      <w:proofErr w:type="spellEnd"/>
      <w:r w:rsidR="00DF34F6">
        <w:t xml:space="preserve"> </w:t>
      </w:r>
      <w:proofErr w:type="spellStart"/>
      <w:r w:rsidR="00DF34F6">
        <w:t>tối</w:t>
      </w:r>
      <w:proofErr w:type="spellEnd"/>
      <w:r w:rsidR="00DF34F6">
        <w:t xml:space="preserve"> </w:t>
      </w:r>
      <w:proofErr w:type="spellStart"/>
      <w:r w:rsidR="00DF34F6">
        <w:t>ưu</w:t>
      </w:r>
      <w:proofErr w:type="spellEnd"/>
      <w:r w:rsidR="00DF34F6">
        <w:t xml:space="preserve"> </w:t>
      </w:r>
      <w:proofErr w:type="spellStart"/>
      <w:r w:rsidR="00DF34F6">
        <w:t>hơn</w:t>
      </w:r>
      <w:proofErr w:type="spellEnd"/>
      <w:r w:rsidR="00DF34F6">
        <w:t xml:space="preserve"> </w:t>
      </w:r>
      <w:proofErr w:type="spellStart"/>
      <w:r w:rsidR="00DF34F6">
        <w:t>cho</w:t>
      </w:r>
      <w:proofErr w:type="spellEnd"/>
      <w:r w:rsidR="00DF34F6">
        <w:t xml:space="preserve"> </w:t>
      </w:r>
      <w:proofErr w:type="spellStart"/>
      <w:r w:rsidR="00DF34F6">
        <w:t>bài</w:t>
      </w:r>
      <w:proofErr w:type="spellEnd"/>
      <w:r w:rsidR="00DF34F6">
        <w:t xml:space="preserve"> </w:t>
      </w:r>
      <w:proofErr w:type="spellStart"/>
      <w:r w:rsidR="00DF34F6">
        <w:t>toán</w:t>
      </w:r>
      <w:proofErr w:type="spellEnd"/>
      <w:r w:rsidR="00DF34F6">
        <w:t xml:space="preserve"> </w:t>
      </w:r>
      <w:proofErr w:type="spellStart"/>
      <w:r w:rsidR="00DF34F6">
        <w:t>quản</w:t>
      </w:r>
      <w:proofErr w:type="spellEnd"/>
      <w:r w:rsidR="00DF34F6">
        <w:t xml:space="preserve"> </w:t>
      </w:r>
      <w:proofErr w:type="spellStart"/>
      <w:r w:rsidR="00DF34F6">
        <w:t>lý</w:t>
      </w:r>
      <w:proofErr w:type="spellEnd"/>
      <w:r w:rsidR="00DF34F6">
        <w:t xml:space="preserve">, </w:t>
      </w:r>
      <w:del w:id="18" w:author="BUI Mai Anh" w:date="2018-05-28T02:05:00Z">
        <w:r w:rsidR="005E76C4">
          <w:delText>tôi</w:delText>
        </w:r>
      </w:del>
      <w:proofErr w:type="spellStart"/>
      <w:ins w:id="19" w:author="BUI Mai Anh" w:date="2018-05-28T02:05:00Z">
        <w:r w:rsidR="005E76C4">
          <w:t>em</w:t>
        </w:r>
      </w:ins>
      <w:proofErr w:type="spellEnd"/>
      <w:r w:rsidR="005E76C4">
        <w:t xml:space="preserve"> </w:t>
      </w:r>
      <w:proofErr w:type="spellStart"/>
      <w:r w:rsidR="005E76C4">
        <w:t>quyết</w:t>
      </w:r>
      <w:proofErr w:type="spellEnd"/>
      <w:r w:rsidR="005E76C4">
        <w:t xml:space="preserve"> </w:t>
      </w:r>
      <w:proofErr w:type="spellStart"/>
      <w:r w:rsidR="005E76C4">
        <w:t>định</w:t>
      </w:r>
      <w:proofErr w:type="spellEnd"/>
      <w:r w:rsidR="005E76C4">
        <w:t xml:space="preserve"> </w:t>
      </w:r>
      <w:proofErr w:type="spellStart"/>
      <w:r w:rsidR="005E76C4">
        <w:t>sử</w:t>
      </w:r>
      <w:proofErr w:type="spellEnd"/>
      <w:r w:rsidR="005E76C4">
        <w:t xml:space="preserve"> </w:t>
      </w:r>
      <w:proofErr w:type="spellStart"/>
      <w:r w:rsidR="005E76C4">
        <w:t>dụng</w:t>
      </w:r>
      <w:proofErr w:type="spellEnd"/>
      <w:r w:rsidR="005E76C4">
        <w:t xml:space="preserve"> </w:t>
      </w:r>
      <w:proofErr w:type="spellStart"/>
      <w:r w:rsidR="005E76C4">
        <w:t>công</w:t>
      </w:r>
      <w:proofErr w:type="spellEnd"/>
      <w:r w:rsidR="005E76C4">
        <w:t xml:space="preserve"> </w:t>
      </w:r>
      <w:proofErr w:type="spellStart"/>
      <w:r w:rsidR="005E76C4">
        <w:t>nghệ</w:t>
      </w:r>
      <w:proofErr w:type="spellEnd"/>
      <w:r w:rsidR="005E76C4">
        <w:t xml:space="preserve"> </w:t>
      </w:r>
      <w:proofErr w:type="spellStart"/>
      <w:r w:rsidR="005E76C4">
        <w:t>này</w:t>
      </w:r>
      <w:proofErr w:type="spellEnd"/>
      <w:r w:rsidR="005E76C4">
        <w:t xml:space="preserve"> </w:t>
      </w:r>
      <w:proofErr w:type="spellStart"/>
      <w:r w:rsidR="005E76C4">
        <w:t>trong</w:t>
      </w:r>
      <w:proofErr w:type="spellEnd"/>
      <w:r w:rsidR="005E76C4">
        <w:t xml:space="preserve"> </w:t>
      </w:r>
      <w:proofErr w:type="spellStart"/>
      <w:r w:rsidR="005E76C4">
        <w:t>đồ</w:t>
      </w:r>
      <w:proofErr w:type="spellEnd"/>
      <w:r w:rsidR="005E76C4">
        <w:t xml:space="preserve"> </w:t>
      </w:r>
      <w:proofErr w:type="spellStart"/>
      <w:r w:rsidR="005E76C4">
        <w:t>án</w:t>
      </w:r>
      <w:proofErr w:type="spellEnd"/>
      <w:r w:rsidR="005E76C4">
        <w:t xml:space="preserve"> </w:t>
      </w:r>
      <w:proofErr w:type="spellStart"/>
      <w:r w:rsidR="005E76C4">
        <w:t>của</w:t>
      </w:r>
      <w:proofErr w:type="spellEnd"/>
      <w:r w:rsidR="005E76C4">
        <w:t xml:space="preserve"> </w:t>
      </w:r>
      <w:proofErr w:type="spellStart"/>
      <w:r w:rsidR="005E76C4">
        <w:t>mình</w:t>
      </w:r>
      <w:proofErr w:type="spellEnd"/>
      <w:r w:rsidR="005E76C4">
        <w:t xml:space="preserve"> </w:t>
      </w:r>
      <w:proofErr w:type="spellStart"/>
      <w:r w:rsidR="005E76C4">
        <w:t>nhằm</w:t>
      </w:r>
      <w:proofErr w:type="spellEnd"/>
      <w:r w:rsidR="005E76C4">
        <w:t xml:space="preserve"> </w:t>
      </w:r>
      <w:proofErr w:type="spellStart"/>
      <w:r w:rsidR="005E76C4">
        <w:t>xây</w:t>
      </w:r>
      <w:proofErr w:type="spellEnd"/>
      <w:r w:rsidR="005E76C4">
        <w:t xml:space="preserve"> </w:t>
      </w:r>
      <w:proofErr w:type="spellStart"/>
      <w:r w:rsidR="005E76C4">
        <w:t>dựng</w:t>
      </w:r>
      <w:proofErr w:type="spellEnd"/>
      <w:r w:rsidR="005E76C4">
        <w:t xml:space="preserve"> </w:t>
      </w:r>
      <w:proofErr w:type="spellStart"/>
      <w:r w:rsidR="005E76C4">
        <w:t>một</w:t>
      </w:r>
      <w:proofErr w:type="spellEnd"/>
      <w:r w:rsidR="005E76C4">
        <w:t xml:space="preserve"> </w:t>
      </w:r>
      <w:proofErr w:type="spellStart"/>
      <w:r w:rsidR="005E76C4">
        <w:t>hệ</w:t>
      </w:r>
      <w:proofErr w:type="spellEnd"/>
      <w:r w:rsidR="005E76C4">
        <w:t xml:space="preserve"> </w:t>
      </w:r>
      <w:proofErr w:type="spellStart"/>
      <w:r w:rsidR="005E76C4">
        <w:t>thống</w:t>
      </w:r>
      <w:proofErr w:type="spellEnd"/>
      <w:r w:rsidR="005E76C4">
        <w:t xml:space="preserve"> </w:t>
      </w:r>
      <w:proofErr w:type="spellStart"/>
      <w:r w:rsidR="005E76C4">
        <w:t>quản</w:t>
      </w:r>
      <w:proofErr w:type="spellEnd"/>
      <w:r w:rsidR="005E76C4">
        <w:t xml:space="preserve"> </w:t>
      </w:r>
      <w:proofErr w:type="spellStart"/>
      <w:r w:rsidR="005E76C4">
        <w:t>lý</w:t>
      </w:r>
      <w:proofErr w:type="spellEnd"/>
      <w:r w:rsidR="005E76C4">
        <w:t xml:space="preserve"> </w:t>
      </w:r>
      <w:proofErr w:type="spellStart"/>
      <w:r w:rsidR="00DF34F6">
        <w:t>cửa</w:t>
      </w:r>
      <w:proofErr w:type="spellEnd"/>
      <w:r w:rsidR="00DF34F6">
        <w:t xml:space="preserve"> </w:t>
      </w:r>
      <w:proofErr w:type="spellStart"/>
      <w:r w:rsidR="00DF34F6">
        <w:t>hàng</w:t>
      </w:r>
      <w:proofErr w:type="spellEnd"/>
      <w:r w:rsidR="00DF34F6">
        <w:t xml:space="preserve"> </w:t>
      </w:r>
      <w:proofErr w:type="spellStart"/>
      <w:r w:rsidR="005E76C4">
        <w:t>tốt</w:t>
      </w:r>
      <w:proofErr w:type="spellEnd"/>
      <w:r w:rsidR="005E76C4">
        <w:t xml:space="preserve"> </w:t>
      </w:r>
      <w:proofErr w:type="spellStart"/>
      <w:r w:rsidR="005E76C4">
        <w:t>hơn</w:t>
      </w:r>
      <w:proofErr w:type="spellEnd"/>
      <w:r w:rsidR="005E76C4">
        <w:t xml:space="preserve"> </w:t>
      </w:r>
      <w:proofErr w:type="spellStart"/>
      <w:r w:rsidR="005E76C4">
        <w:t>cũng</w:t>
      </w:r>
      <w:proofErr w:type="spellEnd"/>
      <w:r w:rsidR="005E76C4">
        <w:t xml:space="preserve"> </w:t>
      </w:r>
      <w:proofErr w:type="spellStart"/>
      <w:r w:rsidR="005E76C4">
        <w:t>như</w:t>
      </w:r>
      <w:proofErr w:type="spellEnd"/>
      <w:r w:rsidR="005E76C4">
        <w:t xml:space="preserve"> </w:t>
      </w:r>
      <w:proofErr w:type="spellStart"/>
      <w:r w:rsidR="005E76C4">
        <w:t>mở</w:t>
      </w:r>
      <w:proofErr w:type="spellEnd"/>
      <w:r w:rsidR="005E76C4">
        <w:t xml:space="preserve"> </w:t>
      </w:r>
      <w:proofErr w:type="spellStart"/>
      <w:r w:rsidR="005E76C4">
        <w:t>rộng</w:t>
      </w:r>
      <w:proofErr w:type="spellEnd"/>
      <w:r w:rsidR="005E76C4">
        <w:t xml:space="preserve"> ra </w:t>
      </w:r>
      <w:proofErr w:type="spellStart"/>
      <w:r w:rsidR="005E76C4">
        <w:t>để</w:t>
      </w:r>
      <w:proofErr w:type="spellEnd"/>
      <w:r w:rsidR="005E76C4">
        <w:t xml:space="preserve"> </w:t>
      </w:r>
      <w:proofErr w:type="spellStart"/>
      <w:r w:rsidR="005E76C4">
        <w:t>giải</w:t>
      </w:r>
      <w:proofErr w:type="spellEnd"/>
      <w:r w:rsidR="005E76C4">
        <w:t xml:space="preserve"> </w:t>
      </w:r>
      <w:proofErr w:type="spellStart"/>
      <w:r w:rsidR="005E76C4">
        <w:t>quyết</w:t>
      </w:r>
      <w:proofErr w:type="spellEnd"/>
      <w:r w:rsidR="005E76C4">
        <w:t xml:space="preserve"> </w:t>
      </w:r>
      <w:proofErr w:type="spellStart"/>
      <w:r w:rsidR="005E76C4">
        <w:t>các</w:t>
      </w:r>
      <w:proofErr w:type="spellEnd"/>
      <w:r w:rsidR="005E76C4">
        <w:t xml:space="preserve"> </w:t>
      </w:r>
      <w:proofErr w:type="spellStart"/>
      <w:r w:rsidR="005E76C4">
        <w:t>bài</w:t>
      </w:r>
      <w:proofErr w:type="spellEnd"/>
      <w:r w:rsidR="005E76C4">
        <w:t xml:space="preserve"> </w:t>
      </w:r>
      <w:proofErr w:type="spellStart"/>
      <w:r w:rsidR="005E76C4">
        <w:t>toán</w:t>
      </w:r>
      <w:proofErr w:type="spellEnd"/>
      <w:r w:rsidR="005E76C4">
        <w:t xml:space="preserve"> </w:t>
      </w:r>
      <w:proofErr w:type="spellStart"/>
      <w:r w:rsidR="005E76C4">
        <w:t>khác</w:t>
      </w:r>
      <w:proofErr w:type="spellEnd"/>
      <w:r w:rsidR="005E76C4">
        <w:t xml:space="preserve"> </w:t>
      </w:r>
      <w:proofErr w:type="spellStart"/>
      <w:r w:rsidR="005E76C4">
        <w:t>như</w:t>
      </w:r>
      <w:proofErr w:type="spellEnd"/>
      <w:r w:rsidR="005E76C4">
        <w:t xml:space="preserve"> </w:t>
      </w:r>
      <w:proofErr w:type="spellStart"/>
      <w:r w:rsidR="005E76C4">
        <w:t>tra</w:t>
      </w:r>
      <w:proofErr w:type="spellEnd"/>
      <w:r w:rsidR="005E76C4">
        <w:t xml:space="preserve"> </w:t>
      </w:r>
      <w:proofErr w:type="spellStart"/>
      <w:r w:rsidR="005E76C4">
        <w:t>cứu</w:t>
      </w:r>
      <w:proofErr w:type="spellEnd"/>
      <w:r w:rsidR="005E76C4">
        <w:t xml:space="preserve"> </w:t>
      </w:r>
      <w:proofErr w:type="spellStart"/>
      <w:r w:rsidR="005E76C4">
        <w:t>điểm</w:t>
      </w:r>
      <w:proofErr w:type="spellEnd"/>
      <w:r w:rsidR="005E76C4">
        <w:t xml:space="preserve"> </w:t>
      </w:r>
      <w:proofErr w:type="spellStart"/>
      <w:r w:rsidR="005E76C4">
        <w:t>thi</w:t>
      </w:r>
      <w:proofErr w:type="spellEnd"/>
      <w:r w:rsidR="005E76C4">
        <w:t xml:space="preserve"> </w:t>
      </w:r>
      <w:proofErr w:type="spellStart"/>
      <w:r w:rsidR="005E76C4">
        <w:t>đại</w:t>
      </w:r>
      <w:proofErr w:type="spellEnd"/>
      <w:r w:rsidR="005E76C4">
        <w:t xml:space="preserve"> </w:t>
      </w:r>
      <w:proofErr w:type="spellStart"/>
      <w:r w:rsidR="005E76C4">
        <w:t>học</w:t>
      </w:r>
      <w:proofErr w:type="spellEnd"/>
      <w:r w:rsidR="005E76C4">
        <w:t xml:space="preserve">, </w:t>
      </w:r>
      <w:proofErr w:type="spellStart"/>
      <w:r w:rsidR="005E76C4">
        <w:t>thương</w:t>
      </w:r>
      <w:proofErr w:type="spellEnd"/>
      <w:r w:rsidR="005E76C4">
        <w:t xml:space="preserve"> </w:t>
      </w:r>
      <w:proofErr w:type="spellStart"/>
      <w:r w:rsidR="005E76C4">
        <w:t>mại</w:t>
      </w:r>
      <w:proofErr w:type="spellEnd"/>
      <w:r w:rsidR="005E76C4">
        <w:t xml:space="preserve"> </w:t>
      </w:r>
      <w:proofErr w:type="spellStart"/>
      <w:r w:rsidR="005E76C4">
        <w:t>điện</w:t>
      </w:r>
      <w:proofErr w:type="spellEnd"/>
      <w:r w:rsidR="005E76C4">
        <w:t xml:space="preserve"> </w:t>
      </w:r>
      <w:proofErr w:type="spellStart"/>
      <w:r w:rsidR="005E76C4">
        <w:t>tử</w:t>
      </w:r>
      <w:proofErr w:type="spellEnd"/>
      <w:r w:rsidR="005E76C4">
        <w:t xml:space="preserve">, </w:t>
      </w:r>
      <w:proofErr w:type="spellStart"/>
      <w:r w:rsidR="005E76C4">
        <w:t>các</w:t>
      </w:r>
      <w:proofErr w:type="spellEnd"/>
      <w:r w:rsidR="005E76C4">
        <w:t xml:space="preserve"> </w:t>
      </w:r>
      <w:proofErr w:type="spellStart"/>
      <w:r w:rsidR="005E76C4">
        <w:t>ứng</w:t>
      </w:r>
      <w:proofErr w:type="spellEnd"/>
      <w:r w:rsidR="005E76C4">
        <w:t xml:space="preserve"> </w:t>
      </w:r>
      <w:proofErr w:type="spellStart"/>
      <w:r w:rsidR="005E76C4">
        <w:t>dụng</w:t>
      </w:r>
      <w:proofErr w:type="spellEnd"/>
      <w:r w:rsidR="005E76C4">
        <w:t xml:space="preserve"> </w:t>
      </w:r>
      <w:proofErr w:type="spellStart"/>
      <w:r w:rsidR="005E76C4">
        <w:t>đa</w:t>
      </w:r>
      <w:proofErr w:type="spellEnd"/>
      <w:r w:rsidR="005E76C4">
        <w:t xml:space="preserve"> </w:t>
      </w:r>
      <w:proofErr w:type="spellStart"/>
      <w:r w:rsidR="005E76C4">
        <w:t>nền</w:t>
      </w:r>
      <w:proofErr w:type="spellEnd"/>
      <w:r w:rsidR="005E76C4">
        <w:t xml:space="preserve"> </w:t>
      </w:r>
      <w:proofErr w:type="spellStart"/>
      <w:r w:rsidR="005E76C4">
        <w:t>tảng</w:t>
      </w:r>
      <w:proofErr w:type="spellEnd"/>
      <w:r w:rsidR="005E76C4">
        <w:t xml:space="preserve">. </w:t>
      </w:r>
      <w:proofErr w:type="spellStart"/>
      <w:r w:rsidR="005E76C4">
        <w:t>Giúp</w:t>
      </w:r>
      <w:proofErr w:type="spellEnd"/>
      <w:r w:rsidR="005E76C4">
        <w:t xml:space="preserve"> </w:t>
      </w:r>
      <w:proofErr w:type="spellStart"/>
      <w:r w:rsidR="005E76C4">
        <w:t>cho</w:t>
      </w:r>
      <w:proofErr w:type="spellEnd"/>
      <w:r w:rsidR="005E76C4">
        <w:t xml:space="preserve"> </w:t>
      </w:r>
      <w:proofErr w:type="spellStart"/>
      <w:r w:rsidR="005E76C4">
        <w:t>công</w:t>
      </w:r>
      <w:proofErr w:type="spellEnd"/>
      <w:r w:rsidR="005E76C4">
        <w:t xml:space="preserve"> </w:t>
      </w:r>
      <w:proofErr w:type="spellStart"/>
      <w:r w:rsidR="005E76C4">
        <w:t>việc</w:t>
      </w:r>
      <w:proofErr w:type="spellEnd"/>
      <w:r w:rsidR="005E76C4">
        <w:t xml:space="preserve"> </w:t>
      </w:r>
      <w:proofErr w:type="spellStart"/>
      <w:r w:rsidR="005E76C4">
        <w:t>quản</w:t>
      </w:r>
      <w:proofErr w:type="spellEnd"/>
      <w:r w:rsidR="005E76C4">
        <w:t xml:space="preserve"> </w:t>
      </w:r>
      <w:proofErr w:type="spellStart"/>
      <w:r w:rsidR="005E76C4">
        <w:t>lý</w:t>
      </w:r>
      <w:proofErr w:type="spellEnd"/>
      <w:r w:rsidR="005E76C4">
        <w:t xml:space="preserve"> </w:t>
      </w:r>
      <w:proofErr w:type="spellStart"/>
      <w:r w:rsidR="00DF34F6">
        <w:t>cửa</w:t>
      </w:r>
      <w:proofErr w:type="spellEnd"/>
      <w:r w:rsidR="00DF34F6">
        <w:t xml:space="preserve"> </w:t>
      </w:r>
      <w:proofErr w:type="spellStart"/>
      <w:r w:rsidR="00DF34F6">
        <w:t>hàng</w:t>
      </w:r>
      <w:proofErr w:type="spellEnd"/>
      <w:r w:rsidR="00DF34F6">
        <w:t xml:space="preserve">, </w:t>
      </w:r>
      <w:proofErr w:type="spellStart"/>
      <w:r w:rsidR="00DF34F6">
        <w:t>nhất</w:t>
      </w:r>
      <w:proofErr w:type="spellEnd"/>
      <w:r w:rsidR="00DF34F6">
        <w:t xml:space="preserve"> </w:t>
      </w:r>
      <w:proofErr w:type="spellStart"/>
      <w:r w:rsidR="00DF34F6">
        <w:t>là</w:t>
      </w:r>
      <w:proofErr w:type="spellEnd"/>
      <w:r w:rsidR="00DF34F6">
        <w:t xml:space="preserve"> </w:t>
      </w:r>
      <w:proofErr w:type="spellStart"/>
      <w:r w:rsidR="00DF34F6">
        <w:t>hệ</w:t>
      </w:r>
      <w:proofErr w:type="spellEnd"/>
      <w:r w:rsidR="00DF34F6">
        <w:t xml:space="preserve"> </w:t>
      </w:r>
      <w:proofErr w:type="spellStart"/>
      <w:r w:rsidR="00DF34F6">
        <w:t>thống</w:t>
      </w:r>
      <w:proofErr w:type="spellEnd"/>
      <w:r w:rsidR="00DF34F6">
        <w:t xml:space="preserve"> </w:t>
      </w:r>
      <w:proofErr w:type="spellStart"/>
      <w:r w:rsidR="00DF34F6">
        <w:t>chuỗi</w:t>
      </w:r>
      <w:proofErr w:type="spellEnd"/>
      <w:r w:rsidR="00DF34F6">
        <w:t xml:space="preserve"> </w:t>
      </w:r>
      <w:proofErr w:type="spellStart"/>
      <w:r w:rsidR="00DF34F6">
        <w:t>cửa</w:t>
      </w:r>
      <w:proofErr w:type="spellEnd"/>
      <w:r w:rsidR="00DF34F6">
        <w:t xml:space="preserve"> </w:t>
      </w:r>
      <w:proofErr w:type="spellStart"/>
      <w:r w:rsidR="00DF34F6">
        <w:t>hàng</w:t>
      </w:r>
      <w:proofErr w:type="spellEnd"/>
      <w:r w:rsidR="00DF34F6">
        <w:t xml:space="preserve"> </w:t>
      </w:r>
      <w:proofErr w:type="spellStart"/>
      <w:r w:rsidR="00DF34F6">
        <w:t>trở</w:t>
      </w:r>
      <w:proofErr w:type="spellEnd"/>
      <w:r w:rsidR="00DF34F6">
        <w:t xml:space="preserve"> </w:t>
      </w:r>
      <w:proofErr w:type="spellStart"/>
      <w:r w:rsidR="00DF34F6">
        <w:t>nên</w:t>
      </w:r>
      <w:proofErr w:type="spellEnd"/>
      <w:r w:rsidR="00DF34F6">
        <w:t xml:space="preserve"> </w:t>
      </w:r>
      <w:proofErr w:type="spellStart"/>
      <w:r w:rsidR="00DF34F6">
        <w:t>dễ</w:t>
      </w:r>
      <w:proofErr w:type="spellEnd"/>
      <w:r w:rsidR="00DF34F6">
        <w:t xml:space="preserve"> </w:t>
      </w:r>
      <w:proofErr w:type="spellStart"/>
      <w:r w:rsidR="00DF34F6">
        <w:t>dàng</w:t>
      </w:r>
      <w:proofErr w:type="spellEnd"/>
      <w:r w:rsidR="00DF34F6">
        <w:t xml:space="preserve"> </w:t>
      </w:r>
      <w:proofErr w:type="spellStart"/>
      <w:r w:rsidR="00DF34F6">
        <w:t>hơn</w:t>
      </w:r>
      <w:proofErr w:type="spellEnd"/>
      <w:r w:rsidR="00DF34F6">
        <w:t xml:space="preserve">, </w:t>
      </w:r>
      <w:proofErr w:type="spellStart"/>
      <w:r w:rsidR="00DF34F6">
        <w:t>c</w:t>
      </w:r>
      <w:r w:rsidR="005E76C4">
        <w:t>ùng</w:t>
      </w:r>
      <w:proofErr w:type="spellEnd"/>
      <w:r w:rsidR="005E76C4">
        <w:t xml:space="preserve"> </w:t>
      </w:r>
      <w:proofErr w:type="spellStart"/>
      <w:r w:rsidR="005E76C4">
        <w:t>với</w:t>
      </w:r>
      <w:proofErr w:type="spellEnd"/>
      <w:r w:rsidR="005E76C4">
        <w:t xml:space="preserve"> </w:t>
      </w:r>
      <w:proofErr w:type="spellStart"/>
      <w:r w:rsidR="005E76C4">
        <w:t>đó</w:t>
      </w:r>
      <w:proofErr w:type="spellEnd"/>
      <w:r w:rsidR="005E76C4">
        <w:t xml:space="preserve"> </w:t>
      </w:r>
      <w:proofErr w:type="spellStart"/>
      <w:r w:rsidR="005E76C4">
        <w:t>là</w:t>
      </w:r>
      <w:proofErr w:type="spellEnd"/>
      <w:r w:rsidR="005E76C4">
        <w:t xml:space="preserve"> </w:t>
      </w:r>
      <w:proofErr w:type="spellStart"/>
      <w:r w:rsidR="005E76C4">
        <w:t>ứng</w:t>
      </w:r>
      <w:proofErr w:type="spellEnd"/>
      <w:r w:rsidR="005E76C4">
        <w:t xml:space="preserve"> </w:t>
      </w:r>
      <w:proofErr w:type="spellStart"/>
      <w:r w:rsidR="005E76C4">
        <w:t>dụng</w:t>
      </w:r>
      <w:proofErr w:type="spellEnd"/>
      <w:r w:rsidR="005E76C4">
        <w:t xml:space="preserve"> </w:t>
      </w:r>
      <w:proofErr w:type="spellStart"/>
      <w:r w:rsidR="005E76C4">
        <w:t>rộng</w:t>
      </w:r>
      <w:proofErr w:type="spellEnd"/>
      <w:r w:rsidR="005E76C4">
        <w:t xml:space="preserve"> </w:t>
      </w:r>
      <w:proofErr w:type="spellStart"/>
      <w:r w:rsidR="005E76C4">
        <w:t>rãi</w:t>
      </w:r>
      <w:proofErr w:type="spellEnd"/>
      <w:r w:rsidR="005E76C4">
        <w:t xml:space="preserve"> </w:t>
      </w:r>
      <w:proofErr w:type="spellStart"/>
      <w:r w:rsidR="005E76C4">
        <w:t>trong</w:t>
      </w:r>
      <w:proofErr w:type="spellEnd"/>
      <w:r w:rsidR="005E76C4">
        <w:t xml:space="preserve"> </w:t>
      </w:r>
      <w:proofErr w:type="spellStart"/>
      <w:r w:rsidR="005E76C4">
        <w:t>các</w:t>
      </w:r>
      <w:proofErr w:type="spellEnd"/>
      <w:r w:rsidR="005E76C4">
        <w:t xml:space="preserve"> </w:t>
      </w:r>
      <w:proofErr w:type="spellStart"/>
      <w:r w:rsidR="005E76C4">
        <w:t>lĩnh</w:t>
      </w:r>
      <w:proofErr w:type="spellEnd"/>
      <w:r w:rsidR="005E76C4">
        <w:t xml:space="preserve"> </w:t>
      </w:r>
      <w:proofErr w:type="spellStart"/>
      <w:r w:rsidR="005E76C4">
        <w:t>vực</w:t>
      </w:r>
      <w:proofErr w:type="spellEnd"/>
      <w:r w:rsidR="005E76C4">
        <w:t xml:space="preserve"> </w:t>
      </w:r>
      <w:proofErr w:type="spellStart"/>
      <w:r w:rsidR="005E76C4">
        <w:t>khác</w:t>
      </w:r>
      <w:proofErr w:type="spellEnd"/>
      <w:r w:rsidR="005E76C4">
        <w:t xml:space="preserve"> </w:t>
      </w:r>
      <w:proofErr w:type="spellStart"/>
      <w:r w:rsidR="005E76C4">
        <w:t>trong</w:t>
      </w:r>
      <w:proofErr w:type="spellEnd"/>
      <w:r w:rsidR="005E76C4">
        <w:t xml:space="preserve"> </w:t>
      </w:r>
      <w:proofErr w:type="spellStart"/>
      <w:r w:rsidR="005E76C4">
        <w:t>đời</w:t>
      </w:r>
      <w:proofErr w:type="spellEnd"/>
      <w:r w:rsidR="005E76C4">
        <w:t xml:space="preserve"> </w:t>
      </w:r>
      <w:proofErr w:type="spellStart"/>
      <w:r w:rsidR="005E76C4">
        <w:t>sống</w:t>
      </w:r>
      <w:proofErr w:type="spellEnd"/>
      <w:r w:rsidR="005E76C4">
        <w:t xml:space="preserve">, </w:t>
      </w:r>
      <w:proofErr w:type="spellStart"/>
      <w:r w:rsidR="005E76C4">
        <w:t>như</w:t>
      </w:r>
      <w:proofErr w:type="spellEnd"/>
      <w:r w:rsidR="005E76C4">
        <w:t xml:space="preserve"> </w:t>
      </w:r>
      <w:proofErr w:type="spellStart"/>
      <w:r w:rsidR="005E76C4">
        <w:t>là</w:t>
      </w:r>
      <w:proofErr w:type="spellEnd"/>
      <w:r w:rsidR="005E76C4">
        <w:t xml:space="preserve"> </w:t>
      </w:r>
      <w:proofErr w:type="spellStart"/>
      <w:r w:rsidR="005E76C4">
        <w:t>hệ</w:t>
      </w:r>
      <w:proofErr w:type="spellEnd"/>
      <w:r w:rsidR="005E76C4">
        <w:t xml:space="preserve"> </w:t>
      </w:r>
      <w:proofErr w:type="spellStart"/>
      <w:r w:rsidR="005E76C4">
        <w:t>thống</w:t>
      </w:r>
      <w:proofErr w:type="spellEnd"/>
      <w:r w:rsidR="005E76C4">
        <w:t xml:space="preserve"> </w:t>
      </w:r>
      <w:proofErr w:type="spellStart"/>
      <w:r w:rsidR="005E76C4">
        <w:t>tra</w:t>
      </w:r>
      <w:proofErr w:type="spellEnd"/>
      <w:r w:rsidR="005E76C4">
        <w:t xml:space="preserve"> </w:t>
      </w:r>
      <w:proofErr w:type="spellStart"/>
      <w:r w:rsidR="005E76C4">
        <w:t>cứu</w:t>
      </w:r>
      <w:proofErr w:type="spellEnd"/>
      <w:r w:rsidR="005E76C4">
        <w:t xml:space="preserve"> </w:t>
      </w:r>
      <w:proofErr w:type="spellStart"/>
      <w:r w:rsidR="005E76C4">
        <w:t>điểm</w:t>
      </w:r>
      <w:proofErr w:type="spellEnd"/>
      <w:r w:rsidR="005E76C4">
        <w:t xml:space="preserve"> </w:t>
      </w:r>
      <w:proofErr w:type="spellStart"/>
      <w:r w:rsidR="005E76C4">
        <w:t>thi</w:t>
      </w:r>
      <w:proofErr w:type="spellEnd"/>
      <w:r w:rsidR="005E76C4">
        <w:t xml:space="preserve"> </w:t>
      </w:r>
      <w:proofErr w:type="spellStart"/>
      <w:r w:rsidR="005E76C4">
        <w:t>đại</w:t>
      </w:r>
      <w:proofErr w:type="spellEnd"/>
      <w:r w:rsidR="005E76C4">
        <w:t xml:space="preserve"> </w:t>
      </w:r>
      <w:proofErr w:type="spellStart"/>
      <w:r w:rsidR="005E76C4">
        <w:t>học</w:t>
      </w:r>
      <w:proofErr w:type="spellEnd"/>
      <w:r w:rsidR="005E76C4">
        <w:t xml:space="preserve"> </w:t>
      </w:r>
      <w:proofErr w:type="spellStart"/>
      <w:r w:rsidR="005E76C4">
        <w:t>quá</w:t>
      </w:r>
      <w:proofErr w:type="spellEnd"/>
      <w:r w:rsidR="005E76C4">
        <w:t xml:space="preserve"> </w:t>
      </w:r>
      <w:proofErr w:type="spellStart"/>
      <w:r w:rsidR="005E76C4">
        <w:t>tải</w:t>
      </w:r>
      <w:proofErr w:type="spellEnd"/>
      <w:r w:rsidR="005E76C4">
        <w:t xml:space="preserve"> </w:t>
      </w:r>
      <w:proofErr w:type="spellStart"/>
      <w:r w:rsidR="005E76C4">
        <w:t>mỗi</w:t>
      </w:r>
      <w:proofErr w:type="spellEnd"/>
      <w:r w:rsidR="005E76C4">
        <w:t xml:space="preserve"> </w:t>
      </w:r>
      <w:proofErr w:type="spellStart"/>
      <w:r w:rsidR="005E76C4">
        <w:t>mùa</w:t>
      </w:r>
      <w:proofErr w:type="spellEnd"/>
      <w:r w:rsidR="005E76C4">
        <w:t xml:space="preserve"> </w:t>
      </w:r>
      <w:proofErr w:type="spellStart"/>
      <w:r w:rsidR="005E76C4">
        <w:t>tuyển</w:t>
      </w:r>
      <w:proofErr w:type="spellEnd"/>
      <w:r w:rsidR="005E76C4">
        <w:t xml:space="preserve"> </w:t>
      </w:r>
      <w:proofErr w:type="spellStart"/>
      <w:r w:rsidR="005E76C4">
        <w:t>sinh</w:t>
      </w:r>
      <w:proofErr w:type="spellEnd"/>
      <w:r w:rsidR="005E76C4">
        <w:t xml:space="preserve">, </w:t>
      </w:r>
      <w:proofErr w:type="spellStart"/>
      <w:r w:rsidR="005E76C4">
        <w:t>các</w:t>
      </w:r>
      <w:proofErr w:type="spellEnd"/>
      <w:r w:rsidR="005E76C4">
        <w:t xml:space="preserve"> </w:t>
      </w:r>
      <w:proofErr w:type="spellStart"/>
      <w:r w:rsidR="005E76C4">
        <w:t>ứng</w:t>
      </w:r>
      <w:proofErr w:type="spellEnd"/>
      <w:r w:rsidR="005E76C4">
        <w:t xml:space="preserve"> </w:t>
      </w:r>
      <w:proofErr w:type="spellStart"/>
      <w:r w:rsidR="005E76C4">
        <w:t>dụng</w:t>
      </w:r>
      <w:proofErr w:type="spellEnd"/>
      <w:r w:rsidR="005E76C4">
        <w:t xml:space="preserve"> </w:t>
      </w:r>
      <w:proofErr w:type="spellStart"/>
      <w:r w:rsidR="005E76C4">
        <w:t>đa</w:t>
      </w:r>
      <w:proofErr w:type="spellEnd"/>
      <w:r w:rsidR="005E76C4">
        <w:t xml:space="preserve"> </w:t>
      </w:r>
      <w:proofErr w:type="spellStart"/>
      <w:r w:rsidR="005E76C4">
        <w:t>nền</w:t>
      </w:r>
      <w:proofErr w:type="spellEnd"/>
      <w:r w:rsidR="005E76C4">
        <w:t xml:space="preserve"> </w:t>
      </w:r>
      <w:proofErr w:type="spellStart"/>
      <w:r w:rsidR="005E76C4">
        <w:t>tảng</w:t>
      </w:r>
      <w:proofErr w:type="spellEnd"/>
      <w:r w:rsidR="005E76C4">
        <w:t xml:space="preserve"> </w:t>
      </w:r>
      <w:proofErr w:type="spellStart"/>
      <w:r w:rsidR="005E76C4">
        <w:t>chạy</w:t>
      </w:r>
      <w:proofErr w:type="spellEnd"/>
      <w:r w:rsidR="005E76C4">
        <w:t xml:space="preserve"> </w:t>
      </w:r>
      <w:proofErr w:type="spellStart"/>
      <w:r w:rsidR="005E76C4">
        <w:t>được</w:t>
      </w:r>
      <w:proofErr w:type="spellEnd"/>
      <w:r w:rsidR="005E76C4">
        <w:t xml:space="preserve"> </w:t>
      </w:r>
      <w:proofErr w:type="spellStart"/>
      <w:r w:rsidR="005E76C4">
        <w:t>cả</w:t>
      </w:r>
      <w:proofErr w:type="spellEnd"/>
      <w:r w:rsidR="005E76C4">
        <w:t xml:space="preserve"> </w:t>
      </w:r>
      <w:proofErr w:type="spellStart"/>
      <w:r w:rsidR="005E76C4">
        <w:t>trên</w:t>
      </w:r>
      <w:proofErr w:type="spellEnd"/>
      <w:r w:rsidR="005E76C4">
        <w:t xml:space="preserve"> web, desktop </w:t>
      </w:r>
      <w:proofErr w:type="spellStart"/>
      <w:r w:rsidR="005E76C4">
        <w:t>và</w:t>
      </w:r>
      <w:proofErr w:type="spellEnd"/>
      <w:r w:rsidR="005E76C4">
        <w:t xml:space="preserve"> mobile, …</w:t>
      </w:r>
      <w:bookmarkStart w:id="20" w:name="_2et92p0" w:colFirst="0" w:colLast="0"/>
      <w:bookmarkEnd w:id="20"/>
    </w:p>
    <w:p w:rsidR="0017270F" w:rsidRDefault="005E76C4">
      <w:pPr>
        <w:pStyle w:val="u1"/>
        <w:jc w:val="both"/>
      </w:pPr>
      <w:bookmarkStart w:id="21" w:name="_tyjcwt" w:colFirst="0" w:colLast="0"/>
      <w:bookmarkEnd w:id="21"/>
      <w:r>
        <w:br w:type="page"/>
      </w:r>
      <w:proofErr w:type="spellStart"/>
      <w:r>
        <w:lastRenderedPageBreak/>
        <w:t>Mục</w:t>
      </w:r>
      <w:proofErr w:type="spellEnd"/>
      <w:r>
        <w:t xml:space="preserve"> </w:t>
      </w:r>
      <w:proofErr w:type="spellStart"/>
      <w:r>
        <w:t>lục</w:t>
      </w:r>
      <w:proofErr w:type="spellEnd"/>
    </w:p>
    <w:p w:rsidR="0017270F" w:rsidRDefault="005E76C4">
      <w:pPr>
        <w:keepNext/>
        <w:keepLines/>
        <w:numPr>
          <w:ilvl w:val="0"/>
          <w:numId w:val="10"/>
        </w:numPr>
        <w:pBdr>
          <w:top w:val="nil"/>
          <w:left w:val="nil"/>
          <w:bottom w:val="nil"/>
          <w:right w:val="nil"/>
          <w:between w:val="nil"/>
        </w:pBdr>
        <w:spacing w:before="480" w:after="0" w:line="276" w:lineRule="auto"/>
        <w:jc w:val="left"/>
      </w:pPr>
      <w:r>
        <w:rPr>
          <w:rFonts w:ascii="Calibri" w:eastAsia="Calibri" w:hAnsi="Calibri" w:cs="Calibri"/>
          <w:b/>
          <w:color w:val="2F5496"/>
          <w:sz w:val="28"/>
          <w:szCs w:val="28"/>
        </w:rPr>
        <w:t>Contents</w:t>
      </w:r>
    </w:p>
    <w:sdt>
      <w:sdtPr>
        <w:id w:val="-1710254466"/>
        <w:docPartObj>
          <w:docPartGallery w:val="Table of Contents"/>
          <w:docPartUnique/>
        </w:docPartObj>
      </w:sdtPr>
      <w:sdtContent>
        <w:p w:rsidR="0017270F" w:rsidRDefault="005E76C4">
          <w:pPr>
            <w:pBdr>
              <w:top w:val="nil"/>
              <w:left w:val="nil"/>
              <w:bottom w:val="nil"/>
              <w:right w:val="nil"/>
              <w:between w:val="nil"/>
            </w:pBdr>
            <w:tabs>
              <w:tab w:val="right" w:pos="8771"/>
            </w:tabs>
            <w:spacing w:before="360" w:after="360"/>
            <w:rPr>
              <w:rFonts w:ascii="Calibri" w:eastAsia="Calibri" w:hAnsi="Calibri" w:cs="Calibri"/>
              <w:color w:val="000000"/>
              <w:sz w:val="22"/>
              <w:szCs w:val="22"/>
            </w:rPr>
          </w:pPr>
          <w:r>
            <w:fldChar w:fldCharType="begin"/>
          </w:r>
          <w:r>
            <w:instrText xml:space="preserve"> TOC \h \u \z </w:instrText>
          </w:r>
          <w:r>
            <w:fldChar w:fldCharType="separate"/>
          </w:r>
          <w:hyperlink w:anchor="_gjdgxs">
            <w:r>
              <w:rPr>
                <w:b/>
                <w:color w:val="000000"/>
                <w:sz w:val="40"/>
                <w:szCs w:val="40"/>
              </w:rPr>
              <w:t>Lời cam kết</w:t>
            </w:r>
            <w:r>
              <w:rPr>
                <w:b/>
                <w:color w:val="000000"/>
                <w:sz w:val="40"/>
                <w:szCs w:val="40"/>
              </w:rPr>
              <w:tab/>
              <w:t>iii</w:t>
            </w:r>
          </w:hyperlink>
        </w:p>
        <w:p w:rsidR="0017270F" w:rsidRDefault="00274C96">
          <w:pPr>
            <w:pBdr>
              <w:top w:val="nil"/>
              <w:left w:val="nil"/>
              <w:bottom w:val="nil"/>
              <w:right w:val="nil"/>
              <w:between w:val="nil"/>
            </w:pBdr>
            <w:tabs>
              <w:tab w:val="right" w:pos="8771"/>
            </w:tabs>
            <w:spacing w:before="360" w:after="360"/>
            <w:rPr>
              <w:rFonts w:ascii="Calibri" w:eastAsia="Calibri" w:hAnsi="Calibri" w:cs="Calibri"/>
              <w:color w:val="000000"/>
              <w:sz w:val="22"/>
              <w:szCs w:val="22"/>
            </w:rPr>
          </w:pPr>
          <w:hyperlink w:anchor="_30j0zll">
            <w:r w:rsidR="005E76C4">
              <w:rPr>
                <w:b/>
                <w:color w:val="000000"/>
                <w:sz w:val="40"/>
                <w:szCs w:val="40"/>
              </w:rPr>
              <w:t>Nhận xét của giáo viên hướng dẫn</w:t>
            </w:r>
            <w:r w:rsidR="005E76C4">
              <w:rPr>
                <w:b/>
                <w:color w:val="000000"/>
                <w:sz w:val="40"/>
                <w:szCs w:val="40"/>
              </w:rPr>
              <w:tab/>
              <w:t>iv</w:t>
            </w:r>
          </w:hyperlink>
        </w:p>
        <w:p w:rsidR="0017270F" w:rsidRDefault="00274C96">
          <w:pPr>
            <w:pBdr>
              <w:top w:val="nil"/>
              <w:left w:val="nil"/>
              <w:bottom w:val="nil"/>
              <w:right w:val="nil"/>
              <w:between w:val="nil"/>
            </w:pBdr>
            <w:tabs>
              <w:tab w:val="right" w:pos="8771"/>
            </w:tabs>
            <w:spacing w:before="360" w:after="360"/>
            <w:rPr>
              <w:rFonts w:ascii="Calibri" w:eastAsia="Calibri" w:hAnsi="Calibri" w:cs="Calibri"/>
              <w:color w:val="000000"/>
              <w:sz w:val="22"/>
              <w:szCs w:val="22"/>
            </w:rPr>
          </w:pPr>
          <w:hyperlink w:anchor="_1fob9te">
            <w:r w:rsidR="005E76C4">
              <w:rPr>
                <w:b/>
                <w:color w:val="000000"/>
                <w:sz w:val="40"/>
                <w:szCs w:val="40"/>
              </w:rPr>
              <w:t>Lời cảm ơn</w:t>
            </w:r>
            <w:r w:rsidR="005E76C4">
              <w:rPr>
                <w:b/>
                <w:color w:val="000000"/>
                <w:sz w:val="40"/>
                <w:szCs w:val="40"/>
              </w:rPr>
              <w:tab/>
              <w:t>v</w:t>
            </w:r>
          </w:hyperlink>
        </w:p>
        <w:p w:rsidR="0017270F" w:rsidRDefault="00274C96">
          <w:pPr>
            <w:pBdr>
              <w:top w:val="nil"/>
              <w:left w:val="nil"/>
              <w:bottom w:val="nil"/>
              <w:right w:val="nil"/>
              <w:between w:val="nil"/>
            </w:pBdr>
            <w:tabs>
              <w:tab w:val="right" w:pos="8771"/>
            </w:tabs>
            <w:spacing w:before="360" w:after="360"/>
            <w:rPr>
              <w:rFonts w:ascii="Calibri" w:eastAsia="Calibri" w:hAnsi="Calibri" w:cs="Calibri"/>
              <w:color w:val="000000"/>
              <w:sz w:val="22"/>
              <w:szCs w:val="22"/>
            </w:rPr>
          </w:pPr>
          <w:hyperlink w:anchor="_3znysh7">
            <w:r w:rsidR="005E76C4">
              <w:rPr>
                <w:b/>
                <w:color w:val="000000"/>
                <w:sz w:val="40"/>
                <w:szCs w:val="40"/>
              </w:rPr>
              <w:t>Tóm tắt</w:t>
            </w:r>
            <w:r w:rsidR="005E76C4">
              <w:rPr>
                <w:b/>
                <w:color w:val="000000"/>
                <w:sz w:val="40"/>
                <w:szCs w:val="40"/>
              </w:rPr>
              <w:tab/>
              <w:t>vi</w:t>
            </w:r>
          </w:hyperlink>
        </w:p>
        <w:p w:rsidR="0017270F" w:rsidRDefault="00274C96">
          <w:pPr>
            <w:pBdr>
              <w:top w:val="nil"/>
              <w:left w:val="nil"/>
              <w:bottom w:val="nil"/>
              <w:right w:val="nil"/>
              <w:between w:val="nil"/>
            </w:pBdr>
            <w:tabs>
              <w:tab w:val="right" w:pos="8771"/>
            </w:tabs>
            <w:spacing w:before="360" w:after="360"/>
            <w:rPr>
              <w:rFonts w:ascii="Calibri" w:eastAsia="Calibri" w:hAnsi="Calibri" w:cs="Calibri"/>
              <w:color w:val="000000"/>
              <w:sz w:val="22"/>
              <w:szCs w:val="22"/>
            </w:rPr>
          </w:pPr>
          <w:hyperlink w:anchor="_tyjcwt">
            <w:r w:rsidR="005E76C4">
              <w:rPr>
                <w:b/>
                <w:color w:val="000000"/>
                <w:sz w:val="40"/>
                <w:szCs w:val="40"/>
              </w:rPr>
              <w:t>Mục lục</w:t>
            </w:r>
            <w:r w:rsidR="005E76C4">
              <w:rPr>
                <w:b/>
                <w:color w:val="000000"/>
                <w:sz w:val="40"/>
                <w:szCs w:val="40"/>
              </w:rPr>
              <w:tab/>
              <w:t>vii</w:t>
            </w:r>
          </w:hyperlink>
        </w:p>
        <w:p w:rsidR="0017270F" w:rsidRDefault="00274C96">
          <w:pPr>
            <w:pBdr>
              <w:top w:val="nil"/>
              <w:left w:val="nil"/>
              <w:bottom w:val="nil"/>
              <w:right w:val="nil"/>
              <w:between w:val="nil"/>
            </w:pBdr>
            <w:tabs>
              <w:tab w:val="right" w:pos="8771"/>
            </w:tabs>
            <w:spacing w:before="360" w:after="360"/>
            <w:rPr>
              <w:rFonts w:ascii="Calibri" w:eastAsia="Calibri" w:hAnsi="Calibri" w:cs="Calibri"/>
              <w:color w:val="000000"/>
              <w:sz w:val="22"/>
              <w:szCs w:val="22"/>
            </w:rPr>
          </w:pPr>
          <w:hyperlink w:anchor="_3dy6vkm">
            <w:r w:rsidR="005E76C4">
              <w:rPr>
                <w:b/>
                <w:color w:val="000000"/>
                <w:sz w:val="40"/>
                <w:szCs w:val="40"/>
              </w:rPr>
              <w:t>Danh mục hình vẽ</w:t>
            </w:r>
            <w:r w:rsidR="005E76C4">
              <w:rPr>
                <w:b/>
                <w:color w:val="000000"/>
                <w:sz w:val="40"/>
                <w:szCs w:val="40"/>
              </w:rPr>
              <w:tab/>
            </w:r>
          </w:hyperlink>
          <w:r w:rsidR="00CE7E28">
            <w:rPr>
              <w:b/>
              <w:color w:val="000000"/>
              <w:sz w:val="40"/>
              <w:szCs w:val="40"/>
            </w:rPr>
            <w:t>viii</w:t>
          </w:r>
        </w:p>
        <w:p w:rsidR="0017270F" w:rsidRDefault="00274C96">
          <w:pPr>
            <w:pBdr>
              <w:top w:val="nil"/>
              <w:left w:val="nil"/>
              <w:bottom w:val="nil"/>
              <w:right w:val="nil"/>
              <w:between w:val="nil"/>
            </w:pBdr>
            <w:tabs>
              <w:tab w:val="right" w:pos="8771"/>
            </w:tabs>
            <w:spacing w:before="360" w:after="360"/>
            <w:rPr>
              <w:rFonts w:ascii="Calibri" w:eastAsia="Calibri" w:hAnsi="Calibri" w:cs="Calibri"/>
              <w:color w:val="000000"/>
              <w:sz w:val="22"/>
              <w:szCs w:val="22"/>
            </w:rPr>
          </w:pPr>
          <w:hyperlink w:anchor="_1t3h5sf">
            <w:r w:rsidR="005E76C4">
              <w:rPr>
                <w:b/>
                <w:color w:val="000000"/>
                <w:sz w:val="40"/>
                <w:szCs w:val="40"/>
              </w:rPr>
              <w:t>Danh mục bảng</w:t>
            </w:r>
            <w:r w:rsidR="005E76C4">
              <w:rPr>
                <w:b/>
                <w:color w:val="000000"/>
                <w:sz w:val="40"/>
                <w:szCs w:val="40"/>
              </w:rPr>
              <w:tab/>
            </w:r>
            <w:r w:rsidR="00CE7E28">
              <w:rPr>
                <w:b/>
                <w:color w:val="000000"/>
                <w:sz w:val="40"/>
                <w:szCs w:val="40"/>
              </w:rPr>
              <w:t>i</w:t>
            </w:r>
            <w:r w:rsidR="005E76C4">
              <w:rPr>
                <w:b/>
                <w:color w:val="000000"/>
                <w:sz w:val="40"/>
                <w:szCs w:val="40"/>
              </w:rPr>
              <w:t>x</w:t>
            </w:r>
          </w:hyperlink>
        </w:p>
        <w:p w:rsidR="0017270F" w:rsidRDefault="00274C96">
          <w:pPr>
            <w:pBdr>
              <w:top w:val="nil"/>
              <w:left w:val="nil"/>
              <w:bottom w:val="nil"/>
              <w:right w:val="nil"/>
              <w:between w:val="nil"/>
            </w:pBdr>
            <w:tabs>
              <w:tab w:val="right" w:pos="8771"/>
            </w:tabs>
            <w:spacing w:before="360" w:after="360"/>
            <w:rPr>
              <w:rFonts w:ascii="Calibri" w:eastAsia="Calibri" w:hAnsi="Calibri" w:cs="Calibri"/>
              <w:color w:val="000000"/>
              <w:sz w:val="22"/>
              <w:szCs w:val="22"/>
            </w:rPr>
          </w:pPr>
          <w:hyperlink w:anchor="_4d34og8">
            <w:r w:rsidR="005E76C4">
              <w:rPr>
                <w:b/>
                <w:color w:val="000000"/>
                <w:sz w:val="40"/>
                <w:szCs w:val="40"/>
              </w:rPr>
              <w:t>Danh mục các từ viết tắt</w:t>
            </w:r>
            <w:r w:rsidR="005E76C4">
              <w:rPr>
                <w:b/>
                <w:color w:val="000000"/>
                <w:sz w:val="40"/>
                <w:szCs w:val="40"/>
              </w:rPr>
              <w:tab/>
              <w:t>x</w:t>
            </w:r>
          </w:hyperlink>
        </w:p>
        <w:p w:rsidR="0017270F" w:rsidRDefault="00274C96">
          <w:pPr>
            <w:pBdr>
              <w:top w:val="nil"/>
              <w:left w:val="nil"/>
              <w:bottom w:val="nil"/>
              <w:right w:val="nil"/>
              <w:between w:val="nil"/>
            </w:pBdr>
            <w:tabs>
              <w:tab w:val="right" w:pos="8771"/>
            </w:tabs>
            <w:spacing w:before="360" w:after="360"/>
            <w:rPr>
              <w:rFonts w:ascii="Calibri" w:eastAsia="Calibri" w:hAnsi="Calibri" w:cs="Calibri"/>
              <w:color w:val="000000"/>
              <w:sz w:val="22"/>
              <w:szCs w:val="22"/>
            </w:rPr>
          </w:pPr>
          <w:hyperlink w:anchor="_2s8eyo1">
            <w:r w:rsidR="005E76C4">
              <w:rPr>
                <w:b/>
                <w:color w:val="000000"/>
                <w:sz w:val="40"/>
                <w:szCs w:val="40"/>
              </w:rPr>
              <w:t>Danh mục thuật ngữ</w:t>
            </w:r>
            <w:r w:rsidR="005E76C4">
              <w:rPr>
                <w:b/>
                <w:color w:val="000000"/>
                <w:sz w:val="40"/>
                <w:szCs w:val="40"/>
              </w:rPr>
              <w:tab/>
              <w:t>xi</w:t>
            </w:r>
          </w:hyperlink>
        </w:p>
        <w:p w:rsidR="0017270F" w:rsidRDefault="00274C96">
          <w:pPr>
            <w:pBdr>
              <w:top w:val="nil"/>
              <w:left w:val="nil"/>
              <w:bottom w:val="nil"/>
              <w:right w:val="nil"/>
              <w:between w:val="nil"/>
            </w:pBdr>
            <w:tabs>
              <w:tab w:val="right" w:pos="8771"/>
            </w:tabs>
            <w:spacing w:before="360" w:after="360"/>
            <w:rPr>
              <w:rFonts w:ascii="Calibri" w:eastAsia="Calibri" w:hAnsi="Calibri" w:cs="Calibri"/>
              <w:color w:val="000000"/>
              <w:sz w:val="22"/>
              <w:szCs w:val="22"/>
            </w:rPr>
          </w:pPr>
          <w:hyperlink w:anchor="_3rdcrjn">
            <w:r w:rsidR="005E76C4">
              <w:rPr>
                <w:b/>
                <w:color w:val="000000"/>
                <w:sz w:val="40"/>
                <w:szCs w:val="40"/>
              </w:rPr>
              <w:t>Chương 1 Giới thiệu đề tài</w:t>
            </w:r>
            <w:r w:rsidR="005E76C4">
              <w:rPr>
                <w:b/>
                <w:color w:val="000000"/>
                <w:sz w:val="40"/>
                <w:szCs w:val="40"/>
              </w:rPr>
              <w:tab/>
              <w:t>1</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26in1rg">
            <w:r w:rsidR="005E76C4">
              <w:rPr>
                <w:b/>
                <w:color w:val="000000"/>
                <w:sz w:val="32"/>
                <w:szCs w:val="32"/>
              </w:rPr>
              <w:t>1.1 Đặt vấn đề</w:t>
            </w:r>
            <w:r w:rsidR="005E76C4">
              <w:rPr>
                <w:b/>
                <w:color w:val="000000"/>
                <w:sz w:val="32"/>
                <w:szCs w:val="32"/>
              </w:rPr>
              <w:tab/>
              <w:t>1</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lnxbz9">
            <w:r w:rsidR="005E76C4">
              <w:rPr>
                <w:b/>
                <w:color w:val="000000"/>
                <w:sz w:val="32"/>
                <w:szCs w:val="32"/>
              </w:rPr>
              <w:t>1.2 Mục tiêu và phạm vi đề tài</w:t>
            </w:r>
            <w:r w:rsidR="005E76C4">
              <w:rPr>
                <w:b/>
                <w:color w:val="000000"/>
                <w:sz w:val="32"/>
                <w:szCs w:val="32"/>
              </w:rPr>
              <w:tab/>
              <w:t>2</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35nkun2">
            <w:r w:rsidR="005E76C4">
              <w:rPr>
                <w:b/>
                <w:color w:val="000000"/>
                <w:sz w:val="32"/>
                <w:szCs w:val="32"/>
              </w:rPr>
              <w:t>1.3 Định hướng giải pháp</w:t>
            </w:r>
            <w:r w:rsidR="005E76C4">
              <w:rPr>
                <w:b/>
                <w:color w:val="000000"/>
                <w:sz w:val="32"/>
                <w:szCs w:val="32"/>
              </w:rPr>
              <w:tab/>
              <w:t>3</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1ksv4uv">
            <w:r w:rsidR="005E76C4">
              <w:rPr>
                <w:b/>
                <w:color w:val="000000"/>
                <w:sz w:val="32"/>
                <w:szCs w:val="32"/>
              </w:rPr>
              <w:t>1.4 Bố cục đồ án</w:t>
            </w:r>
            <w:r w:rsidR="005E76C4">
              <w:rPr>
                <w:b/>
                <w:color w:val="000000"/>
                <w:sz w:val="32"/>
                <w:szCs w:val="32"/>
              </w:rPr>
              <w:tab/>
              <w:t>4</w:t>
            </w:r>
          </w:hyperlink>
        </w:p>
        <w:p w:rsidR="0017270F" w:rsidRDefault="00274C96">
          <w:pPr>
            <w:pBdr>
              <w:top w:val="nil"/>
              <w:left w:val="nil"/>
              <w:bottom w:val="nil"/>
              <w:right w:val="nil"/>
              <w:between w:val="nil"/>
            </w:pBdr>
            <w:tabs>
              <w:tab w:val="right" w:pos="8771"/>
            </w:tabs>
            <w:spacing w:before="360" w:after="360"/>
            <w:rPr>
              <w:rFonts w:ascii="Calibri" w:eastAsia="Calibri" w:hAnsi="Calibri" w:cs="Calibri"/>
              <w:color w:val="000000"/>
              <w:sz w:val="22"/>
              <w:szCs w:val="22"/>
            </w:rPr>
          </w:pPr>
          <w:hyperlink w:anchor="_44sinio">
            <w:r w:rsidR="005E76C4">
              <w:rPr>
                <w:b/>
                <w:color w:val="000000"/>
                <w:sz w:val="40"/>
                <w:szCs w:val="40"/>
              </w:rPr>
              <w:t>Chương 2 Khảo sát và phân tích yêu cầu</w:t>
            </w:r>
            <w:r w:rsidR="005E76C4">
              <w:rPr>
                <w:b/>
                <w:color w:val="000000"/>
                <w:sz w:val="40"/>
                <w:szCs w:val="40"/>
              </w:rPr>
              <w:tab/>
              <w:t>6</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2jxsxqh">
            <w:r w:rsidR="005E76C4">
              <w:rPr>
                <w:b/>
                <w:color w:val="000000"/>
                <w:sz w:val="32"/>
                <w:szCs w:val="32"/>
              </w:rPr>
              <w:t>2.1 Khảo sát hiện trạng</w:t>
            </w:r>
            <w:r w:rsidR="005E76C4">
              <w:rPr>
                <w:b/>
                <w:color w:val="000000"/>
                <w:sz w:val="32"/>
                <w:szCs w:val="32"/>
              </w:rPr>
              <w:tab/>
              <w:t>6</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4i7ojhp">
            <w:r w:rsidR="005E76C4">
              <w:rPr>
                <w:b/>
                <w:color w:val="000000"/>
                <w:sz w:val="32"/>
                <w:szCs w:val="32"/>
              </w:rPr>
              <w:t>2.2 Tổng quan chức năng</w:t>
            </w:r>
            <w:r w:rsidR="005E76C4">
              <w:rPr>
                <w:b/>
                <w:color w:val="000000"/>
                <w:sz w:val="32"/>
                <w:szCs w:val="32"/>
              </w:rPr>
              <w:tab/>
              <w:t>8</w:t>
            </w:r>
          </w:hyperlink>
        </w:p>
        <w:p w:rsidR="0017270F" w:rsidRDefault="00274C96">
          <w:pPr>
            <w:pBdr>
              <w:top w:val="nil"/>
              <w:left w:val="nil"/>
              <w:bottom w:val="nil"/>
              <w:right w:val="nil"/>
              <w:between w:val="nil"/>
            </w:pBdr>
            <w:tabs>
              <w:tab w:val="right" w:pos="8771"/>
            </w:tabs>
            <w:ind w:left="1134" w:hanging="1134"/>
            <w:rPr>
              <w:rFonts w:ascii="Calibri" w:eastAsia="Calibri" w:hAnsi="Calibri" w:cs="Calibri"/>
              <w:color w:val="000000"/>
              <w:sz w:val="22"/>
              <w:szCs w:val="22"/>
            </w:rPr>
          </w:pPr>
          <w:hyperlink w:anchor="_2xcytpi">
            <w:r w:rsidR="005E76C4">
              <w:rPr>
                <w:color w:val="000000"/>
                <w:sz w:val="28"/>
                <w:szCs w:val="28"/>
              </w:rPr>
              <w:t>2.2.1 Biểu đồ use case tổng quan</w:t>
            </w:r>
            <w:r w:rsidR="005E76C4">
              <w:rPr>
                <w:color w:val="000000"/>
                <w:sz w:val="28"/>
                <w:szCs w:val="28"/>
              </w:rPr>
              <w:tab/>
              <w:t>8</w:t>
            </w:r>
          </w:hyperlink>
        </w:p>
        <w:p w:rsidR="0017270F" w:rsidRDefault="00274C96">
          <w:pPr>
            <w:pBdr>
              <w:top w:val="nil"/>
              <w:left w:val="nil"/>
              <w:bottom w:val="nil"/>
              <w:right w:val="nil"/>
              <w:between w:val="nil"/>
            </w:pBdr>
            <w:tabs>
              <w:tab w:val="right" w:pos="8771"/>
            </w:tabs>
            <w:ind w:left="1134" w:hanging="1134"/>
            <w:rPr>
              <w:rFonts w:ascii="Calibri" w:eastAsia="Calibri" w:hAnsi="Calibri" w:cs="Calibri"/>
              <w:color w:val="000000"/>
              <w:sz w:val="22"/>
              <w:szCs w:val="22"/>
            </w:rPr>
          </w:pPr>
          <w:hyperlink w:anchor="_3as4poj">
            <w:r w:rsidR="005E76C4">
              <w:rPr>
                <w:color w:val="000000"/>
                <w:sz w:val="28"/>
                <w:szCs w:val="28"/>
              </w:rPr>
              <w:t>2.2.2 Biểu đồ use case phân rã</w:t>
            </w:r>
            <w:r w:rsidR="005E76C4">
              <w:rPr>
                <w:color w:val="000000"/>
                <w:sz w:val="28"/>
                <w:szCs w:val="28"/>
              </w:rPr>
              <w:tab/>
              <w:t>10</w:t>
            </w:r>
          </w:hyperlink>
        </w:p>
        <w:p w:rsidR="0017270F" w:rsidRDefault="00274C96">
          <w:pPr>
            <w:pBdr>
              <w:top w:val="nil"/>
              <w:left w:val="nil"/>
              <w:bottom w:val="nil"/>
              <w:right w:val="nil"/>
              <w:between w:val="nil"/>
            </w:pBdr>
            <w:tabs>
              <w:tab w:val="right" w:pos="8771"/>
            </w:tabs>
            <w:ind w:left="1134" w:hanging="1134"/>
            <w:rPr>
              <w:rFonts w:ascii="Calibri" w:eastAsia="Calibri" w:hAnsi="Calibri" w:cs="Calibri"/>
              <w:color w:val="000000"/>
              <w:sz w:val="22"/>
              <w:szCs w:val="22"/>
            </w:rPr>
          </w:pPr>
          <w:hyperlink w:anchor="_147n2zr">
            <w:r w:rsidR="005E76C4">
              <w:rPr>
                <w:color w:val="000000"/>
                <w:sz w:val="28"/>
                <w:szCs w:val="28"/>
              </w:rPr>
              <w:t>2.2.3 Quy trình nghiệp vụ</w:t>
            </w:r>
            <w:r w:rsidR="005E76C4">
              <w:rPr>
                <w:color w:val="000000"/>
                <w:sz w:val="28"/>
                <w:szCs w:val="28"/>
              </w:rPr>
              <w:tab/>
              <w:t>13</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32hioqz">
            <w:r w:rsidR="005E76C4">
              <w:rPr>
                <w:b/>
                <w:color w:val="000000"/>
                <w:sz w:val="32"/>
                <w:szCs w:val="32"/>
              </w:rPr>
              <w:t>2.3 Đặc tả chức năng</w:t>
            </w:r>
            <w:r w:rsidR="005E76C4">
              <w:rPr>
                <w:b/>
                <w:color w:val="000000"/>
                <w:sz w:val="32"/>
                <w:szCs w:val="32"/>
              </w:rPr>
              <w:tab/>
              <w:t>16</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sqyw64">
            <w:r w:rsidR="005E76C4">
              <w:rPr>
                <w:b/>
                <w:color w:val="000000"/>
                <w:sz w:val="32"/>
                <w:szCs w:val="32"/>
              </w:rPr>
              <w:t>2.4 Yêu cầu phi chức năng</w:t>
            </w:r>
            <w:r w:rsidR="005E76C4">
              <w:rPr>
                <w:b/>
                <w:color w:val="000000"/>
                <w:sz w:val="32"/>
                <w:szCs w:val="32"/>
              </w:rPr>
              <w:tab/>
              <w:t>37</w:t>
            </w:r>
          </w:hyperlink>
        </w:p>
        <w:p w:rsidR="0017270F" w:rsidRDefault="00274C96">
          <w:pPr>
            <w:pBdr>
              <w:top w:val="nil"/>
              <w:left w:val="nil"/>
              <w:bottom w:val="nil"/>
              <w:right w:val="nil"/>
              <w:between w:val="nil"/>
            </w:pBdr>
            <w:tabs>
              <w:tab w:val="right" w:pos="8771"/>
            </w:tabs>
            <w:spacing w:before="360" w:after="360"/>
            <w:rPr>
              <w:rFonts w:ascii="Calibri" w:eastAsia="Calibri" w:hAnsi="Calibri" w:cs="Calibri"/>
              <w:color w:val="000000"/>
              <w:sz w:val="22"/>
              <w:szCs w:val="22"/>
            </w:rPr>
          </w:pPr>
          <w:hyperlink w:anchor="_1rvwp1q">
            <w:r w:rsidR="005E76C4">
              <w:rPr>
                <w:b/>
                <w:color w:val="000000"/>
                <w:sz w:val="40"/>
                <w:szCs w:val="40"/>
              </w:rPr>
              <w:t>Chương 3 Công nghệ sử dụng</w:t>
            </w:r>
            <w:r w:rsidR="005E76C4">
              <w:rPr>
                <w:b/>
                <w:color w:val="000000"/>
                <w:sz w:val="40"/>
                <w:szCs w:val="40"/>
              </w:rPr>
              <w:tab/>
              <w:t>39</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4bvk7pj">
            <w:r w:rsidR="005E76C4">
              <w:rPr>
                <w:b/>
                <w:color w:val="000000"/>
                <w:sz w:val="32"/>
                <w:szCs w:val="32"/>
              </w:rPr>
              <w:t>3.1 Danh sách các công nghệ sử dụng</w:t>
            </w:r>
            <w:r w:rsidR="005E76C4">
              <w:rPr>
                <w:b/>
                <w:color w:val="000000"/>
                <w:sz w:val="32"/>
                <w:szCs w:val="32"/>
              </w:rPr>
              <w:tab/>
              <w:t>39</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2r0uhxc">
            <w:r w:rsidR="005E76C4">
              <w:rPr>
                <w:b/>
                <w:color w:val="000000"/>
                <w:sz w:val="32"/>
                <w:szCs w:val="32"/>
              </w:rPr>
              <w:t>3.2 HTML, CSS, Javascript</w:t>
            </w:r>
            <w:r w:rsidR="005E76C4">
              <w:rPr>
                <w:b/>
                <w:color w:val="000000"/>
                <w:sz w:val="32"/>
                <w:szCs w:val="32"/>
              </w:rPr>
              <w:tab/>
              <w:t>40</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1664s55">
            <w:r w:rsidR="005E76C4">
              <w:rPr>
                <w:b/>
                <w:color w:val="000000"/>
                <w:sz w:val="32"/>
                <w:szCs w:val="32"/>
              </w:rPr>
              <w:t>3.3 JQuery và jQueryUI</w:t>
            </w:r>
            <w:r w:rsidR="005E76C4">
              <w:rPr>
                <w:b/>
                <w:color w:val="000000"/>
                <w:sz w:val="32"/>
                <w:szCs w:val="32"/>
              </w:rPr>
              <w:tab/>
              <w:t>40</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3q5sasy">
            <w:r w:rsidR="005E76C4">
              <w:rPr>
                <w:b/>
                <w:color w:val="000000"/>
                <w:sz w:val="32"/>
                <w:szCs w:val="32"/>
              </w:rPr>
              <w:t>3.4 C# và .NET Framework</w:t>
            </w:r>
            <w:r w:rsidR="005E76C4">
              <w:rPr>
                <w:b/>
                <w:color w:val="000000"/>
                <w:sz w:val="32"/>
                <w:szCs w:val="32"/>
              </w:rPr>
              <w:tab/>
              <w:t>41</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25b2l0r">
            <w:r w:rsidR="005E76C4">
              <w:rPr>
                <w:b/>
                <w:color w:val="000000"/>
                <w:sz w:val="32"/>
                <w:szCs w:val="32"/>
              </w:rPr>
              <w:t>3.5 RESTful Web Service</w:t>
            </w:r>
            <w:r w:rsidR="005E76C4">
              <w:rPr>
                <w:b/>
                <w:color w:val="000000"/>
                <w:sz w:val="32"/>
                <w:szCs w:val="32"/>
              </w:rPr>
              <w:tab/>
              <w:t>42</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43ky6rz">
            <w:r w:rsidR="005E76C4">
              <w:rPr>
                <w:b/>
                <w:color w:val="000000"/>
                <w:sz w:val="32"/>
                <w:szCs w:val="32"/>
              </w:rPr>
              <w:t>3.6 Microsoft .NET Web API</w:t>
            </w:r>
            <w:r w:rsidR="005E76C4">
              <w:rPr>
                <w:b/>
                <w:color w:val="000000"/>
                <w:sz w:val="32"/>
                <w:szCs w:val="32"/>
              </w:rPr>
              <w:tab/>
              <w:t>45</w:t>
            </w:r>
          </w:hyperlink>
        </w:p>
        <w:p w:rsidR="0017270F" w:rsidRDefault="00274C96">
          <w:pPr>
            <w:pBdr>
              <w:top w:val="nil"/>
              <w:left w:val="nil"/>
              <w:bottom w:val="nil"/>
              <w:right w:val="nil"/>
              <w:between w:val="nil"/>
            </w:pBdr>
            <w:tabs>
              <w:tab w:val="right" w:pos="8771"/>
            </w:tabs>
            <w:spacing w:before="360" w:after="360"/>
            <w:rPr>
              <w:rFonts w:ascii="Calibri" w:eastAsia="Calibri" w:hAnsi="Calibri" w:cs="Calibri"/>
              <w:color w:val="000000"/>
              <w:sz w:val="22"/>
              <w:szCs w:val="22"/>
            </w:rPr>
          </w:pPr>
          <w:hyperlink w:anchor="_pkwqa1">
            <w:r w:rsidR="005E76C4">
              <w:rPr>
                <w:b/>
                <w:color w:val="000000"/>
                <w:sz w:val="40"/>
                <w:szCs w:val="40"/>
              </w:rPr>
              <w:t>Chương 4 Phát triển và triển khai ứng dụng</w:t>
            </w:r>
            <w:r w:rsidR="005E76C4">
              <w:rPr>
                <w:b/>
                <w:color w:val="000000"/>
                <w:sz w:val="40"/>
                <w:szCs w:val="40"/>
              </w:rPr>
              <w:tab/>
              <w:t>52</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39kk8xu">
            <w:r w:rsidR="005E76C4">
              <w:rPr>
                <w:b/>
                <w:color w:val="000000"/>
                <w:sz w:val="32"/>
                <w:szCs w:val="32"/>
              </w:rPr>
              <w:t>4.1 Thiết kế kiến trúc</w:t>
            </w:r>
            <w:r w:rsidR="005E76C4">
              <w:rPr>
                <w:b/>
                <w:color w:val="000000"/>
                <w:sz w:val="32"/>
                <w:szCs w:val="32"/>
              </w:rPr>
              <w:tab/>
              <w:t>52</w:t>
            </w:r>
          </w:hyperlink>
        </w:p>
        <w:p w:rsidR="0017270F" w:rsidRDefault="00274C96">
          <w:pPr>
            <w:pBdr>
              <w:top w:val="nil"/>
              <w:left w:val="nil"/>
              <w:bottom w:val="nil"/>
              <w:right w:val="nil"/>
              <w:between w:val="nil"/>
            </w:pBdr>
            <w:tabs>
              <w:tab w:val="right" w:pos="8771"/>
            </w:tabs>
            <w:ind w:left="1134" w:hanging="1134"/>
            <w:rPr>
              <w:rFonts w:ascii="Calibri" w:eastAsia="Calibri" w:hAnsi="Calibri" w:cs="Calibri"/>
              <w:color w:val="000000"/>
              <w:sz w:val="22"/>
              <w:szCs w:val="22"/>
            </w:rPr>
          </w:pPr>
          <w:hyperlink w:anchor="_1opuj5n">
            <w:r w:rsidR="005E76C4">
              <w:rPr>
                <w:color w:val="000000"/>
                <w:sz w:val="28"/>
                <w:szCs w:val="28"/>
              </w:rPr>
              <w:t>4.1.1 Lựa chọn kiến trúc</w:t>
            </w:r>
            <w:r w:rsidR="005E76C4">
              <w:rPr>
                <w:color w:val="000000"/>
                <w:sz w:val="28"/>
                <w:szCs w:val="28"/>
              </w:rPr>
              <w:tab/>
              <w:t>52</w:t>
            </w:r>
          </w:hyperlink>
        </w:p>
        <w:p w:rsidR="0017270F" w:rsidRDefault="00274C96">
          <w:pPr>
            <w:pBdr>
              <w:top w:val="nil"/>
              <w:left w:val="nil"/>
              <w:bottom w:val="nil"/>
              <w:right w:val="nil"/>
              <w:between w:val="nil"/>
            </w:pBdr>
            <w:tabs>
              <w:tab w:val="right" w:pos="8771"/>
            </w:tabs>
            <w:ind w:left="1134" w:hanging="1134"/>
            <w:rPr>
              <w:rFonts w:ascii="Calibri" w:eastAsia="Calibri" w:hAnsi="Calibri" w:cs="Calibri"/>
              <w:color w:val="000000"/>
              <w:sz w:val="22"/>
              <w:szCs w:val="22"/>
            </w:rPr>
          </w:pPr>
          <w:hyperlink w:anchor="_2nusc19">
            <w:r w:rsidR="005E76C4">
              <w:rPr>
                <w:color w:val="000000"/>
                <w:sz w:val="28"/>
                <w:szCs w:val="28"/>
              </w:rPr>
              <w:t>4.1.2 Thiết kế tổng quan</w:t>
            </w:r>
            <w:r w:rsidR="005E76C4">
              <w:rPr>
                <w:color w:val="000000"/>
                <w:sz w:val="28"/>
                <w:szCs w:val="28"/>
              </w:rPr>
              <w:tab/>
              <w:t>54</w:t>
            </w:r>
          </w:hyperlink>
        </w:p>
        <w:p w:rsidR="0017270F" w:rsidRDefault="00274C96">
          <w:pPr>
            <w:pBdr>
              <w:top w:val="nil"/>
              <w:left w:val="nil"/>
              <w:bottom w:val="nil"/>
              <w:right w:val="nil"/>
              <w:between w:val="nil"/>
            </w:pBdr>
            <w:tabs>
              <w:tab w:val="right" w:pos="8771"/>
            </w:tabs>
            <w:ind w:left="1134" w:hanging="1134"/>
            <w:rPr>
              <w:rFonts w:ascii="Calibri" w:eastAsia="Calibri" w:hAnsi="Calibri" w:cs="Calibri"/>
              <w:color w:val="000000"/>
              <w:sz w:val="22"/>
              <w:szCs w:val="22"/>
            </w:rPr>
          </w:pPr>
          <w:hyperlink w:anchor="_3mzq4wv">
            <w:r w:rsidR="005E76C4">
              <w:rPr>
                <w:color w:val="000000"/>
                <w:sz w:val="28"/>
                <w:szCs w:val="28"/>
              </w:rPr>
              <w:t>4.1.3 Thiết kế chi tiết gói</w:t>
            </w:r>
            <w:r w:rsidR="005E76C4">
              <w:rPr>
                <w:color w:val="000000"/>
                <w:sz w:val="28"/>
                <w:szCs w:val="28"/>
              </w:rPr>
              <w:tab/>
              <w:t>55</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319y80a">
            <w:r w:rsidR="005E76C4">
              <w:rPr>
                <w:b/>
                <w:color w:val="000000"/>
                <w:sz w:val="32"/>
                <w:szCs w:val="32"/>
              </w:rPr>
              <w:t>4.2 Thiết kế chi tiết</w:t>
            </w:r>
            <w:r w:rsidR="005E76C4">
              <w:rPr>
                <w:b/>
                <w:color w:val="000000"/>
                <w:sz w:val="32"/>
                <w:szCs w:val="32"/>
              </w:rPr>
              <w:tab/>
              <w:t>57</w:t>
            </w:r>
          </w:hyperlink>
        </w:p>
        <w:p w:rsidR="0017270F" w:rsidRDefault="00274C96">
          <w:pPr>
            <w:pBdr>
              <w:top w:val="nil"/>
              <w:left w:val="nil"/>
              <w:bottom w:val="nil"/>
              <w:right w:val="nil"/>
              <w:between w:val="nil"/>
            </w:pBdr>
            <w:tabs>
              <w:tab w:val="right" w:pos="8771"/>
            </w:tabs>
            <w:ind w:left="1134" w:hanging="1134"/>
            <w:rPr>
              <w:rFonts w:ascii="Calibri" w:eastAsia="Calibri" w:hAnsi="Calibri" w:cs="Calibri"/>
              <w:color w:val="000000"/>
              <w:sz w:val="22"/>
              <w:szCs w:val="22"/>
            </w:rPr>
          </w:pPr>
          <w:hyperlink w:anchor="_1gf8i83">
            <w:r w:rsidR="005E76C4">
              <w:rPr>
                <w:color w:val="000000"/>
                <w:sz w:val="28"/>
                <w:szCs w:val="28"/>
              </w:rPr>
              <w:t>4.2.1 Thiết kế giao diện</w:t>
            </w:r>
            <w:r w:rsidR="005E76C4">
              <w:rPr>
                <w:color w:val="000000"/>
                <w:sz w:val="28"/>
                <w:szCs w:val="28"/>
              </w:rPr>
              <w:tab/>
              <w:t>57</w:t>
            </w:r>
          </w:hyperlink>
        </w:p>
        <w:p w:rsidR="0017270F" w:rsidRDefault="00274C96">
          <w:pPr>
            <w:pBdr>
              <w:top w:val="nil"/>
              <w:left w:val="nil"/>
              <w:bottom w:val="nil"/>
              <w:right w:val="nil"/>
              <w:between w:val="nil"/>
            </w:pBdr>
            <w:tabs>
              <w:tab w:val="right" w:pos="8771"/>
            </w:tabs>
            <w:ind w:left="1134" w:hanging="1134"/>
            <w:rPr>
              <w:rFonts w:ascii="Calibri" w:eastAsia="Calibri" w:hAnsi="Calibri" w:cs="Calibri"/>
              <w:color w:val="000000"/>
              <w:sz w:val="22"/>
              <w:szCs w:val="22"/>
            </w:rPr>
          </w:pPr>
          <w:hyperlink w:anchor="_upglbi">
            <w:r w:rsidR="005E76C4">
              <w:rPr>
                <w:color w:val="000000"/>
                <w:sz w:val="28"/>
                <w:szCs w:val="28"/>
              </w:rPr>
              <w:t>4.2.2 Thiết kế lớp</w:t>
            </w:r>
            <w:r w:rsidR="005E76C4">
              <w:rPr>
                <w:color w:val="000000"/>
                <w:sz w:val="28"/>
                <w:szCs w:val="28"/>
              </w:rPr>
              <w:tab/>
              <w:t>58</w:t>
            </w:r>
          </w:hyperlink>
        </w:p>
        <w:p w:rsidR="0017270F" w:rsidRDefault="00274C96">
          <w:pPr>
            <w:pBdr>
              <w:top w:val="nil"/>
              <w:left w:val="nil"/>
              <w:bottom w:val="nil"/>
              <w:right w:val="nil"/>
              <w:between w:val="nil"/>
            </w:pBdr>
            <w:tabs>
              <w:tab w:val="right" w:pos="8771"/>
            </w:tabs>
            <w:ind w:left="1134" w:hanging="1134"/>
            <w:rPr>
              <w:rFonts w:ascii="Calibri" w:eastAsia="Calibri" w:hAnsi="Calibri" w:cs="Calibri"/>
              <w:color w:val="000000"/>
              <w:sz w:val="22"/>
              <w:szCs w:val="22"/>
            </w:rPr>
          </w:pPr>
          <w:hyperlink w:anchor="_meukdy">
            <w:r w:rsidR="005E76C4">
              <w:rPr>
                <w:color w:val="000000"/>
                <w:sz w:val="28"/>
                <w:szCs w:val="28"/>
              </w:rPr>
              <w:t>4.2.3 Thiết kế cơ sở dữ liệu</w:t>
            </w:r>
            <w:r w:rsidR="005E76C4">
              <w:rPr>
                <w:color w:val="000000"/>
                <w:sz w:val="28"/>
                <w:szCs w:val="28"/>
              </w:rPr>
              <w:tab/>
              <w:t>61</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zu0gcz">
            <w:r w:rsidR="005E76C4">
              <w:rPr>
                <w:b/>
                <w:color w:val="000000"/>
                <w:sz w:val="32"/>
                <w:szCs w:val="32"/>
              </w:rPr>
              <w:t>4.3 Xây dựng ứng dụng</w:t>
            </w:r>
            <w:r w:rsidR="005E76C4">
              <w:rPr>
                <w:b/>
                <w:color w:val="000000"/>
                <w:sz w:val="32"/>
                <w:szCs w:val="32"/>
              </w:rPr>
              <w:tab/>
              <w:t>63</w:t>
            </w:r>
          </w:hyperlink>
        </w:p>
        <w:p w:rsidR="0017270F" w:rsidRDefault="00274C96">
          <w:pPr>
            <w:pBdr>
              <w:top w:val="nil"/>
              <w:left w:val="nil"/>
              <w:bottom w:val="nil"/>
              <w:right w:val="nil"/>
              <w:between w:val="nil"/>
            </w:pBdr>
            <w:tabs>
              <w:tab w:val="right" w:pos="8771"/>
            </w:tabs>
            <w:ind w:left="1134" w:hanging="1134"/>
            <w:rPr>
              <w:rFonts w:ascii="Calibri" w:eastAsia="Calibri" w:hAnsi="Calibri" w:cs="Calibri"/>
              <w:color w:val="000000"/>
              <w:sz w:val="22"/>
              <w:szCs w:val="22"/>
            </w:rPr>
          </w:pPr>
          <w:hyperlink w:anchor="_3jtnz0s">
            <w:r w:rsidR="005E76C4">
              <w:rPr>
                <w:color w:val="000000"/>
                <w:sz w:val="28"/>
                <w:szCs w:val="28"/>
              </w:rPr>
              <w:t>4.3.1 Thư viện và công cụ sử dụng</w:t>
            </w:r>
            <w:r w:rsidR="005E76C4">
              <w:rPr>
                <w:color w:val="000000"/>
                <w:sz w:val="28"/>
                <w:szCs w:val="28"/>
              </w:rPr>
              <w:tab/>
              <w:t>63</w:t>
            </w:r>
          </w:hyperlink>
        </w:p>
        <w:p w:rsidR="0017270F" w:rsidRDefault="00274C96">
          <w:pPr>
            <w:pBdr>
              <w:top w:val="nil"/>
              <w:left w:val="nil"/>
              <w:bottom w:val="nil"/>
              <w:right w:val="nil"/>
              <w:between w:val="nil"/>
            </w:pBdr>
            <w:tabs>
              <w:tab w:val="right" w:pos="8771"/>
            </w:tabs>
            <w:ind w:left="1134" w:hanging="1134"/>
            <w:rPr>
              <w:rFonts w:ascii="Calibri" w:eastAsia="Calibri" w:hAnsi="Calibri" w:cs="Calibri"/>
              <w:color w:val="000000"/>
              <w:sz w:val="22"/>
              <w:szCs w:val="22"/>
            </w:rPr>
          </w:pPr>
          <w:hyperlink w:anchor="_4iylrwe">
            <w:r w:rsidR="005E76C4">
              <w:rPr>
                <w:color w:val="000000"/>
                <w:sz w:val="28"/>
                <w:szCs w:val="28"/>
              </w:rPr>
              <w:t>4.3.2 Kết quả đạt được</w:t>
            </w:r>
            <w:r w:rsidR="005E76C4">
              <w:rPr>
                <w:color w:val="000000"/>
                <w:sz w:val="28"/>
                <w:szCs w:val="28"/>
              </w:rPr>
              <w:tab/>
              <w:t>63</w:t>
            </w:r>
          </w:hyperlink>
        </w:p>
        <w:p w:rsidR="0017270F" w:rsidRDefault="00274C96">
          <w:pPr>
            <w:pBdr>
              <w:top w:val="nil"/>
              <w:left w:val="nil"/>
              <w:bottom w:val="nil"/>
              <w:right w:val="nil"/>
              <w:between w:val="nil"/>
            </w:pBdr>
            <w:tabs>
              <w:tab w:val="right" w:pos="8771"/>
            </w:tabs>
            <w:ind w:left="1134" w:hanging="1134"/>
            <w:rPr>
              <w:rFonts w:ascii="Calibri" w:eastAsia="Calibri" w:hAnsi="Calibri" w:cs="Calibri"/>
              <w:color w:val="000000"/>
              <w:sz w:val="22"/>
              <w:szCs w:val="22"/>
            </w:rPr>
          </w:pPr>
          <w:hyperlink w:anchor="_1d96cc0">
            <w:r w:rsidR="005E76C4">
              <w:rPr>
                <w:color w:val="000000"/>
                <w:sz w:val="28"/>
                <w:szCs w:val="28"/>
              </w:rPr>
              <w:t>4.3.3 Minh hoạ các chức năng chính</w:t>
            </w:r>
            <w:r w:rsidR="005E76C4">
              <w:rPr>
                <w:color w:val="000000"/>
                <w:sz w:val="28"/>
                <w:szCs w:val="28"/>
              </w:rPr>
              <w:tab/>
              <w:t>64</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3x8tuzt">
            <w:r w:rsidR="005E76C4">
              <w:rPr>
                <w:b/>
                <w:color w:val="000000"/>
                <w:sz w:val="32"/>
                <w:szCs w:val="32"/>
              </w:rPr>
              <w:t>4.4 Triển khai</w:t>
            </w:r>
            <w:r w:rsidR="005E76C4">
              <w:rPr>
                <w:b/>
                <w:color w:val="000000"/>
                <w:sz w:val="32"/>
                <w:szCs w:val="32"/>
              </w:rPr>
              <w:tab/>
              <w:t>66</w:t>
            </w:r>
          </w:hyperlink>
        </w:p>
        <w:p w:rsidR="0017270F" w:rsidRDefault="00274C96">
          <w:pPr>
            <w:pBdr>
              <w:top w:val="nil"/>
              <w:left w:val="nil"/>
              <w:bottom w:val="nil"/>
              <w:right w:val="nil"/>
              <w:between w:val="nil"/>
            </w:pBdr>
            <w:tabs>
              <w:tab w:val="right" w:pos="8771"/>
            </w:tabs>
            <w:spacing w:before="360" w:after="360"/>
            <w:rPr>
              <w:rFonts w:ascii="Calibri" w:eastAsia="Calibri" w:hAnsi="Calibri" w:cs="Calibri"/>
              <w:color w:val="000000"/>
              <w:sz w:val="22"/>
              <w:szCs w:val="22"/>
            </w:rPr>
          </w:pPr>
          <w:hyperlink w:anchor="_2ce457m">
            <w:r w:rsidR="005E76C4">
              <w:rPr>
                <w:b/>
                <w:color w:val="000000"/>
                <w:sz w:val="40"/>
                <w:szCs w:val="40"/>
              </w:rPr>
              <w:t>Chương 5 Các giải pháp và đóng góp nổi bật</w:t>
            </w:r>
            <w:r w:rsidR="005E76C4">
              <w:rPr>
                <w:b/>
                <w:color w:val="000000"/>
                <w:sz w:val="40"/>
                <w:szCs w:val="40"/>
              </w:rPr>
              <w:tab/>
              <w:t>67</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rjefff">
            <w:r w:rsidR="005E76C4">
              <w:rPr>
                <w:b/>
                <w:color w:val="000000"/>
                <w:sz w:val="32"/>
                <w:szCs w:val="32"/>
              </w:rPr>
              <w:t>5.1 .NET WEB API được ứng dụng như thế nào trong Project</w:t>
            </w:r>
            <w:r w:rsidR="005E76C4">
              <w:rPr>
                <w:b/>
                <w:color w:val="000000"/>
                <w:sz w:val="32"/>
                <w:szCs w:val="32"/>
              </w:rPr>
              <w:tab/>
              <w:t>67</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1qoc8b1">
            <w:r w:rsidR="005E76C4">
              <w:rPr>
                <w:b/>
                <w:color w:val="000000"/>
                <w:sz w:val="32"/>
                <w:szCs w:val="32"/>
              </w:rPr>
              <w:t>5.2 Tại sao phải áp dụng kiến trúc REST?</w:t>
            </w:r>
            <w:r w:rsidR="005E76C4">
              <w:rPr>
                <w:b/>
                <w:color w:val="000000"/>
                <w:sz w:val="32"/>
                <w:szCs w:val="32"/>
              </w:rPr>
              <w:tab/>
              <w:t>70</w:t>
            </w:r>
          </w:hyperlink>
        </w:p>
        <w:p w:rsidR="0017270F" w:rsidRDefault="00274C96">
          <w:pPr>
            <w:pBdr>
              <w:top w:val="nil"/>
              <w:left w:val="nil"/>
              <w:bottom w:val="nil"/>
              <w:right w:val="nil"/>
              <w:between w:val="nil"/>
            </w:pBdr>
            <w:tabs>
              <w:tab w:val="right" w:pos="8771"/>
            </w:tabs>
            <w:spacing w:before="360" w:after="360"/>
            <w:rPr>
              <w:rFonts w:ascii="Calibri" w:eastAsia="Calibri" w:hAnsi="Calibri" w:cs="Calibri"/>
              <w:color w:val="000000"/>
              <w:sz w:val="22"/>
              <w:szCs w:val="22"/>
            </w:rPr>
          </w:pPr>
          <w:hyperlink w:anchor="_243i4a2">
            <w:r w:rsidR="005E76C4">
              <w:rPr>
                <w:b/>
                <w:color w:val="000000"/>
                <w:sz w:val="40"/>
                <w:szCs w:val="40"/>
              </w:rPr>
              <w:t>Chương 6 Kết luận và hướng phát triển</w:t>
            </w:r>
            <w:r w:rsidR="005E76C4">
              <w:rPr>
                <w:b/>
                <w:color w:val="000000"/>
                <w:sz w:val="40"/>
                <w:szCs w:val="40"/>
              </w:rPr>
              <w:tab/>
              <w:t>76</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j8sehv">
            <w:r w:rsidR="005E76C4">
              <w:rPr>
                <w:b/>
                <w:color w:val="000000"/>
                <w:sz w:val="32"/>
                <w:szCs w:val="32"/>
              </w:rPr>
              <w:t>6.1 Kết luận</w:t>
            </w:r>
            <w:r w:rsidR="005E76C4">
              <w:rPr>
                <w:b/>
                <w:color w:val="000000"/>
                <w:sz w:val="32"/>
                <w:szCs w:val="32"/>
              </w:rPr>
              <w:tab/>
              <w:t>76</w:t>
            </w:r>
          </w:hyperlink>
        </w:p>
        <w:p w:rsidR="0017270F" w:rsidRDefault="00274C96">
          <w:pPr>
            <w:pBdr>
              <w:top w:val="nil"/>
              <w:left w:val="nil"/>
              <w:bottom w:val="nil"/>
              <w:right w:val="nil"/>
              <w:between w:val="nil"/>
            </w:pBdr>
            <w:tabs>
              <w:tab w:val="right" w:pos="8771"/>
            </w:tabs>
            <w:spacing w:before="200" w:after="200"/>
            <w:ind w:left="567" w:hanging="567"/>
            <w:rPr>
              <w:rFonts w:ascii="Calibri" w:eastAsia="Calibri" w:hAnsi="Calibri" w:cs="Calibri"/>
              <w:color w:val="000000"/>
              <w:sz w:val="22"/>
              <w:szCs w:val="22"/>
            </w:rPr>
          </w:pPr>
          <w:hyperlink w:anchor="_338fx5o">
            <w:r w:rsidR="005E76C4">
              <w:rPr>
                <w:b/>
                <w:color w:val="000000"/>
                <w:sz w:val="32"/>
                <w:szCs w:val="32"/>
              </w:rPr>
              <w:t>6.2 Hướng phát triển</w:t>
            </w:r>
            <w:r w:rsidR="005E76C4">
              <w:rPr>
                <w:b/>
                <w:color w:val="000000"/>
                <w:sz w:val="32"/>
                <w:szCs w:val="32"/>
              </w:rPr>
              <w:tab/>
              <w:t>76</w:t>
            </w:r>
          </w:hyperlink>
        </w:p>
        <w:p w:rsidR="0017270F" w:rsidRDefault="00274C96">
          <w:pPr>
            <w:pBdr>
              <w:top w:val="nil"/>
              <w:left w:val="nil"/>
              <w:bottom w:val="nil"/>
              <w:right w:val="nil"/>
              <w:between w:val="nil"/>
            </w:pBdr>
            <w:tabs>
              <w:tab w:val="right" w:pos="8771"/>
            </w:tabs>
            <w:spacing w:before="360" w:after="360"/>
            <w:rPr>
              <w:rFonts w:ascii="Calibri" w:eastAsia="Calibri" w:hAnsi="Calibri" w:cs="Calibri"/>
              <w:color w:val="000000"/>
              <w:sz w:val="22"/>
              <w:szCs w:val="22"/>
            </w:rPr>
          </w:pPr>
          <w:hyperlink w:anchor="_1idq7dh">
            <w:r w:rsidR="005E76C4">
              <w:rPr>
                <w:b/>
                <w:color w:val="000000"/>
                <w:sz w:val="40"/>
                <w:szCs w:val="40"/>
              </w:rPr>
              <w:t>Tài liệu tham khảo</w:t>
            </w:r>
            <w:r w:rsidR="005E76C4">
              <w:rPr>
                <w:b/>
                <w:color w:val="000000"/>
                <w:sz w:val="40"/>
                <w:szCs w:val="40"/>
              </w:rPr>
              <w:tab/>
              <w:t>77</w:t>
            </w:r>
          </w:hyperlink>
        </w:p>
        <w:p w:rsidR="0017270F" w:rsidRDefault="005E76C4">
          <w:r>
            <w:fldChar w:fldCharType="end"/>
          </w:r>
        </w:p>
      </w:sdtContent>
    </w:sdt>
    <w:p w:rsidR="0017270F" w:rsidRDefault="0017270F"/>
    <w:p w:rsidR="0017270F" w:rsidRDefault="005E76C4">
      <w:pPr>
        <w:pStyle w:val="u1"/>
      </w:pPr>
      <w:bookmarkStart w:id="22" w:name="_3dy6vkm" w:colFirst="0" w:colLast="0"/>
      <w:bookmarkEnd w:id="22"/>
      <w:r>
        <w:br w:type="page"/>
      </w:r>
      <w:proofErr w:type="spellStart"/>
      <w:r>
        <w:lastRenderedPageBreak/>
        <w:t>Danh</w:t>
      </w:r>
      <w:proofErr w:type="spellEnd"/>
      <w:r>
        <w:t xml:space="preserve"> </w:t>
      </w:r>
      <w:proofErr w:type="spellStart"/>
      <w:r>
        <w:t>mục</w:t>
      </w:r>
      <w:proofErr w:type="spellEnd"/>
      <w:r>
        <w:t xml:space="preserve"> </w:t>
      </w:r>
      <w:proofErr w:type="spellStart"/>
      <w:r>
        <w:t>hình</w:t>
      </w:r>
      <w:proofErr w:type="spellEnd"/>
      <w:r>
        <w:t xml:space="preserve"> </w:t>
      </w:r>
      <w:proofErr w:type="spellStart"/>
      <w:r>
        <w:t>vẽ</w:t>
      </w:r>
      <w:proofErr w:type="spellEnd"/>
    </w:p>
    <w:sdt>
      <w:sdtPr>
        <w:id w:val="-952176439"/>
        <w:docPartObj>
          <w:docPartGallery w:val="Table of Contents"/>
          <w:docPartUnique/>
        </w:docPartObj>
      </w:sdtPr>
      <w:sdtContent>
        <w:p w:rsidR="00CE7E28" w:rsidRDefault="00CE7E28" w:rsidP="00CE7E28">
          <w:pPr>
            <w:pBdr>
              <w:top w:val="nil"/>
              <w:left w:val="nil"/>
              <w:bottom w:val="nil"/>
              <w:right w:val="nil"/>
              <w:between w:val="nil"/>
            </w:pBdr>
            <w:tabs>
              <w:tab w:val="right" w:pos="8771"/>
            </w:tabs>
            <w:spacing w:before="0" w:after="0"/>
            <w:ind w:left="520" w:hanging="520"/>
            <w:jc w:val="left"/>
          </w:pPr>
        </w:p>
        <w:p w:rsidR="0017270F" w:rsidRDefault="00274C96"/>
      </w:sdtContent>
    </w:sdt>
    <w:p w:rsidR="0017270F" w:rsidRDefault="005E76C4">
      <w:pPr>
        <w:pStyle w:val="u1"/>
      </w:pPr>
      <w:bookmarkStart w:id="23" w:name="_1t3h5sf" w:colFirst="0" w:colLast="0"/>
      <w:bookmarkEnd w:id="23"/>
      <w:r>
        <w:br w:type="page"/>
      </w:r>
      <w:proofErr w:type="spellStart"/>
      <w:r>
        <w:lastRenderedPageBreak/>
        <w:t>Danh</w:t>
      </w:r>
      <w:proofErr w:type="spellEnd"/>
      <w:r>
        <w:t xml:space="preserve"> </w:t>
      </w:r>
      <w:proofErr w:type="spellStart"/>
      <w:r>
        <w:t>mục</w:t>
      </w:r>
      <w:proofErr w:type="spellEnd"/>
      <w:r>
        <w:t xml:space="preserve"> </w:t>
      </w:r>
      <w:proofErr w:type="spellStart"/>
      <w:r>
        <w:t>bảng</w:t>
      </w:r>
      <w:proofErr w:type="spellEnd"/>
    </w:p>
    <w:sdt>
      <w:sdtPr>
        <w:id w:val="-822742158"/>
        <w:docPartObj>
          <w:docPartGallery w:val="Table of Contents"/>
          <w:docPartUnique/>
        </w:docPartObj>
      </w:sdtPr>
      <w:sdtContent>
        <w:p w:rsidR="00CE7E28" w:rsidRDefault="00CE7E28" w:rsidP="00CE7E28">
          <w:pPr>
            <w:pBdr>
              <w:top w:val="nil"/>
              <w:left w:val="nil"/>
              <w:bottom w:val="nil"/>
              <w:right w:val="nil"/>
              <w:between w:val="nil"/>
            </w:pBdr>
            <w:tabs>
              <w:tab w:val="right" w:pos="-10"/>
            </w:tabs>
            <w:spacing w:before="0" w:after="0"/>
            <w:ind w:left="520" w:hanging="520"/>
            <w:jc w:val="center"/>
          </w:pPr>
        </w:p>
        <w:p w:rsidR="0017270F" w:rsidRDefault="00274C96">
          <w:pPr>
            <w:widowControl w:val="0"/>
            <w:pBdr>
              <w:top w:val="nil"/>
              <w:left w:val="nil"/>
              <w:bottom w:val="nil"/>
              <w:right w:val="nil"/>
              <w:between w:val="nil"/>
            </w:pBdr>
            <w:spacing w:before="0" w:after="0" w:line="276" w:lineRule="auto"/>
            <w:jc w:val="left"/>
            <w:rPr>
              <w:rFonts w:ascii="Calibri" w:eastAsia="Calibri" w:hAnsi="Calibri" w:cs="Calibri"/>
              <w:color w:val="000000"/>
              <w:sz w:val="22"/>
              <w:szCs w:val="22"/>
            </w:rPr>
          </w:pPr>
        </w:p>
      </w:sdtContent>
    </w:sdt>
    <w:p w:rsidR="0017270F" w:rsidRDefault="0017270F">
      <w:pPr>
        <w:pStyle w:val="u1"/>
      </w:pPr>
    </w:p>
    <w:p w:rsidR="0017270F" w:rsidRDefault="0017270F"/>
    <w:p w:rsidR="0017270F" w:rsidRDefault="005E76C4">
      <w:pPr>
        <w:pStyle w:val="u1"/>
      </w:pPr>
      <w:bookmarkStart w:id="24" w:name="_4d34og8" w:colFirst="0" w:colLast="0"/>
      <w:bookmarkEnd w:id="24"/>
      <w:r>
        <w:br w:type="page"/>
      </w:r>
      <w:proofErr w:type="spellStart"/>
      <w:r>
        <w:lastRenderedPageBreak/>
        <w:t>Danh</w:t>
      </w:r>
      <w:proofErr w:type="spellEnd"/>
      <w:r>
        <w:t xml:space="preserve"> </w:t>
      </w:r>
      <w:proofErr w:type="spellStart"/>
      <w:r>
        <w:t>mục</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p>
    <w:tbl>
      <w:tblPr>
        <w:tblStyle w:val="a1"/>
        <w:tblW w:w="8364" w:type="dxa"/>
        <w:tblInd w:w="0" w:type="dxa"/>
        <w:tblBorders>
          <w:top w:val="nil"/>
          <w:left w:val="nil"/>
          <w:bottom w:val="nil"/>
          <w:right w:val="nil"/>
          <w:insideH w:val="nil"/>
          <w:insideV w:val="nil"/>
        </w:tblBorders>
        <w:tblLayout w:type="fixed"/>
        <w:tblLook w:val="0420" w:firstRow="1" w:lastRow="0" w:firstColumn="0" w:lastColumn="0" w:noHBand="0" w:noVBand="1"/>
      </w:tblPr>
      <w:tblGrid>
        <w:gridCol w:w="2410"/>
        <w:gridCol w:w="5954"/>
      </w:tblGrid>
      <w:tr w:rsidR="0017270F">
        <w:trPr>
          <w:cnfStyle w:val="100000000000" w:firstRow="1" w:lastRow="0" w:firstColumn="0" w:lastColumn="0" w:oddVBand="0" w:evenVBand="0" w:oddHBand="0" w:evenHBand="0" w:firstRowFirstColumn="0" w:firstRowLastColumn="0" w:lastRowFirstColumn="0" w:lastRowLastColumn="0"/>
        </w:trPr>
        <w:tc>
          <w:tcPr>
            <w:tcW w:w="2410" w:type="dxa"/>
            <w:vAlign w:val="center"/>
          </w:tcPr>
          <w:p w:rsidR="0017270F" w:rsidRDefault="005E76C4">
            <w:pPr>
              <w:spacing w:line="240" w:lineRule="auto"/>
            </w:pPr>
            <w:r>
              <w:t xml:space="preserve">API </w:t>
            </w:r>
          </w:p>
        </w:tc>
        <w:tc>
          <w:tcPr>
            <w:tcW w:w="5954" w:type="dxa"/>
          </w:tcPr>
          <w:p w:rsidR="0017270F" w:rsidRDefault="005E76C4">
            <w:pPr>
              <w:spacing w:line="240" w:lineRule="auto"/>
            </w:pPr>
            <w:r>
              <w:rPr>
                <w:b w:val="0"/>
              </w:rPr>
              <w:t>Application Programming Interface</w:t>
            </w:r>
          </w:p>
          <w:p w:rsidR="0017270F" w:rsidRDefault="005E76C4">
            <w:pPr>
              <w:spacing w:line="240" w:lineRule="auto"/>
            </w:pPr>
            <w:proofErr w:type="spellStart"/>
            <w:r>
              <w:rPr>
                <w:b w:val="0"/>
              </w:rPr>
              <w:t>Giao</w:t>
            </w:r>
            <w:proofErr w:type="spellEnd"/>
            <w:r>
              <w:rPr>
                <w:b w:val="0"/>
              </w:rPr>
              <w:t xml:space="preserve"> </w:t>
            </w:r>
            <w:proofErr w:type="spellStart"/>
            <w:r>
              <w:rPr>
                <w:b w:val="0"/>
              </w:rPr>
              <w:t>diện</w:t>
            </w:r>
            <w:proofErr w:type="spellEnd"/>
            <w:r>
              <w:rPr>
                <w:b w:val="0"/>
              </w:rPr>
              <w:t xml:space="preserve"> </w:t>
            </w:r>
            <w:proofErr w:type="spellStart"/>
            <w:r>
              <w:rPr>
                <w:b w:val="0"/>
              </w:rPr>
              <w:t>lập</w:t>
            </w:r>
            <w:proofErr w:type="spellEnd"/>
            <w:r>
              <w:rPr>
                <w:b w:val="0"/>
              </w:rPr>
              <w:t xml:space="preserve"> </w:t>
            </w:r>
            <w:proofErr w:type="spellStart"/>
            <w:r>
              <w:rPr>
                <w:b w:val="0"/>
              </w:rPr>
              <w:t>trình</w:t>
            </w:r>
            <w:proofErr w:type="spellEnd"/>
            <w:r>
              <w:rPr>
                <w:b w:val="0"/>
              </w:rPr>
              <w:t xml:space="preserve"> </w:t>
            </w:r>
            <w:proofErr w:type="spellStart"/>
            <w:r>
              <w:rPr>
                <w:b w:val="0"/>
              </w:rPr>
              <w:t>ứng</w:t>
            </w:r>
            <w:proofErr w:type="spellEnd"/>
            <w:r>
              <w:rPr>
                <w:b w:val="0"/>
              </w:rPr>
              <w:t xml:space="preserve"> </w:t>
            </w:r>
            <w:proofErr w:type="spellStart"/>
            <w:r>
              <w:rPr>
                <w:b w:val="0"/>
              </w:rPr>
              <w:t>dụng</w:t>
            </w:r>
            <w:proofErr w:type="spellEnd"/>
          </w:p>
        </w:tc>
      </w:tr>
      <w:tr w:rsidR="0017270F">
        <w:tc>
          <w:tcPr>
            <w:tcW w:w="2410" w:type="dxa"/>
            <w:vAlign w:val="center"/>
          </w:tcPr>
          <w:p w:rsidR="0017270F" w:rsidRDefault="005E76C4">
            <w:pPr>
              <w:spacing w:line="240" w:lineRule="auto"/>
              <w:rPr>
                <w:b/>
              </w:rPr>
            </w:pPr>
            <w:r>
              <w:rPr>
                <w:b/>
              </w:rPr>
              <w:t xml:space="preserve">EUD </w:t>
            </w:r>
          </w:p>
        </w:tc>
        <w:tc>
          <w:tcPr>
            <w:tcW w:w="5954" w:type="dxa"/>
          </w:tcPr>
          <w:p w:rsidR="0017270F" w:rsidRDefault="005E76C4">
            <w:pPr>
              <w:spacing w:line="240" w:lineRule="auto"/>
            </w:pPr>
            <w:r>
              <w:t>End-User Development</w:t>
            </w:r>
          </w:p>
          <w:p w:rsidR="0017270F" w:rsidRDefault="005E76C4">
            <w:pPr>
              <w:spacing w:line="240" w:lineRule="auto"/>
            </w:pP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cuối</w:t>
            </w:r>
            <w:proofErr w:type="spellEnd"/>
          </w:p>
        </w:tc>
      </w:tr>
      <w:tr w:rsidR="0017270F">
        <w:tc>
          <w:tcPr>
            <w:tcW w:w="2410" w:type="dxa"/>
            <w:vAlign w:val="center"/>
          </w:tcPr>
          <w:p w:rsidR="0017270F" w:rsidRDefault="005E76C4">
            <w:pPr>
              <w:spacing w:line="240" w:lineRule="auto"/>
              <w:rPr>
                <w:b/>
              </w:rPr>
            </w:pPr>
            <w:r>
              <w:rPr>
                <w:b/>
              </w:rPr>
              <w:t xml:space="preserve">GWT </w:t>
            </w:r>
          </w:p>
        </w:tc>
        <w:tc>
          <w:tcPr>
            <w:tcW w:w="5954" w:type="dxa"/>
          </w:tcPr>
          <w:p w:rsidR="0017270F" w:rsidRDefault="005E76C4">
            <w:pPr>
              <w:spacing w:line="240" w:lineRule="auto"/>
            </w:pPr>
            <w:r>
              <w:t>Google Web Toolkit</w:t>
            </w:r>
          </w:p>
          <w:p w:rsidR="0017270F" w:rsidRDefault="005E76C4">
            <w:pPr>
              <w:spacing w:line="240" w:lineRule="auto"/>
            </w:pPr>
            <w:proofErr w:type="spellStart"/>
            <w:r>
              <w:t>Công</w:t>
            </w:r>
            <w:proofErr w:type="spellEnd"/>
            <w:r>
              <w:t xml:space="preserve"> </w:t>
            </w:r>
            <w:proofErr w:type="spellStart"/>
            <w:r>
              <w:t>cụ</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Javascript</w:t>
            </w:r>
            <w:proofErr w:type="spellEnd"/>
            <w:r>
              <w:t xml:space="preserve"> </w:t>
            </w:r>
            <w:proofErr w:type="spellStart"/>
            <w:r>
              <w:t>bằng</w:t>
            </w:r>
            <w:proofErr w:type="spellEnd"/>
            <w:r>
              <w:t xml:space="preserve"> Java </w:t>
            </w:r>
            <w:proofErr w:type="spellStart"/>
            <w:r>
              <w:t>của</w:t>
            </w:r>
            <w:proofErr w:type="spellEnd"/>
            <w:r>
              <w:t xml:space="preserve"> Google</w:t>
            </w:r>
          </w:p>
        </w:tc>
      </w:tr>
      <w:tr w:rsidR="0017270F">
        <w:tc>
          <w:tcPr>
            <w:tcW w:w="2410" w:type="dxa"/>
            <w:vAlign w:val="center"/>
          </w:tcPr>
          <w:p w:rsidR="0017270F" w:rsidRDefault="005E76C4">
            <w:pPr>
              <w:spacing w:line="240" w:lineRule="auto"/>
              <w:rPr>
                <w:b/>
              </w:rPr>
            </w:pPr>
            <w:r>
              <w:rPr>
                <w:b/>
              </w:rPr>
              <w:t xml:space="preserve">HTML </w:t>
            </w:r>
          </w:p>
        </w:tc>
        <w:tc>
          <w:tcPr>
            <w:tcW w:w="5954" w:type="dxa"/>
          </w:tcPr>
          <w:p w:rsidR="0017270F" w:rsidRDefault="005E76C4">
            <w:pPr>
              <w:spacing w:line="240" w:lineRule="auto"/>
            </w:pPr>
            <w:proofErr w:type="spellStart"/>
            <w:r>
              <w:t>HyperText</w:t>
            </w:r>
            <w:proofErr w:type="spellEnd"/>
            <w:r>
              <w:t xml:space="preserve"> Markup Language</w:t>
            </w:r>
          </w:p>
          <w:p w:rsidR="0017270F" w:rsidRDefault="005E76C4">
            <w:pPr>
              <w:spacing w:line="240" w:lineRule="auto"/>
            </w:pPr>
            <w:proofErr w:type="spellStart"/>
            <w:r>
              <w:t>Ngôn</w:t>
            </w:r>
            <w:proofErr w:type="spellEnd"/>
            <w:r>
              <w:t xml:space="preserve"> </w:t>
            </w:r>
            <w:proofErr w:type="spellStart"/>
            <w:r>
              <w:t>ngữ</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siêu</w:t>
            </w:r>
            <w:proofErr w:type="spellEnd"/>
            <w:r>
              <w:t xml:space="preserve"> </w:t>
            </w:r>
            <w:proofErr w:type="spellStart"/>
            <w:r>
              <w:t>văn</w:t>
            </w:r>
            <w:proofErr w:type="spellEnd"/>
            <w:r>
              <w:t xml:space="preserve"> </w:t>
            </w:r>
            <w:proofErr w:type="spellStart"/>
            <w:r>
              <w:t>bản</w:t>
            </w:r>
            <w:proofErr w:type="spellEnd"/>
          </w:p>
        </w:tc>
      </w:tr>
      <w:tr w:rsidR="0017270F">
        <w:tc>
          <w:tcPr>
            <w:tcW w:w="2410" w:type="dxa"/>
            <w:vAlign w:val="center"/>
          </w:tcPr>
          <w:p w:rsidR="0017270F" w:rsidRDefault="005E76C4">
            <w:pPr>
              <w:spacing w:line="240" w:lineRule="auto"/>
              <w:rPr>
                <w:b/>
              </w:rPr>
            </w:pPr>
            <w:r>
              <w:rPr>
                <w:b/>
              </w:rPr>
              <w:t xml:space="preserve">CNTT </w:t>
            </w:r>
          </w:p>
        </w:tc>
        <w:tc>
          <w:tcPr>
            <w:tcW w:w="5954" w:type="dxa"/>
          </w:tcPr>
          <w:p w:rsidR="0017270F" w:rsidRDefault="005E76C4">
            <w:pPr>
              <w:spacing w:line="240" w:lineRule="auto"/>
            </w:pP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p>
        </w:tc>
      </w:tr>
      <w:tr w:rsidR="0017270F">
        <w:tc>
          <w:tcPr>
            <w:tcW w:w="2410" w:type="dxa"/>
            <w:vAlign w:val="center"/>
          </w:tcPr>
          <w:p w:rsidR="0017270F" w:rsidRDefault="005E76C4">
            <w:pPr>
              <w:spacing w:line="240" w:lineRule="auto"/>
              <w:rPr>
                <w:b/>
              </w:rPr>
            </w:pPr>
            <w:r>
              <w:rPr>
                <w:b/>
              </w:rPr>
              <w:t>ĐATN</w:t>
            </w:r>
          </w:p>
        </w:tc>
        <w:tc>
          <w:tcPr>
            <w:tcW w:w="5954" w:type="dxa"/>
          </w:tcPr>
          <w:p w:rsidR="0017270F" w:rsidRDefault="005E76C4">
            <w:pPr>
              <w:spacing w:line="240" w:lineRule="auto"/>
            </w:pP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p>
        </w:tc>
      </w:tr>
      <w:tr w:rsidR="0017270F">
        <w:tc>
          <w:tcPr>
            <w:tcW w:w="2410" w:type="dxa"/>
            <w:vAlign w:val="center"/>
          </w:tcPr>
          <w:p w:rsidR="0017270F" w:rsidRDefault="005E76C4">
            <w:pPr>
              <w:spacing w:line="240" w:lineRule="auto"/>
              <w:rPr>
                <w:b/>
              </w:rPr>
            </w:pPr>
            <w:r>
              <w:rPr>
                <w:b/>
              </w:rPr>
              <w:t>SV</w:t>
            </w:r>
          </w:p>
        </w:tc>
        <w:tc>
          <w:tcPr>
            <w:tcW w:w="5954" w:type="dxa"/>
          </w:tcPr>
          <w:p w:rsidR="0017270F" w:rsidRDefault="005E76C4">
            <w:pPr>
              <w:spacing w:line="240" w:lineRule="auto"/>
            </w:pPr>
            <w:proofErr w:type="spellStart"/>
            <w:r>
              <w:t>Sinh</w:t>
            </w:r>
            <w:proofErr w:type="spellEnd"/>
            <w:r>
              <w:t xml:space="preserve"> </w:t>
            </w:r>
            <w:proofErr w:type="spellStart"/>
            <w:r>
              <w:t>viên</w:t>
            </w:r>
            <w:proofErr w:type="spellEnd"/>
          </w:p>
        </w:tc>
      </w:tr>
    </w:tbl>
    <w:p w:rsidR="0017270F" w:rsidRDefault="0017270F"/>
    <w:p w:rsidR="0017270F" w:rsidRDefault="005E76C4">
      <w:pPr>
        <w:pStyle w:val="u1"/>
      </w:pPr>
      <w:bookmarkStart w:id="25" w:name="_2s8eyo1" w:colFirst="0" w:colLast="0"/>
      <w:bookmarkEnd w:id="25"/>
      <w:r>
        <w:br w:type="page"/>
      </w:r>
      <w:proofErr w:type="spellStart"/>
      <w:r>
        <w:lastRenderedPageBreak/>
        <w:t>Danh</w:t>
      </w:r>
      <w:proofErr w:type="spellEnd"/>
      <w:r>
        <w:t xml:space="preserve"> </w:t>
      </w:r>
      <w:proofErr w:type="spellStart"/>
      <w:r>
        <w:t>mục</w:t>
      </w:r>
      <w:proofErr w:type="spellEnd"/>
      <w:r>
        <w:t xml:space="preserve"> </w:t>
      </w:r>
      <w:proofErr w:type="spellStart"/>
      <w:r>
        <w:t>thuật</w:t>
      </w:r>
      <w:proofErr w:type="spellEnd"/>
      <w:r>
        <w:t xml:space="preserve"> </w:t>
      </w:r>
      <w:proofErr w:type="spellStart"/>
      <w:r>
        <w:t>ngữ</w:t>
      </w:r>
      <w:proofErr w:type="spellEnd"/>
    </w:p>
    <w:tbl>
      <w:tblPr>
        <w:tblStyle w:val="a2"/>
        <w:tblW w:w="8364" w:type="dxa"/>
        <w:tblInd w:w="0" w:type="dxa"/>
        <w:tblBorders>
          <w:top w:val="nil"/>
          <w:left w:val="nil"/>
          <w:bottom w:val="nil"/>
          <w:right w:val="nil"/>
          <w:insideH w:val="nil"/>
          <w:insideV w:val="nil"/>
        </w:tblBorders>
        <w:tblLayout w:type="fixed"/>
        <w:tblLook w:val="0420" w:firstRow="1" w:lastRow="0" w:firstColumn="0" w:lastColumn="0" w:noHBand="0" w:noVBand="1"/>
      </w:tblPr>
      <w:tblGrid>
        <w:gridCol w:w="2410"/>
        <w:gridCol w:w="5954"/>
      </w:tblGrid>
      <w:tr w:rsidR="0017270F">
        <w:trPr>
          <w:cnfStyle w:val="100000000000" w:firstRow="1" w:lastRow="0" w:firstColumn="0" w:lastColumn="0" w:oddVBand="0" w:evenVBand="0" w:oddHBand="0" w:evenHBand="0" w:firstRowFirstColumn="0" w:firstRowLastColumn="0" w:lastRowFirstColumn="0" w:lastRowLastColumn="0"/>
        </w:trPr>
        <w:tc>
          <w:tcPr>
            <w:tcW w:w="2410" w:type="dxa"/>
            <w:vAlign w:val="center"/>
          </w:tcPr>
          <w:p w:rsidR="0017270F" w:rsidRDefault="005E76C4">
            <w:pPr>
              <w:spacing w:line="240" w:lineRule="auto"/>
            </w:pPr>
            <w:r>
              <w:t>Browser</w:t>
            </w:r>
          </w:p>
        </w:tc>
        <w:tc>
          <w:tcPr>
            <w:tcW w:w="5954" w:type="dxa"/>
          </w:tcPr>
          <w:p w:rsidR="0017270F" w:rsidRDefault="005E76C4">
            <w:pPr>
              <w:spacing w:line="240" w:lineRule="auto"/>
            </w:pPr>
            <w:proofErr w:type="spellStart"/>
            <w:r>
              <w:rPr>
                <w:b w:val="0"/>
              </w:rPr>
              <w:t>Trình</w:t>
            </w:r>
            <w:proofErr w:type="spellEnd"/>
            <w:r>
              <w:rPr>
                <w:b w:val="0"/>
              </w:rPr>
              <w:t xml:space="preserve"> </w:t>
            </w:r>
            <w:proofErr w:type="spellStart"/>
            <w:r>
              <w:rPr>
                <w:b w:val="0"/>
              </w:rPr>
              <w:t>duyệt</w:t>
            </w:r>
            <w:proofErr w:type="spellEnd"/>
          </w:p>
        </w:tc>
      </w:tr>
      <w:tr w:rsidR="0017270F">
        <w:tc>
          <w:tcPr>
            <w:tcW w:w="2410" w:type="dxa"/>
            <w:vAlign w:val="center"/>
          </w:tcPr>
          <w:p w:rsidR="0017270F" w:rsidRDefault="005E76C4">
            <w:pPr>
              <w:spacing w:line="240" w:lineRule="auto"/>
              <w:rPr>
                <w:b/>
              </w:rPr>
            </w:pPr>
            <w:r>
              <w:rPr>
                <w:b/>
              </w:rPr>
              <w:t>Cache memory</w:t>
            </w:r>
          </w:p>
        </w:tc>
        <w:tc>
          <w:tcPr>
            <w:tcW w:w="5954" w:type="dxa"/>
          </w:tcPr>
          <w:p w:rsidR="0017270F" w:rsidRDefault="005E76C4">
            <w:pPr>
              <w:spacing w:line="240" w:lineRule="auto"/>
            </w:pPr>
            <w:proofErr w:type="spellStart"/>
            <w:r>
              <w:t>Bộ</w:t>
            </w:r>
            <w:proofErr w:type="spellEnd"/>
            <w:r>
              <w:t xml:space="preserve"> </w:t>
            </w:r>
            <w:proofErr w:type="spellStart"/>
            <w:r>
              <w:t>nhớ</w:t>
            </w:r>
            <w:proofErr w:type="spellEnd"/>
            <w:r>
              <w:t xml:space="preserve"> </w:t>
            </w:r>
            <w:proofErr w:type="spellStart"/>
            <w:r>
              <w:t>đệm</w:t>
            </w:r>
            <w:proofErr w:type="spellEnd"/>
          </w:p>
        </w:tc>
      </w:tr>
      <w:tr w:rsidR="0017270F">
        <w:tc>
          <w:tcPr>
            <w:tcW w:w="2410" w:type="dxa"/>
            <w:vAlign w:val="center"/>
          </w:tcPr>
          <w:p w:rsidR="0017270F" w:rsidRDefault="005E76C4">
            <w:pPr>
              <w:spacing w:line="240" w:lineRule="auto"/>
              <w:rPr>
                <w:b/>
              </w:rPr>
            </w:pPr>
            <w:r>
              <w:rPr>
                <w:b/>
              </w:rPr>
              <w:t xml:space="preserve">E-commerce </w:t>
            </w:r>
          </w:p>
        </w:tc>
        <w:tc>
          <w:tcPr>
            <w:tcW w:w="5954" w:type="dxa"/>
          </w:tcPr>
          <w:p w:rsidR="0017270F" w:rsidRDefault="005E76C4">
            <w:pPr>
              <w:spacing w:line="240" w:lineRule="auto"/>
            </w:pP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p>
        </w:tc>
      </w:tr>
      <w:tr w:rsidR="0017270F">
        <w:tc>
          <w:tcPr>
            <w:tcW w:w="2410" w:type="dxa"/>
            <w:vAlign w:val="center"/>
          </w:tcPr>
          <w:p w:rsidR="0017270F" w:rsidRDefault="005E76C4">
            <w:pPr>
              <w:spacing w:line="240" w:lineRule="auto"/>
              <w:rPr>
                <w:b/>
              </w:rPr>
            </w:pPr>
            <w:r>
              <w:rPr>
                <w:b/>
              </w:rPr>
              <w:t>Bloatware</w:t>
            </w:r>
          </w:p>
        </w:tc>
        <w:tc>
          <w:tcPr>
            <w:tcW w:w="5954" w:type="dxa"/>
          </w:tcPr>
          <w:p w:rsidR="0017270F" w:rsidRDefault="005E76C4">
            <w:pPr>
              <w:spacing w:line="240" w:lineRule="auto"/>
            </w:pPr>
            <w:proofErr w:type="spellStart"/>
            <w:r>
              <w:t>Ứng</w:t>
            </w:r>
            <w:proofErr w:type="spellEnd"/>
            <w:r>
              <w:t xml:space="preserve"> </w:t>
            </w:r>
            <w:proofErr w:type="spellStart"/>
            <w:r>
              <w:t>dụng</w:t>
            </w:r>
            <w:proofErr w:type="spellEnd"/>
            <w:r>
              <w:t xml:space="preserve"> </w:t>
            </w:r>
            <w:proofErr w:type="spellStart"/>
            <w:r>
              <w:t>nhà</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vào</w:t>
            </w:r>
            <w:proofErr w:type="spellEnd"/>
            <w:r>
              <w:t xml:space="preserve"> </w:t>
            </w:r>
            <w:proofErr w:type="spellStart"/>
            <w:r>
              <w:t>thiết</w:t>
            </w:r>
            <w:proofErr w:type="spellEnd"/>
            <w:r>
              <w:t xml:space="preserve"> </w:t>
            </w:r>
            <w:proofErr w:type="spellStart"/>
            <w:r>
              <w:t>bị</w:t>
            </w:r>
            <w:proofErr w:type="spellEnd"/>
            <w:r>
              <w:t xml:space="preserve"> </w:t>
            </w:r>
          </w:p>
        </w:tc>
      </w:tr>
      <w:tr w:rsidR="0017270F">
        <w:tc>
          <w:tcPr>
            <w:tcW w:w="2410" w:type="dxa"/>
            <w:vAlign w:val="center"/>
          </w:tcPr>
          <w:p w:rsidR="0017270F" w:rsidRDefault="005E76C4">
            <w:pPr>
              <w:spacing w:line="240" w:lineRule="auto"/>
              <w:rPr>
                <w:b/>
              </w:rPr>
            </w:pPr>
            <w:r>
              <w:rPr>
                <w:b/>
              </w:rPr>
              <w:t>Interpreter</w:t>
            </w:r>
          </w:p>
        </w:tc>
        <w:tc>
          <w:tcPr>
            <w:tcW w:w="5954" w:type="dxa"/>
          </w:tcPr>
          <w:p w:rsidR="0017270F" w:rsidRDefault="005E76C4">
            <w:pPr>
              <w:spacing w:line="240" w:lineRule="auto"/>
            </w:pPr>
            <w:proofErr w:type="spellStart"/>
            <w:r>
              <w:t>Trình</w:t>
            </w:r>
            <w:proofErr w:type="spellEnd"/>
            <w:r>
              <w:t xml:space="preserve"> </w:t>
            </w:r>
            <w:proofErr w:type="spellStart"/>
            <w:r>
              <w:t>thông</w:t>
            </w:r>
            <w:proofErr w:type="spellEnd"/>
            <w:r>
              <w:t xml:space="preserve"> </w:t>
            </w:r>
            <w:proofErr w:type="spellStart"/>
            <w:r>
              <w:t>dịch</w:t>
            </w:r>
            <w:proofErr w:type="spellEnd"/>
          </w:p>
        </w:tc>
      </w:tr>
      <w:tr w:rsidR="0017270F">
        <w:tc>
          <w:tcPr>
            <w:tcW w:w="2410" w:type="dxa"/>
            <w:vAlign w:val="center"/>
          </w:tcPr>
          <w:p w:rsidR="0017270F" w:rsidRDefault="005E76C4">
            <w:pPr>
              <w:spacing w:line="240" w:lineRule="auto"/>
              <w:rPr>
                <w:b/>
              </w:rPr>
            </w:pPr>
            <w:r>
              <w:rPr>
                <w:b/>
              </w:rPr>
              <w:t>Compiler</w:t>
            </w:r>
          </w:p>
        </w:tc>
        <w:tc>
          <w:tcPr>
            <w:tcW w:w="5954" w:type="dxa"/>
          </w:tcPr>
          <w:p w:rsidR="0017270F" w:rsidRDefault="005E76C4">
            <w:pPr>
              <w:spacing w:line="240" w:lineRule="auto"/>
            </w:pPr>
            <w:proofErr w:type="spellStart"/>
            <w:r>
              <w:t>Trình</w:t>
            </w:r>
            <w:proofErr w:type="spellEnd"/>
            <w:r>
              <w:t xml:space="preserve"> </w:t>
            </w:r>
            <w:proofErr w:type="spellStart"/>
            <w:r>
              <w:t>biên</w:t>
            </w:r>
            <w:proofErr w:type="spellEnd"/>
            <w:r>
              <w:t xml:space="preserve"> </w:t>
            </w:r>
            <w:proofErr w:type="spellStart"/>
            <w:r>
              <w:t>dịch</w:t>
            </w:r>
            <w:proofErr w:type="spellEnd"/>
          </w:p>
        </w:tc>
      </w:tr>
    </w:tbl>
    <w:p w:rsidR="0017270F" w:rsidRDefault="0017270F"/>
    <w:p w:rsidR="0017270F" w:rsidRDefault="0017270F">
      <w:bookmarkStart w:id="26" w:name="_17dp8vu" w:colFirst="0" w:colLast="0"/>
      <w:bookmarkEnd w:id="26"/>
    </w:p>
    <w:p w:rsidR="0017270F" w:rsidRDefault="005E76C4">
      <w:pPr>
        <w:widowControl w:val="0"/>
        <w:pBdr>
          <w:top w:val="nil"/>
          <w:left w:val="nil"/>
          <w:bottom w:val="nil"/>
          <w:right w:val="nil"/>
          <w:between w:val="nil"/>
        </w:pBdr>
        <w:spacing w:before="0" w:after="0" w:line="276" w:lineRule="auto"/>
        <w:jc w:val="left"/>
        <w:sectPr w:rsidR="0017270F">
          <w:type w:val="continuous"/>
          <w:pgSz w:w="11900" w:h="16840"/>
          <w:pgMar w:top="1134" w:right="1134" w:bottom="1134" w:left="1985" w:header="851" w:footer="1247" w:gutter="0"/>
          <w:cols w:space="720"/>
        </w:sectPr>
      </w:pPr>
      <w:r>
        <w:br w:type="page"/>
      </w:r>
    </w:p>
    <w:p w:rsidR="0017270F" w:rsidRDefault="005E76C4">
      <w:pPr>
        <w:pStyle w:val="u1"/>
        <w:numPr>
          <w:ilvl w:val="0"/>
          <w:numId w:val="10"/>
        </w:numPr>
      </w:pPr>
      <w:bookmarkStart w:id="27" w:name="_3rdcrjn" w:colFirst="0" w:colLast="0"/>
      <w:bookmarkEnd w:id="27"/>
      <w:proofErr w:type="spellStart"/>
      <w:r>
        <w:lastRenderedPageBreak/>
        <w:t>Giới</w:t>
      </w:r>
      <w:proofErr w:type="spellEnd"/>
      <w:r>
        <w:t xml:space="preserve"> </w:t>
      </w:r>
      <w:proofErr w:type="spellStart"/>
      <w:r>
        <w:t>thiệu</w:t>
      </w:r>
      <w:proofErr w:type="spellEnd"/>
      <w:r>
        <w:t xml:space="preserve"> </w:t>
      </w:r>
      <w:proofErr w:type="spellStart"/>
      <w:r>
        <w:t>đề</w:t>
      </w:r>
      <w:proofErr w:type="spellEnd"/>
      <w:r>
        <w:t xml:space="preserve"> </w:t>
      </w:r>
      <w:proofErr w:type="spellStart"/>
      <w:r>
        <w:t>tài</w:t>
      </w:r>
      <w:proofErr w:type="spellEnd"/>
    </w:p>
    <w:p w:rsidR="0017270F" w:rsidRDefault="005E76C4">
      <w:pPr>
        <w:pStyle w:val="u2"/>
        <w:numPr>
          <w:ilvl w:val="1"/>
          <w:numId w:val="10"/>
        </w:numPr>
      </w:pPr>
      <w:bookmarkStart w:id="28" w:name="_26in1rg" w:colFirst="0" w:colLast="0"/>
      <w:bookmarkEnd w:id="28"/>
      <w:proofErr w:type="spellStart"/>
      <w:r>
        <w:t>Đặt</w:t>
      </w:r>
      <w:proofErr w:type="spellEnd"/>
      <w:r>
        <w:t xml:space="preserve"> </w:t>
      </w:r>
      <w:proofErr w:type="spellStart"/>
      <w:r>
        <w:t>vấn</w:t>
      </w:r>
      <w:proofErr w:type="spellEnd"/>
      <w:r>
        <w:t xml:space="preserve"> </w:t>
      </w:r>
      <w:proofErr w:type="spellStart"/>
      <w:r>
        <w:t>đề</w:t>
      </w:r>
      <w:proofErr w:type="spellEnd"/>
    </w:p>
    <w:p w:rsidR="00DF34F6" w:rsidRDefault="005E76C4" w:rsidP="00BF3111">
      <w:pPr>
        <w:ind w:firstLine="720"/>
      </w:pPr>
      <w:proofErr w:type="spellStart"/>
      <w:r>
        <w:t>Thưa</w:t>
      </w:r>
      <w:proofErr w:type="spellEnd"/>
      <w:r>
        <w:t xml:space="preserve"> </w:t>
      </w:r>
      <w:proofErr w:type="spellStart"/>
      <w:r>
        <w:t>thầy</w:t>
      </w:r>
      <w:proofErr w:type="spellEnd"/>
      <w:r>
        <w:t xml:space="preserve"> </w:t>
      </w:r>
      <w:proofErr w:type="spellStart"/>
      <w:r>
        <w:t>cô</w:t>
      </w:r>
      <w:proofErr w:type="spellEnd"/>
      <w:r>
        <w:t xml:space="preserve"> </w:t>
      </w:r>
      <w:proofErr w:type="spellStart"/>
      <w:r>
        <w:t>và</w:t>
      </w:r>
      <w:proofErr w:type="spellEnd"/>
      <w:r>
        <w:t xml:space="preserve"> </w:t>
      </w:r>
      <w:proofErr w:type="spellStart"/>
      <w:r>
        <w:t>các</w:t>
      </w:r>
      <w:proofErr w:type="spellEnd"/>
      <w:r>
        <w:t xml:space="preserve"> </w:t>
      </w:r>
      <w:proofErr w:type="spellStart"/>
      <w:r>
        <w:t>bạn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Bách</w:t>
      </w:r>
      <w:proofErr w:type="spellEnd"/>
      <w:r>
        <w:t xml:space="preserve"> Khoa </w:t>
      </w:r>
      <w:proofErr w:type="spellStart"/>
      <w:r>
        <w:t>thân</w:t>
      </w:r>
      <w:proofErr w:type="spellEnd"/>
      <w:r>
        <w:t xml:space="preserve"> </w:t>
      </w:r>
      <w:proofErr w:type="spellStart"/>
      <w:r>
        <w:t>mến</w:t>
      </w:r>
      <w:proofErr w:type="spellEnd"/>
      <w:r>
        <w:t xml:space="preserve">, </w:t>
      </w:r>
      <w:proofErr w:type="spellStart"/>
      <w:r w:rsidR="00DF34F6">
        <w:t>với</w:t>
      </w:r>
      <w:proofErr w:type="spellEnd"/>
      <w:r w:rsidR="00DF34F6">
        <w:t xml:space="preserve"> </w:t>
      </w:r>
      <w:proofErr w:type="spellStart"/>
      <w:r w:rsidR="00DF34F6">
        <w:t>một</w:t>
      </w:r>
      <w:proofErr w:type="spellEnd"/>
      <w:r w:rsidR="00DF34F6">
        <w:t xml:space="preserve"> </w:t>
      </w:r>
      <w:proofErr w:type="spellStart"/>
      <w:r w:rsidR="00DF34F6">
        <w:t>sự</w:t>
      </w:r>
      <w:proofErr w:type="spellEnd"/>
      <w:r w:rsidR="00DF34F6">
        <w:t xml:space="preserve"> </w:t>
      </w:r>
      <w:proofErr w:type="spellStart"/>
      <w:r w:rsidR="00DF34F6">
        <w:t>quan</w:t>
      </w:r>
      <w:proofErr w:type="spellEnd"/>
      <w:r w:rsidR="00DF34F6">
        <w:t xml:space="preserve"> </w:t>
      </w:r>
      <w:proofErr w:type="spellStart"/>
      <w:r w:rsidR="00DF34F6">
        <w:t>tâm</w:t>
      </w:r>
      <w:proofErr w:type="spellEnd"/>
      <w:r w:rsidR="00DF34F6">
        <w:t xml:space="preserve"> </w:t>
      </w:r>
      <w:proofErr w:type="spellStart"/>
      <w:r w:rsidR="00DF34F6">
        <w:t>nhất</w:t>
      </w:r>
      <w:proofErr w:type="spellEnd"/>
      <w:r w:rsidR="00DF34F6">
        <w:t xml:space="preserve"> </w:t>
      </w:r>
      <w:proofErr w:type="spellStart"/>
      <w:r w:rsidR="00DF34F6">
        <w:t>định</w:t>
      </w:r>
      <w:proofErr w:type="spellEnd"/>
      <w:r w:rsidR="00DF34F6">
        <w:t xml:space="preserve"> </w:t>
      </w:r>
      <w:proofErr w:type="spellStart"/>
      <w:r w:rsidR="00DF34F6">
        <w:t>đến</w:t>
      </w:r>
      <w:proofErr w:type="spellEnd"/>
      <w:r w:rsidR="00DF34F6">
        <w:t xml:space="preserve"> </w:t>
      </w:r>
      <w:proofErr w:type="spellStart"/>
      <w:r w:rsidR="00DF34F6">
        <w:t>lĩnh</w:t>
      </w:r>
      <w:proofErr w:type="spellEnd"/>
      <w:r w:rsidR="00DF34F6">
        <w:t xml:space="preserve"> </w:t>
      </w:r>
      <w:proofErr w:type="spellStart"/>
      <w:r w:rsidR="00DF34F6">
        <w:t>vực</w:t>
      </w:r>
      <w:proofErr w:type="spellEnd"/>
      <w:r w:rsidR="00DF34F6">
        <w:t xml:space="preserve"> </w:t>
      </w:r>
      <w:proofErr w:type="spellStart"/>
      <w:r w:rsidR="00DF34F6">
        <w:t>kinh</w:t>
      </w:r>
      <w:proofErr w:type="spellEnd"/>
      <w:r w:rsidR="00DF34F6">
        <w:t xml:space="preserve"> </w:t>
      </w:r>
      <w:proofErr w:type="spellStart"/>
      <w:r w:rsidR="00DF34F6">
        <w:t>doanh</w:t>
      </w:r>
      <w:proofErr w:type="spellEnd"/>
      <w:r w:rsidR="00DF34F6">
        <w:t xml:space="preserve">, </w:t>
      </w:r>
      <w:proofErr w:type="spellStart"/>
      <w:r w:rsidR="00DF34F6">
        <w:t>bản</w:t>
      </w:r>
      <w:proofErr w:type="spellEnd"/>
      <w:r w:rsidR="00DF34F6">
        <w:t xml:space="preserve"> </w:t>
      </w:r>
      <w:proofErr w:type="spellStart"/>
      <w:r w:rsidR="00DF34F6">
        <w:t>thân</w:t>
      </w:r>
      <w:proofErr w:type="spellEnd"/>
      <w:r w:rsidR="00DF34F6">
        <w:t xml:space="preserve"> </w:t>
      </w:r>
      <w:proofErr w:type="spellStart"/>
      <w:r w:rsidR="00DF34F6">
        <w:t>em</w:t>
      </w:r>
      <w:proofErr w:type="spellEnd"/>
      <w:r w:rsidR="00DF34F6">
        <w:t xml:space="preserve"> </w:t>
      </w:r>
      <w:proofErr w:type="spellStart"/>
      <w:r w:rsidR="003A47B3">
        <w:t>nhận</w:t>
      </w:r>
      <w:proofErr w:type="spellEnd"/>
      <w:r w:rsidR="003A47B3">
        <w:t xml:space="preserve"> </w:t>
      </w:r>
      <w:proofErr w:type="spellStart"/>
      <w:r w:rsidR="003A47B3">
        <w:t>định</w:t>
      </w:r>
      <w:proofErr w:type="spellEnd"/>
      <w:r w:rsidR="003A47B3">
        <w:t xml:space="preserve"> </w:t>
      </w:r>
      <w:proofErr w:type="spellStart"/>
      <w:r w:rsidR="003A47B3">
        <w:t>việc</w:t>
      </w:r>
      <w:proofErr w:type="spellEnd"/>
      <w:r w:rsidR="003A47B3">
        <w:t xml:space="preserve"> </w:t>
      </w:r>
      <w:proofErr w:type="spellStart"/>
      <w:r w:rsidR="003A47B3">
        <w:t>giải</w:t>
      </w:r>
      <w:proofErr w:type="spellEnd"/>
      <w:r w:rsidR="003A47B3">
        <w:t xml:space="preserve"> </w:t>
      </w:r>
      <w:proofErr w:type="spellStart"/>
      <w:r w:rsidR="003A47B3">
        <w:t>quyết</w:t>
      </w:r>
      <w:proofErr w:type="spellEnd"/>
      <w:r w:rsidR="003A47B3">
        <w:t xml:space="preserve"> </w:t>
      </w:r>
      <w:proofErr w:type="spellStart"/>
      <w:r w:rsidR="003A47B3">
        <w:t>các</w:t>
      </w:r>
      <w:proofErr w:type="spellEnd"/>
      <w:r w:rsidR="003A47B3">
        <w:t xml:space="preserve"> </w:t>
      </w:r>
      <w:proofErr w:type="spellStart"/>
      <w:r w:rsidR="003A47B3">
        <w:t>bài</w:t>
      </w:r>
      <w:proofErr w:type="spellEnd"/>
      <w:r w:rsidR="003A47B3">
        <w:t xml:space="preserve"> </w:t>
      </w:r>
      <w:proofErr w:type="spellStart"/>
      <w:r w:rsidR="003A47B3">
        <w:t>toán</w:t>
      </w:r>
      <w:proofErr w:type="spellEnd"/>
      <w:r w:rsidR="00DF34F6">
        <w:t xml:space="preserve"> </w:t>
      </w:r>
      <w:proofErr w:type="spellStart"/>
      <w:r w:rsidR="00DF34F6">
        <w:t>quản</w:t>
      </w:r>
      <w:proofErr w:type="spellEnd"/>
      <w:r w:rsidR="00DF34F6">
        <w:t xml:space="preserve"> </w:t>
      </w:r>
      <w:proofErr w:type="spellStart"/>
      <w:r w:rsidR="00DF34F6">
        <w:t>lý</w:t>
      </w:r>
      <w:proofErr w:type="spellEnd"/>
      <w:r w:rsidR="00DF34F6">
        <w:t xml:space="preserve"> </w:t>
      </w:r>
      <w:proofErr w:type="spellStart"/>
      <w:r w:rsidR="00DF34F6">
        <w:t>hàng</w:t>
      </w:r>
      <w:proofErr w:type="spellEnd"/>
      <w:r w:rsidR="00DF34F6">
        <w:t xml:space="preserve"> </w:t>
      </w:r>
      <w:proofErr w:type="spellStart"/>
      <w:r w:rsidR="00DF34F6">
        <w:t>hóa</w:t>
      </w:r>
      <w:proofErr w:type="spellEnd"/>
      <w:r w:rsidR="00DF34F6">
        <w:t xml:space="preserve">, </w:t>
      </w:r>
      <w:proofErr w:type="spellStart"/>
      <w:r w:rsidR="00DF34F6">
        <w:t>nhân</w:t>
      </w:r>
      <w:proofErr w:type="spellEnd"/>
      <w:r w:rsidR="00DF34F6">
        <w:t xml:space="preserve"> </w:t>
      </w:r>
      <w:proofErr w:type="spellStart"/>
      <w:r w:rsidR="00DF34F6">
        <w:t>viên</w:t>
      </w:r>
      <w:proofErr w:type="spellEnd"/>
      <w:r w:rsidR="00DF34F6">
        <w:t xml:space="preserve">, </w:t>
      </w:r>
      <w:proofErr w:type="spellStart"/>
      <w:r w:rsidR="003A47B3">
        <w:t>doanh</w:t>
      </w:r>
      <w:proofErr w:type="spellEnd"/>
      <w:r w:rsidR="003A47B3">
        <w:t xml:space="preserve"> </w:t>
      </w:r>
      <w:proofErr w:type="spellStart"/>
      <w:r w:rsidR="003A47B3">
        <w:t>thu</w:t>
      </w:r>
      <w:proofErr w:type="spellEnd"/>
      <w:r w:rsidR="003A47B3">
        <w:t xml:space="preserve"> </w:t>
      </w:r>
      <w:proofErr w:type="spellStart"/>
      <w:r w:rsidR="003A47B3">
        <w:t>cũng</w:t>
      </w:r>
      <w:proofErr w:type="spellEnd"/>
      <w:r w:rsidR="003A47B3">
        <w:t xml:space="preserve"> </w:t>
      </w:r>
      <w:proofErr w:type="spellStart"/>
      <w:r w:rsidR="003A47B3">
        <w:t>như</w:t>
      </w:r>
      <w:proofErr w:type="spellEnd"/>
      <w:r w:rsidR="003A47B3">
        <w:t xml:space="preserve"> </w:t>
      </w:r>
      <w:proofErr w:type="spellStart"/>
      <w:r w:rsidR="003A47B3">
        <w:t>các</w:t>
      </w:r>
      <w:proofErr w:type="spellEnd"/>
      <w:r w:rsidR="003A47B3">
        <w:t xml:space="preserve"> </w:t>
      </w:r>
      <w:proofErr w:type="spellStart"/>
      <w:r w:rsidR="003A47B3">
        <w:t>khoản</w:t>
      </w:r>
      <w:proofErr w:type="spellEnd"/>
      <w:r w:rsidR="003A47B3">
        <w:t xml:space="preserve"> </w:t>
      </w:r>
      <w:r w:rsidR="00DF34F6">
        <w:t>chi</w:t>
      </w:r>
      <w:r w:rsidR="003A47B3">
        <w:t xml:space="preserve"> </w:t>
      </w:r>
      <w:proofErr w:type="spellStart"/>
      <w:r w:rsidR="003A47B3">
        <w:t>phí</w:t>
      </w:r>
      <w:proofErr w:type="spellEnd"/>
      <w:r w:rsidR="003A47B3">
        <w:t xml:space="preserve"> </w:t>
      </w:r>
      <w:proofErr w:type="spellStart"/>
      <w:r w:rsidR="003A47B3">
        <w:t>trong</w:t>
      </w:r>
      <w:proofErr w:type="spellEnd"/>
      <w:r w:rsidR="003A47B3">
        <w:t xml:space="preserve"> </w:t>
      </w:r>
      <w:proofErr w:type="spellStart"/>
      <w:r w:rsidR="003A47B3">
        <w:t>quản</w:t>
      </w:r>
      <w:proofErr w:type="spellEnd"/>
      <w:r w:rsidR="003A47B3">
        <w:t xml:space="preserve"> </w:t>
      </w:r>
      <w:proofErr w:type="spellStart"/>
      <w:r w:rsidR="003A47B3">
        <w:t>lý</w:t>
      </w:r>
      <w:proofErr w:type="spellEnd"/>
      <w:r w:rsidR="003A47B3">
        <w:t xml:space="preserve"> </w:t>
      </w:r>
      <w:proofErr w:type="spellStart"/>
      <w:r w:rsidR="003A47B3">
        <w:t>cửa</w:t>
      </w:r>
      <w:proofErr w:type="spellEnd"/>
      <w:r w:rsidR="003A47B3">
        <w:t xml:space="preserve"> </w:t>
      </w:r>
      <w:proofErr w:type="spellStart"/>
      <w:r w:rsidR="003A47B3">
        <w:t>hàng</w:t>
      </w:r>
      <w:proofErr w:type="spellEnd"/>
      <w:r w:rsidR="00DF34F6">
        <w:t xml:space="preserve"> </w:t>
      </w:r>
      <w:proofErr w:type="spellStart"/>
      <w:r w:rsidR="003A47B3">
        <w:t>là</w:t>
      </w:r>
      <w:proofErr w:type="spellEnd"/>
      <w:r w:rsidR="003A47B3">
        <w:t xml:space="preserve"> </w:t>
      </w:r>
      <w:proofErr w:type="spellStart"/>
      <w:r w:rsidR="003A47B3">
        <w:t>hết</w:t>
      </w:r>
      <w:proofErr w:type="spellEnd"/>
      <w:r w:rsidR="003A47B3">
        <w:t xml:space="preserve"> </w:t>
      </w:r>
      <w:proofErr w:type="spellStart"/>
      <w:r w:rsidR="003A47B3">
        <w:t>sức</w:t>
      </w:r>
      <w:proofErr w:type="spellEnd"/>
      <w:r w:rsidR="003A47B3">
        <w:t xml:space="preserve"> </w:t>
      </w:r>
      <w:proofErr w:type="spellStart"/>
      <w:r w:rsidR="003A47B3">
        <w:t>quan</w:t>
      </w:r>
      <w:proofErr w:type="spellEnd"/>
      <w:r w:rsidR="003A47B3">
        <w:t xml:space="preserve"> </w:t>
      </w:r>
      <w:proofErr w:type="spellStart"/>
      <w:r w:rsidR="003A47B3">
        <w:t>trọng</w:t>
      </w:r>
      <w:proofErr w:type="spellEnd"/>
      <w:r w:rsidR="003A47B3">
        <w:t xml:space="preserve">. </w:t>
      </w:r>
      <w:proofErr w:type="spellStart"/>
      <w:r w:rsidR="003A47B3">
        <w:t>Thay</w:t>
      </w:r>
      <w:proofErr w:type="spellEnd"/>
      <w:r w:rsidR="003A47B3">
        <w:t xml:space="preserve"> </w:t>
      </w:r>
      <w:proofErr w:type="spellStart"/>
      <w:r w:rsidR="003A47B3">
        <w:t>vì</w:t>
      </w:r>
      <w:proofErr w:type="spellEnd"/>
      <w:r w:rsidR="003A47B3">
        <w:t xml:space="preserve"> </w:t>
      </w:r>
      <w:proofErr w:type="spellStart"/>
      <w:r w:rsidR="003A47B3">
        <w:t>sử</w:t>
      </w:r>
      <w:proofErr w:type="spellEnd"/>
      <w:r w:rsidR="003A47B3">
        <w:t xml:space="preserve"> </w:t>
      </w:r>
      <w:proofErr w:type="spellStart"/>
      <w:r w:rsidR="003A47B3">
        <w:t>dụng</w:t>
      </w:r>
      <w:proofErr w:type="spellEnd"/>
      <w:r w:rsidR="003A47B3">
        <w:t xml:space="preserve"> </w:t>
      </w:r>
      <w:proofErr w:type="spellStart"/>
      <w:r w:rsidR="003A47B3">
        <w:t>các</w:t>
      </w:r>
      <w:proofErr w:type="spellEnd"/>
      <w:r w:rsidR="003A47B3">
        <w:t xml:space="preserve"> </w:t>
      </w:r>
      <w:proofErr w:type="spellStart"/>
      <w:r w:rsidR="003A47B3">
        <w:t>loại</w:t>
      </w:r>
      <w:proofErr w:type="spellEnd"/>
      <w:r w:rsidR="003A47B3">
        <w:t xml:space="preserve"> </w:t>
      </w:r>
      <w:proofErr w:type="spellStart"/>
      <w:r w:rsidR="003A47B3">
        <w:t>sổ</w:t>
      </w:r>
      <w:proofErr w:type="spellEnd"/>
      <w:r w:rsidR="003A47B3">
        <w:t xml:space="preserve"> </w:t>
      </w:r>
      <w:proofErr w:type="spellStart"/>
      <w:r w:rsidR="003A47B3">
        <w:t>sách</w:t>
      </w:r>
      <w:proofErr w:type="spellEnd"/>
      <w:r w:rsidR="003A47B3">
        <w:t xml:space="preserve"> </w:t>
      </w:r>
      <w:proofErr w:type="spellStart"/>
      <w:r w:rsidR="003A47B3">
        <w:t>giấy</w:t>
      </w:r>
      <w:proofErr w:type="spellEnd"/>
      <w:r w:rsidR="003A47B3">
        <w:t xml:space="preserve"> </w:t>
      </w:r>
      <w:proofErr w:type="spellStart"/>
      <w:r w:rsidR="003A47B3">
        <w:t>tờ</w:t>
      </w:r>
      <w:proofErr w:type="spellEnd"/>
      <w:r w:rsidR="003A47B3">
        <w:t xml:space="preserve"> </w:t>
      </w:r>
      <w:proofErr w:type="spellStart"/>
      <w:r w:rsidR="003A47B3">
        <w:t>một</w:t>
      </w:r>
      <w:proofErr w:type="spellEnd"/>
      <w:r w:rsidR="003A47B3">
        <w:t xml:space="preserve"> </w:t>
      </w:r>
      <w:proofErr w:type="spellStart"/>
      <w:r w:rsidR="003A47B3">
        <w:t>cách</w:t>
      </w:r>
      <w:proofErr w:type="spellEnd"/>
      <w:r w:rsidR="003A47B3">
        <w:t xml:space="preserve"> </w:t>
      </w:r>
      <w:proofErr w:type="spellStart"/>
      <w:r w:rsidR="003A47B3">
        <w:t>kém</w:t>
      </w:r>
      <w:proofErr w:type="spellEnd"/>
      <w:r w:rsidR="003A47B3">
        <w:t xml:space="preserve"> </w:t>
      </w:r>
      <w:proofErr w:type="spellStart"/>
      <w:r w:rsidR="003A47B3">
        <w:t>hiệu</w:t>
      </w:r>
      <w:proofErr w:type="spellEnd"/>
      <w:r w:rsidR="003A47B3">
        <w:t xml:space="preserve"> </w:t>
      </w:r>
      <w:proofErr w:type="spellStart"/>
      <w:r w:rsidR="003A47B3">
        <w:t>quả</w:t>
      </w:r>
      <w:proofErr w:type="spellEnd"/>
      <w:r w:rsidR="00BF3111">
        <w:t xml:space="preserve">, </w:t>
      </w:r>
      <w:proofErr w:type="spellStart"/>
      <w:r w:rsidR="00BF3111">
        <w:t>hiện</w:t>
      </w:r>
      <w:proofErr w:type="spellEnd"/>
      <w:r w:rsidR="00BF3111">
        <w:t xml:space="preserve"> nay </w:t>
      </w:r>
      <w:proofErr w:type="spellStart"/>
      <w:r w:rsidR="00BF3111">
        <w:t>cũng</w:t>
      </w:r>
      <w:proofErr w:type="spellEnd"/>
      <w:r w:rsidR="00BF3111">
        <w:t xml:space="preserve"> </w:t>
      </w:r>
      <w:proofErr w:type="spellStart"/>
      <w:r w:rsidR="00BF3111">
        <w:t>đã</w:t>
      </w:r>
      <w:proofErr w:type="spellEnd"/>
      <w:r w:rsidR="00BF3111">
        <w:t xml:space="preserve"> </w:t>
      </w:r>
      <w:proofErr w:type="spellStart"/>
      <w:r w:rsidR="00BF3111">
        <w:t>có</w:t>
      </w:r>
      <w:proofErr w:type="spellEnd"/>
      <w:r w:rsidR="00BF3111">
        <w:t xml:space="preserve"> </w:t>
      </w:r>
      <w:proofErr w:type="spellStart"/>
      <w:r w:rsidR="00BF3111">
        <w:t>một</w:t>
      </w:r>
      <w:proofErr w:type="spellEnd"/>
      <w:r w:rsidR="00BF3111">
        <w:t xml:space="preserve"> </w:t>
      </w:r>
      <w:proofErr w:type="spellStart"/>
      <w:r w:rsidR="00BF3111">
        <w:t>vài</w:t>
      </w:r>
      <w:proofErr w:type="spellEnd"/>
      <w:r w:rsidR="00BF3111">
        <w:t xml:space="preserve"> </w:t>
      </w:r>
      <w:proofErr w:type="spellStart"/>
      <w:r w:rsidR="00BF3111">
        <w:t>ứng</w:t>
      </w:r>
      <w:proofErr w:type="spellEnd"/>
      <w:r w:rsidR="00BF3111">
        <w:t xml:space="preserve"> </w:t>
      </w:r>
      <w:proofErr w:type="spellStart"/>
      <w:r w:rsidR="00BF3111">
        <w:t>dụng</w:t>
      </w:r>
      <w:proofErr w:type="spellEnd"/>
      <w:r w:rsidR="00BF3111">
        <w:t xml:space="preserve"> </w:t>
      </w:r>
      <w:proofErr w:type="spellStart"/>
      <w:r w:rsidR="00BF3111">
        <w:t>đáp</w:t>
      </w:r>
      <w:proofErr w:type="spellEnd"/>
      <w:r w:rsidR="00BF3111">
        <w:t xml:space="preserve"> </w:t>
      </w:r>
      <w:proofErr w:type="spellStart"/>
      <w:r w:rsidR="00BF3111">
        <w:t>ứng</w:t>
      </w:r>
      <w:proofErr w:type="spellEnd"/>
      <w:r w:rsidR="00BF3111">
        <w:t xml:space="preserve"> </w:t>
      </w:r>
      <w:proofErr w:type="spellStart"/>
      <w:r w:rsidR="00BF3111">
        <w:t>được</w:t>
      </w:r>
      <w:proofErr w:type="spellEnd"/>
      <w:r w:rsidR="00BF3111">
        <w:t xml:space="preserve"> </w:t>
      </w:r>
      <w:proofErr w:type="spellStart"/>
      <w:r w:rsidR="00BF3111">
        <w:t>việc</w:t>
      </w:r>
      <w:proofErr w:type="spellEnd"/>
      <w:r w:rsidR="00BF3111">
        <w:t xml:space="preserve"> </w:t>
      </w:r>
      <w:proofErr w:type="spellStart"/>
      <w:r w:rsidR="00BF3111">
        <w:t>quản</w:t>
      </w:r>
      <w:proofErr w:type="spellEnd"/>
      <w:r w:rsidR="00BF3111">
        <w:t xml:space="preserve"> </w:t>
      </w:r>
      <w:proofErr w:type="spellStart"/>
      <w:r w:rsidR="00BF3111">
        <w:t>lý</w:t>
      </w:r>
      <w:proofErr w:type="spellEnd"/>
      <w:r w:rsidR="00BF3111">
        <w:t xml:space="preserve"> </w:t>
      </w:r>
      <w:proofErr w:type="spellStart"/>
      <w:r w:rsidR="00BF3111">
        <w:t>nhưng</w:t>
      </w:r>
      <w:proofErr w:type="spellEnd"/>
      <w:r w:rsidR="00BF3111">
        <w:t xml:space="preserve"> </w:t>
      </w:r>
      <w:proofErr w:type="spellStart"/>
      <w:r w:rsidR="00BF3111">
        <w:t>hầu</w:t>
      </w:r>
      <w:proofErr w:type="spellEnd"/>
      <w:r w:rsidR="00BF3111">
        <w:t xml:space="preserve"> </w:t>
      </w:r>
      <w:proofErr w:type="spellStart"/>
      <w:r w:rsidR="00BF3111">
        <w:t>như</w:t>
      </w:r>
      <w:proofErr w:type="spellEnd"/>
      <w:r w:rsidR="00BF3111">
        <w:t xml:space="preserve"> </w:t>
      </w:r>
      <w:proofErr w:type="spellStart"/>
      <w:r w:rsidR="00BF3111">
        <w:t>dừng</w:t>
      </w:r>
      <w:proofErr w:type="spellEnd"/>
      <w:r w:rsidR="00BF3111">
        <w:t xml:space="preserve"> </w:t>
      </w:r>
      <w:proofErr w:type="spellStart"/>
      <w:r w:rsidR="00BF3111">
        <w:t>lại</w:t>
      </w:r>
      <w:proofErr w:type="spellEnd"/>
      <w:r w:rsidR="00BF3111">
        <w:t xml:space="preserve"> ở </w:t>
      </w:r>
      <w:proofErr w:type="spellStart"/>
      <w:r w:rsidR="00BF3111">
        <w:t>mức</w:t>
      </w:r>
      <w:proofErr w:type="spellEnd"/>
      <w:r w:rsidR="00BF3111">
        <w:t xml:space="preserve"> </w:t>
      </w:r>
      <w:proofErr w:type="spellStart"/>
      <w:r w:rsidR="00BF3111">
        <w:t>độ</w:t>
      </w:r>
      <w:proofErr w:type="spellEnd"/>
      <w:r w:rsidR="00BF3111">
        <w:t xml:space="preserve"> </w:t>
      </w:r>
      <w:proofErr w:type="spellStart"/>
      <w:r w:rsidR="00BF3111">
        <w:t>quản</w:t>
      </w:r>
      <w:proofErr w:type="spellEnd"/>
      <w:r w:rsidR="00BF3111">
        <w:t xml:space="preserve"> </w:t>
      </w:r>
      <w:proofErr w:type="spellStart"/>
      <w:r w:rsidR="00BF3111">
        <w:t>lý</w:t>
      </w:r>
      <w:proofErr w:type="spellEnd"/>
      <w:r w:rsidR="00BF3111">
        <w:t xml:space="preserve"> </w:t>
      </w:r>
      <w:proofErr w:type="spellStart"/>
      <w:r w:rsidR="00BF3111">
        <w:t>một</w:t>
      </w:r>
      <w:proofErr w:type="spellEnd"/>
      <w:r w:rsidR="00BF3111">
        <w:t xml:space="preserve"> </w:t>
      </w:r>
      <w:proofErr w:type="spellStart"/>
      <w:r w:rsidR="00BF3111">
        <w:t>cửa</w:t>
      </w:r>
      <w:proofErr w:type="spellEnd"/>
      <w:r w:rsidR="00BF3111">
        <w:t xml:space="preserve"> </w:t>
      </w:r>
      <w:proofErr w:type="spellStart"/>
      <w:r w:rsidR="00BF3111">
        <w:t>hàng</w:t>
      </w:r>
      <w:proofErr w:type="spellEnd"/>
      <w:r w:rsidR="00BF3111">
        <w:t xml:space="preserve"> </w:t>
      </w:r>
      <w:proofErr w:type="spellStart"/>
      <w:r w:rsidR="00BF3111">
        <w:t>đơn</w:t>
      </w:r>
      <w:proofErr w:type="spellEnd"/>
      <w:r w:rsidR="00BF3111">
        <w:t xml:space="preserve"> </w:t>
      </w:r>
      <w:proofErr w:type="spellStart"/>
      <w:r w:rsidR="00BF3111">
        <w:t>lẻ</w:t>
      </w:r>
      <w:proofErr w:type="spellEnd"/>
      <w:r w:rsidR="00BF3111">
        <w:t xml:space="preserve">. </w:t>
      </w:r>
      <w:proofErr w:type="spellStart"/>
      <w:r w:rsidR="00BF3111">
        <w:t>Với</w:t>
      </w:r>
      <w:proofErr w:type="spellEnd"/>
      <w:r w:rsidR="003A47B3">
        <w:t xml:space="preserve"> </w:t>
      </w:r>
      <w:proofErr w:type="spellStart"/>
      <w:r w:rsidR="003A47B3">
        <w:t>mong</w:t>
      </w:r>
      <w:proofErr w:type="spellEnd"/>
      <w:r w:rsidR="003A47B3">
        <w:t xml:space="preserve"> </w:t>
      </w:r>
      <w:proofErr w:type="spellStart"/>
      <w:r w:rsidR="003A47B3">
        <w:t>muốn</w:t>
      </w:r>
      <w:proofErr w:type="spellEnd"/>
      <w:r w:rsidR="003A47B3">
        <w:t xml:space="preserve"> </w:t>
      </w:r>
      <w:proofErr w:type="spellStart"/>
      <w:r w:rsidR="003A47B3">
        <w:t>giải</w:t>
      </w:r>
      <w:proofErr w:type="spellEnd"/>
      <w:r w:rsidR="003A47B3">
        <w:t xml:space="preserve"> </w:t>
      </w:r>
      <w:proofErr w:type="spellStart"/>
      <w:r w:rsidR="003A47B3">
        <w:t>quyết</w:t>
      </w:r>
      <w:proofErr w:type="spellEnd"/>
      <w:r w:rsidR="003A47B3">
        <w:t xml:space="preserve"> </w:t>
      </w:r>
      <w:proofErr w:type="spellStart"/>
      <w:r w:rsidR="003A47B3">
        <w:t>vấn</w:t>
      </w:r>
      <w:proofErr w:type="spellEnd"/>
      <w:r w:rsidR="003A47B3">
        <w:t xml:space="preserve"> </w:t>
      </w:r>
      <w:proofErr w:type="spellStart"/>
      <w:r w:rsidR="003A47B3">
        <w:t>đề</w:t>
      </w:r>
      <w:proofErr w:type="spellEnd"/>
      <w:r w:rsidR="003A47B3">
        <w:t xml:space="preserve"> </w:t>
      </w:r>
      <w:proofErr w:type="spellStart"/>
      <w:r w:rsidR="003A47B3">
        <w:t>quản</w:t>
      </w:r>
      <w:proofErr w:type="spellEnd"/>
      <w:r w:rsidR="003A47B3">
        <w:t xml:space="preserve"> </w:t>
      </w:r>
      <w:proofErr w:type="spellStart"/>
      <w:r w:rsidR="003A47B3">
        <w:t>lý</w:t>
      </w:r>
      <w:proofErr w:type="spellEnd"/>
      <w:r w:rsidR="003A47B3">
        <w:t xml:space="preserve"> </w:t>
      </w:r>
      <w:proofErr w:type="spellStart"/>
      <w:r w:rsidR="003A47B3">
        <w:t>một</w:t>
      </w:r>
      <w:proofErr w:type="spellEnd"/>
      <w:r w:rsidR="003A47B3">
        <w:t xml:space="preserve"> </w:t>
      </w:r>
      <w:proofErr w:type="spellStart"/>
      <w:r w:rsidR="003A47B3">
        <w:t>hệ</w:t>
      </w:r>
      <w:proofErr w:type="spellEnd"/>
      <w:r w:rsidR="003A47B3">
        <w:t xml:space="preserve"> </w:t>
      </w:r>
      <w:proofErr w:type="spellStart"/>
      <w:r w:rsidR="003A47B3">
        <w:t>thống</w:t>
      </w:r>
      <w:proofErr w:type="spellEnd"/>
      <w:r w:rsidR="003A47B3">
        <w:t xml:space="preserve"> </w:t>
      </w:r>
      <w:proofErr w:type="spellStart"/>
      <w:r w:rsidR="003A47B3">
        <w:t>chuỗi</w:t>
      </w:r>
      <w:proofErr w:type="spellEnd"/>
      <w:r w:rsidR="003A47B3">
        <w:t xml:space="preserve"> </w:t>
      </w:r>
      <w:proofErr w:type="spellStart"/>
      <w:r w:rsidR="003A47B3">
        <w:t>nhiều</w:t>
      </w:r>
      <w:proofErr w:type="spellEnd"/>
      <w:r w:rsidR="003A47B3">
        <w:t xml:space="preserve"> </w:t>
      </w:r>
      <w:proofErr w:type="spellStart"/>
      <w:r w:rsidR="003A47B3">
        <w:t>cửa</w:t>
      </w:r>
      <w:proofErr w:type="spellEnd"/>
      <w:r w:rsidR="003A47B3">
        <w:t xml:space="preserve"> </w:t>
      </w:r>
      <w:proofErr w:type="spellStart"/>
      <w:r w:rsidR="003A47B3">
        <w:t>hàng</w:t>
      </w:r>
      <w:proofErr w:type="spellEnd"/>
      <w:r w:rsidR="003A47B3">
        <w:t xml:space="preserve">, </w:t>
      </w:r>
      <w:proofErr w:type="spellStart"/>
      <w:r w:rsidR="003A47B3">
        <w:t>nhận</w:t>
      </w:r>
      <w:proofErr w:type="spellEnd"/>
      <w:r w:rsidR="003A47B3">
        <w:t xml:space="preserve"> </w:t>
      </w:r>
      <w:proofErr w:type="spellStart"/>
      <w:r w:rsidR="003A47B3">
        <w:t>thấy</w:t>
      </w:r>
      <w:proofErr w:type="spellEnd"/>
      <w:r w:rsidR="003A47B3">
        <w:t xml:space="preserve"> </w:t>
      </w:r>
      <w:proofErr w:type="spellStart"/>
      <w:r w:rsidR="003A47B3">
        <w:t>hiện</w:t>
      </w:r>
      <w:proofErr w:type="spellEnd"/>
      <w:r w:rsidR="003A47B3">
        <w:t xml:space="preserve"> nay </w:t>
      </w:r>
      <w:proofErr w:type="spellStart"/>
      <w:r w:rsidR="003A47B3">
        <w:t>trên</w:t>
      </w:r>
      <w:proofErr w:type="spellEnd"/>
      <w:r w:rsidR="003A47B3">
        <w:t xml:space="preserve"> </w:t>
      </w:r>
      <w:proofErr w:type="spellStart"/>
      <w:r w:rsidR="003A47B3">
        <w:t>chưa</w:t>
      </w:r>
      <w:proofErr w:type="spellEnd"/>
      <w:r w:rsidR="003A47B3">
        <w:t xml:space="preserve"> </w:t>
      </w:r>
      <w:proofErr w:type="spellStart"/>
      <w:r w:rsidR="003A47B3">
        <w:t>có</w:t>
      </w:r>
      <w:proofErr w:type="spellEnd"/>
      <w:r w:rsidR="003A47B3">
        <w:t xml:space="preserve"> </w:t>
      </w:r>
      <w:proofErr w:type="spellStart"/>
      <w:r w:rsidR="003A47B3">
        <w:t>nhiều</w:t>
      </w:r>
      <w:proofErr w:type="spellEnd"/>
      <w:r w:rsidR="003A47B3">
        <w:t xml:space="preserve"> </w:t>
      </w:r>
      <w:proofErr w:type="spellStart"/>
      <w:r w:rsidR="003A47B3">
        <w:t>ứng</w:t>
      </w:r>
      <w:proofErr w:type="spellEnd"/>
      <w:r w:rsidR="003A47B3">
        <w:t xml:space="preserve"> </w:t>
      </w:r>
      <w:proofErr w:type="spellStart"/>
      <w:r w:rsidR="003A47B3">
        <w:t>dụng</w:t>
      </w:r>
      <w:proofErr w:type="spellEnd"/>
      <w:r w:rsidR="003A47B3">
        <w:t xml:space="preserve"> </w:t>
      </w:r>
      <w:proofErr w:type="spellStart"/>
      <w:r w:rsidR="003A47B3">
        <w:t>một</w:t>
      </w:r>
      <w:proofErr w:type="spellEnd"/>
      <w:r w:rsidR="003A47B3">
        <w:t xml:space="preserve"> </w:t>
      </w:r>
      <w:proofErr w:type="spellStart"/>
      <w:r w:rsidR="003A47B3">
        <w:t>cách</w:t>
      </w:r>
      <w:proofErr w:type="spellEnd"/>
      <w:r w:rsidR="003A47B3">
        <w:t xml:space="preserve"> </w:t>
      </w:r>
      <w:proofErr w:type="spellStart"/>
      <w:r w:rsidR="003A47B3">
        <w:t>toàn</w:t>
      </w:r>
      <w:proofErr w:type="spellEnd"/>
      <w:r w:rsidR="003A47B3">
        <w:t xml:space="preserve"> </w:t>
      </w:r>
      <w:proofErr w:type="spellStart"/>
      <w:r w:rsidR="003A47B3">
        <w:t>diện</w:t>
      </w:r>
      <w:proofErr w:type="spellEnd"/>
      <w:r w:rsidR="003A47B3">
        <w:t xml:space="preserve"> </w:t>
      </w:r>
      <w:proofErr w:type="spellStart"/>
      <w:r w:rsidR="003A47B3">
        <w:t>và</w:t>
      </w:r>
      <w:proofErr w:type="spellEnd"/>
      <w:r w:rsidR="003A47B3">
        <w:t xml:space="preserve"> </w:t>
      </w:r>
      <w:proofErr w:type="spellStart"/>
      <w:r w:rsidR="003A47B3">
        <w:t>hiệu</w:t>
      </w:r>
      <w:proofErr w:type="spellEnd"/>
      <w:r w:rsidR="003A47B3">
        <w:t xml:space="preserve"> </w:t>
      </w:r>
      <w:proofErr w:type="spellStart"/>
      <w:r w:rsidR="003A47B3">
        <w:t>quả</w:t>
      </w:r>
      <w:proofErr w:type="spellEnd"/>
      <w:r w:rsidR="003A47B3">
        <w:t xml:space="preserve"> </w:t>
      </w:r>
      <w:proofErr w:type="spellStart"/>
      <w:r w:rsidR="003A47B3">
        <w:t>cũng</w:t>
      </w:r>
      <w:proofErr w:type="spellEnd"/>
      <w:r w:rsidR="003A47B3">
        <w:t xml:space="preserve"> </w:t>
      </w:r>
      <w:proofErr w:type="spellStart"/>
      <w:r w:rsidR="003A47B3">
        <w:t>như</w:t>
      </w:r>
      <w:proofErr w:type="spellEnd"/>
      <w:r w:rsidR="003A47B3">
        <w:t xml:space="preserve"> </w:t>
      </w:r>
      <w:proofErr w:type="spellStart"/>
      <w:r w:rsidR="003A47B3">
        <w:t>mong</w:t>
      </w:r>
      <w:proofErr w:type="spellEnd"/>
      <w:r w:rsidR="003A47B3">
        <w:t xml:space="preserve"> </w:t>
      </w:r>
      <w:proofErr w:type="spellStart"/>
      <w:r w:rsidR="003A47B3">
        <w:t>muốn</w:t>
      </w:r>
      <w:proofErr w:type="spellEnd"/>
      <w:r w:rsidR="003A47B3">
        <w:t xml:space="preserve"> </w:t>
      </w:r>
      <w:proofErr w:type="spellStart"/>
      <w:r w:rsidR="003A47B3">
        <w:t>được</w:t>
      </w:r>
      <w:proofErr w:type="spellEnd"/>
      <w:r w:rsidR="003A47B3">
        <w:t xml:space="preserve"> </w:t>
      </w:r>
      <w:proofErr w:type="spellStart"/>
      <w:r w:rsidR="003A47B3">
        <w:t>áp</w:t>
      </w:r>
      <w:proofErr w:type="spellEnd"/>
      <w:r w:rsidR="003A47B3">
        <w:t xml:space="preserve"> </w:t>
      </w:r>
      <w:proofErr w:type="spellStart"/>
      <w:r w:rsidR="003A47B3">
        <w:t>dụng</w:t>
      </w:r>
      <w:proofErr w:type="spellEnd"/>
      <w:r w:rsidR="003A47B3">
        <w:t xml:space="preserve"> </w:t>
      </w:r>
      <w:proofErr w:type="spellStart"/>
      <w:r w:rsidR="003A47B3">
        <w:t>công</w:t>
      </w:r>
      <w:proofErr w:type="spellEnd"/>
      <w:r w:rsidR="003A47B3">
        <w:t xml:space="preserve"> </w:t>
      </w:r>
      <w:proofErr w:type="spellStart"/>
      <w:r w:rsidR="003A47B3">
        <w:t>nghệ</w:t>
      </w:r>
      <w:proofErr w:type="spellEnd"/>
      <w:r w:rsidR="003A47B3">
        <w:t xml:space="preserve"> </w:t>
      </w:r>
      <w:r w:rsidR="00BF3111">
        <w:t xml:space="preserve">WEB API </w:t>
      </w:r>
      <w:proofErr w:type="spellStart"/>
      <w:r w:rsidR="00BF3111">
        <w:t>để</w:t>
      </w:r>
      <w:proofErr w:type="spellEnd"/>
      <w:r w:rsidR="00BF3111">
        <w:t xml:space="preserve"> </w:t>
      </w:r>
      <w:proofErr w:type="spellStart"/>
      <w:r w:rsidR="00BF3111">
        <w:t>phát</w:t>
      </w:r>
      <w:proofErr w:type="spellEnd"/>
      <w:r w:rsidR="00BF3111">
        <w:t xml:space="preserve"> </w:t>
      </w:r>
      <w:proofErr w:type="spellStart"/>
      <w:r w:rsidR="00BF3111">
        <w:t>triển</w:t>
      </w:r>
      <w:proofErr w:type="spellEnd"/>
      <w:r w:rsidR="00BF3111">
        <w:t xml:space="preserve"> </w:t>
      </w:r>
      <w:proofErr w:type="spellStart"/>
      <w:r w:rsidR="00BF3111">
        <w:t>ứng</w:t>
      </w:r>
      <w:proofErr w:type="spellEnd"/>
      <w:r w:rsidR="00BF3111">
        <w:t xml:space="preserve"> </w:t>
      </w:r>
      <w:proofErr w:type="spellStart"/>
      <w:r w:rsidR="00BF3111">
        <w:t>dụng</w:t>
      </w:r>
      <w:proofErr w:type="spellEnd"/>
      <w:r w:rsidR="00BF3111">
        <w:t xml:space="preserve"> </w:t>
      </w:r>
      <w:proofErr w:type="spellStart"/>
      <w:r w:rsidR="00BF3111">
        <w:t>nên</w:t>
      </w:r>
      <w:proofErr w:type="spellEnd"/>
      <w:r w:rsidR="00BF3111">
        <w:t xml:space="preserve"> </w:t>
      </w:r>
      <w:proofErr w:type="spellStart"/>
      <w:r w:rsidR="00BF3111">
        <w:t>em</w:t>
      </w:r>
      <w:proofErr w:type="spellEnd"/>
      <w:r w:rsidR="00BF3111">
        <w:t xml:space="preserve"> </w:t>
      </w:r>
      <w:proofErr w:type="spellStart"/>
      <w:r w:rsidR="00BF3111">
        <w:t>mong</w:t>
      </w:r>
      <w:proofErr w:type="spellEnd"/>
      <w:r w:rsidR="00BF3111">
        <w:t xml:space="preserve"> </w:t>
      </w:r>
      <w:proofErr w:type="spellStart"/>
      <w:r w:rsidR="00BF3111">
        <w:t>muốn</w:t>
      </w:r>
      <w:proofErr w:type="spellEnd"/>
      <w:r w:rsidR="00BF3111">
        <w:t xml:space="preserve"> </w:t>
      </w:r>
      <w:proofErr w:type="spellStart"/>
      <w:r w:rsidR="00BF3111">
        <w:t>được</w:t>
      </w:r>
      <w:proofErr w:type="spellEnd"/>
      <w:r w:rsidR="00BF3111">
        <w:t xml:space="preserve"> </w:t>
      </w:r>
      <w:proofErr w:type="spellStart"/>
      <w:r w:rsidR="00BF3111">
        <w:t>xây</w:t>
      </w:r>
      <w:proofErr w:type="spellEnd"/>
      <w:r w:rsidR="00BF3111">
        <w:t xml:space="preserve"> </w:t>
      </w:r>
      <w:proofErr w:type="spellStart"/>
      <w:r w:rsidR="00BF3111">
        <w:t>dựng</w:t>
      </w:r>
      <w:proofErr w:type="spellEnd"/>
      <w:r w:rsidR="00BF3111">
        <w:t xml:space="preserve"> </w:t>
      </w:r>
      <w:proofErr w:type="spellStart"/>
      <w:r w:rsidR="00BF3111">
        <w:t>một</w:t>
      </w:r>
      <w:proofErr w:type="spellEnd"/>
      <w:r w:rsidR="00BF3111">
        <w:t xml:space="preserve"> </w:t>
      </w:r>
      <w:proofErr w:type="spellStart"/>
      <w:r w:rsidR="00BF3111">
        <w:t>ứng</w:t>
      </w:r>
      <w:proofErr w:type="spellEnd"/>
      <w:r w:rsidR="00BF3111">
        <w:t xml:space="preserve"> </w:t>
      </w:r>
      <w:proofErr w:type="spellStart"/>
      <w:r w:rsidR="00BF3111">
        <w:t>dụng</w:t>
      </w:r>
      <w:proofErr w:type="spellEnd"/>
      <w:r w:rsidR="00BF3111">
        <w:t xml:space="preserve"> </w:t>
      </w:r>
      <w:proofErr w:type="spellStart"/>
      <w:r w:rsidR="00BF3111">
        <w:t>quản</w:t>
      </w:r>
      <w:proofErr w:type="spellEnd"/>
      <w:r w:rsidR="00BF3111">
        <w:t xml:space="preserve"> </w:t>
      </w:r>
      <w:proofErr w:type="spellStart"/>
      <w:r w:rsidR="00BF3111">
        <w:t>lý</w:t>
      </w:r>
      <w:proofErr w:type="spellEnd"/>
      <w:r w:rsidR="00BF3111">
        <w:t xml:space="preserve"> </w:t>
      </w:r>
      <w:proofErr w:type="spellStart"/>
      <w:r w:rsidR="00BF3111">
        <w:t>một</w:t>
      </w:r>
      <w:proofErr w:type="spellEnd"/>
      <w:r w:rsidR="00BF3111">
        <w:t xml:space="preserve"> </w:t>
      </w:r>
      <w:proofErr w:type="spellStart"/>
      <w:r w:rsidR="00BF3111">
        <w:t>cách</w:t>
      </w:r>
      <w:proofErr w:type="spellEnd"/>
      <w:r w:rsidR="00BF3111">
        <w:t xml:space="preserve"> </w:t>
      </w:r>
      <w:proofErr w:type="spellStart"/>
      <w:r w:rsidR="00BF3111">
        <w:t>toàn</w:t>
      </w:r>
      <w:proofErr w:type="spellEnd"/>
      <w:r w:rsidR="00BF3111">
        <w:t xml:space="preserve"> </w:t>
      </w:r>
      <w:proofErr w:type="spellStart"/>
      <w:r w:rsidR="00BF3111">
        <w:t>diện</w:t>
      </w:r>
      <w:proofErr w:type="spellEnd"/>
      <w:r w:rsidR="00BF3111">
        <w:t xml:space="preserve">, </w:t>
      </w:r>
      <w:proofErr w:type="spellStart"/>
      <w:r w:rsidR="00BF3111">
        <w:t>hiệu</w:t>
      </w:r>
      <w:proofErr w:type="spellEnd"/>
      <w:r w:rsidR="00BF3111">
        <w:t xml:space="preserve"> </w:t>
      </w:r>
      <w:proofErr w:type="spellStart"/>
      <w:r w:rsidR="00BF3111">
        <w:t>quả</w:t>
      </w:r>
      <w:proofErr w:type="spellEnd"/>
      <w:r w:rsidR="00BF3111">
        <w:t>.</w:t>
      </w:r>
    </w:p>
    <w:p w:rsidR="0017270F" w:rsidRDefault="005E76C4">
      <w:proofErr w:type="spellStart"/>
      <w:r>
        <w:t>Thêm</w:t>
      </w:r>
      <w:proofErr w:type="spellEnd"/>
      <w:r>
        <w:t xml:space="preserve"> </w:t>
      </w:r>
      <w:proofErr w:type="spellStart"/>
      <w:r>
        <w:t>vào</w:t>
      </w:r>
      <w:proofErr w:type="spellEnd"/>
      <w:r>
        <w:t xml:space="preserve"> </w:t>
      </w:r>
      <w:proofErr w:type="spellStart"/>
      <w:r>
        <w:t>đó</w:t>
      </w:r>
      <w:proofErr w:type="spellEnd"/>
      <w:r>
        <w:t xml:space="preserve">, </w:t>
      </w:r>
      <w:proofErr w:type="spellStart"/>
      <w:r>
        <w:t>sự</w:t>
      </w:r>
      <w:proofErr w:type="spellEnd"/>
      <w:r>
        <w:t xml:space="preserve"> </w:t>
      </w:r>
      <w:proofErr w:type="spellStart"/>
      <w:r>
        <w:t>bùng</w:t>
      </w:r>
      <w:proofErr w:type="spellEnd"/>
      <w:r>
        <w:t xml:space="preserve"> </w:t>
      </w:r>
      <w:proofErr w:type="spellStart"/>
      <w:r>
        <w:t>nổ</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desktop (</w:t>
      </w:r>
      <w:proofErr w:type="spellStart"/>
      <w:r>
        <w:t>như</w:t>
      </w:r>
      <w:proofErr w:type="spellEnd"/>
      <w:r>
        <w:t xml:space="preserve"> Appstore </w:t>
      </w:r>
      <w:proofErr w:type="spellStart"/>
      <w:r>
        <w:t>của</w:t>
      </w:r>
      <w:proofErr w:type="spellEnd"/>
      <w:r>
        <w:t xml:space="preserve"> Microsoft </w:t>
      </w:r>
      <w:proofErr w:type="spellStart"/>
      <w:r>
        <w:t>từ</w:t>
      </w:r>
      <w:proofErr w:type="spellEnd"/>
      <w:r>
        <w:t xml:space="preserve"> Windows 8) </w:t>
      </w:r>
      <w:proofErr w:type="spellStart"/>
      <w:r>
        <w:t>cũng</w:t>
      </w:r>
      <w:proofErr w:type="spellEnd"/>
      <w:r>
        <w:t xml:space="preserve"> </w:t>
      </w:r>
      <w:proofErr w:type="spellStart"/>
      <w:r>
        <w:t>đặt</w:t>
      </w:r>
      <w:proofErr w:type="spellEnd"/>
      <w:r>
        <w:t xml:space="preserve"> ra </w:t>
      </w:r>
      <w:proofErr w:type="spellStart"/>
      <w:r>
        <w:t>một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là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đa</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để</w:t>
      </w:r>
      <w:proofErr w:type="spellEnd"/>
      <w:r>
        <w:t xml:space="preserve"> </w:t>
      </w:r>
      <w:proofErr w:type="spellStart"/>
      <w:r>
        <w:t>mang</w:t>
      </w:r>
      <w:proofErr w:type="spellEnd"/>
      <w:r>
        <w:t xml:space="preserve"> </w:t>
      </w:r>
      <w:proofErr w:type="spellStart"/>
      <w:r>
        <w:t>đến</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và</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
    <w:p w:rsidR="0017270F" w:rsidRDefault="005E76C4">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Microsoft .NET WEB API </w:t>
      </w:r>
      <w:proofErr w:type="spellStart"/>
      <w:r>
        <w:t>sẽ</w:t>
      </w:r>
      <w:proofErr w:type="spellEnd"/>
      <w:r>
        <w:t xml:space="preserve"> </w:t>
      </w:r>
      <w:proofErr w:type="spellStart"/>
      <w:r>
        <w:t>giúp</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hiệu</w:t>
      </w:r>
      <w:proofErr w:type="spellEnd"/>
      <w:r>
        <w:t xml:space="preserve"> </w:t>
      </w:r>
      <w:proofErr w:type="spellStart"/>
      <w:r>
        <w:t>năng</w:t>
      </w:r>
      <w:proofErr w:type="spellEnd"/>
      <w:r>
        <w:t xml:space="preserve"> </w:t>
      </w:r>
      <w:proofErr w:type="spellStart"/>
      <w:r>
        <w:t>cao</w:t>
      </w:r>
      <w:proofErr w:type="spellEnd"/>
      <w:r>
        <w:t xml:space="preserve"> </w:t>
      </w:r>
      <w:proofErr w:type="spellStart"/>
      <w:r>
        <w:t>hơn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chia </w:t>
      </w:r>
      <w:proofErr w:type="spellStart"/>
      <w:r>
        <w:t>thành</w:t>
      </w:r>
      <w:proofErr w:type="spellEnd"/>
      <w:r>
        <w:t xml:space="preserve"> </w:t>
      </w:r>
      <w:proofErr w:type="spellStart"/>
      <w:r>
        <w:t>nhiều</w:t>
      </w:r>
      <w:proofErr w:type="spellEnd"/>
      <w:r>
        <w:t xml:space="preserve"> module </w:t>
      </w:r>
      <w:proofErr w:type="spellStart"/>
      <w:r>
        <w:t>nhỏ</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tải</w:t>
      </w:r>
      <w:proofErr w:type="spellEnd"/>
      <w:r>
        <w:t xml:space="preserve"> </w:t>
      </w:r>
      <w:proofErr w:type="spellStart"/>
      <w:r>
        <w:t>tốt</w:t>
      </w:r>
      <w:proofErr w:type="spellEnd"/>
      <w:r>
        <w:t xml:space="preserve"> </w:t>
      </w:r>
      <w:proofErr w:type="spellStart"/>
      <w:r>
        <w:t>hơn</w:t>
      </w:r>
      <w:proofErr w:type="spellEnd"/>
      <w:r>
        <w:t xml:space="preserve">. </w:t>
      </w:r>
      <w:proofErr w:type="spellStart"/>
      <w:r>
        <w:t>Ngoài</w:t>
      </w:r>
      <w:proofErr w:type="spellEnd"/>
      <w:r>
        <w:t xml:space="preserve"> ra </w:t>
      </w:r>
      <w:proofErr w:type="spellStart"/>
      <w:r>
        <w:t>công</w:t>
      </w:r>
      <w:proofErr w:type="spellEnd"/>
      <w:r>
        <w:t xml:space="preserve"> </w:t>
      </w:r>
      <w:proofErr w:type="spellStart"/>
      <w:r>
        <w:t>nghệ</w:t>
      </w:r>
      <w:proofErr w:type="spellEnd"/>
      <w:r>
        <w:t xml:space="preserve"> </w:t>
      </w:r>
      <w:proofErr w:type="spellStart"/>
      <w:r>
        <w:t>này</w:t>
      </w:r>
      <w:proofErr w:type="spellEnd"/>
      <w:r>
        <w:t xml:space="preserve"> </w:t>
      </w:r>
      <w:proofErr w:type="spellStart"/>
      <w:r>
        <w:t>còn</w:t>
      </w:r>
      <w:proofErr w:type="spellEnd"/>
      <w:r>
        <w:t xml:space="preserve"> </w:t>
      </w:r>
      <w:proofErr w:type="spellStart"/>
      <w:r>
        <w:t>khiến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từ</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và</w:t>
      </w:r>
      <w:proofErr w:type="spellEnd"/>
      <w:r>
        <w:t xml:space="preserve"> desktop </w:t>
      </w:r>
      <w:proofErr w:type="spellStart"/>
      <w:r>
        <w:t>cũng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việc</w:t>
      </w:r>
      <w:proofErr w:type="spellEnd"/>
      <w:r>
        <w:t xml:space="preserve"> </w:t>
      </w:r>
      <w:proofErr w:type="spellStart"/>
      <w:r>
        <w:t>truy</w:t>
      </w:r>
      <w:proofErr w:type="spellEnd"/>
      <w:r>
        <w:t xml:space="preserve"> </w:t>
      </w:r>
      <w:proofErr w:type="spellStart"/>
      <w:r>
        <w:t>cập</w:t>
      </w:r>
      <w:proofErr w:type="spellEnd"/>
      <w:r>
        <w:t xml:space="preserve"> </w:t>
      </w:r>
      <w:proofErr w:type="spellStart"/>
      <w:r>
        <w:t>bằng</w:t>
      </w:r>
      <w:proofErr w:type="spellEnd"/>
      <w:r>
        <w:t xml:space="preserve"> website, </w:t>
      </w:r>
      <w:proofErr w:type="spellStart"/>
      <w:r>
        <w:t>giúp</w:t>
      </w:r>
      <w:proofErr w:type="spellEnd"/>
      <w:r>
        <w:t xml:space="preserve"> </w:t>
      </w:r>
      <w:proofErr w:type="spellStart"/>
      <w:r>
        <w:t>tạo</w:t>
      </w:r>
      <w:proofErr w:type="spellEnd"/>
      <w:r>
        <w:t xml:space="preserve"> </w:t>
      </w:r>
      <w:proofErr w:type="spellStart"/>
      <w:r>
        <w:t>nên</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đa</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chúng</w:t>
      </w:r>
      <w:proofErr w:type="spellEnd"/>
      <w:r>
        <w:t xml:space="preserve"> ta </w:t>
      </w:r>
      <w:proofErr w:type="spellStart"/>
      <w:r>
        <w:t>chỉ</w:t>
      </w:r>
      <w:proofErr w:type="spellEnd"/>
      <w:r>
        <w:t xml:space="preserve"> </w:t>
      </w:r>
      <w:proofErr w:type="spellStart"/>
      <w:r>
        <w:t>cần</w:t>
      </w:r>
      <w:proofErr w:type="spellEnd"/>
      <w:r>
        <w:t xml:space="preserve"> </w:t>
      </w:r>
      <w:proofErr w:type="spellStart"/>
      <w:r>
        <w:t>tạo</w:t>
      </w:r>
      <w:proofErr w:type="spellEnd"/>
      <w:r>
        <w:t xml:space="preserve"> 1 back-end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front-end </w:t>
      </w:r>
      <w:proofErr w:type="spellStart"/>
      <w:r>
        <w:t>cho</w:t>
      </w:r>
      <w:proofErr w:type="spellEnd"/>
      <w:r>
        <w:t xml:space="preserve"> </w:t>
      </w:r>
      <w:proofErr w:type="spellStart"/>
      <w:r>
        <w:t>mỗi</w:t>
      </w:r>
      <w:proofErr w:type="spellEnd"/>
      <w:r>
        <w:t xml:space="preserve"> </w:t>
      </w:r>
      <w:proofErr w:type="spellStart"/>
      <w:r>
        <w:t>kiểu</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khác</w:t>
      </w:r>
      <w:proofErr w:type="spellEnd"/>
      <w:r>
        <w:t xml:space="preserve"> </w:t>
      </w:r>
      <w:proofErr w:type="spellStart"/>
      <w:r>
        <w:t>nhau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BF3111">
        <w:t>cửa</w:t>
      </w:r>
      <w:proofErr w:type="spellEnd"/>
      <w:r w:rsidR="00BF3111">
        <w:t xml:space="preserve"> </w:t>
      </w:r>
      <w:proofErr w:type="spellStart"/>
      <w:r w:rsidR="00BF3111">
        <w:t>hàng</w:t>
      </w:r>
      <w:proofErr w:type="spellEnd"/>
      <w:r>
        <w:t xml:space="preserve">, </w:t>
      </w:r>
      <w:proofErr w:type="spellStart"/>
      <w:r>
        <w:t>nó</w:t>
      </w:r>
      <w:proofErr w:type="spellEnd"/>
      <w:r>
        <w:t xml:space="preserve"> </w:t>
      </w:r>
      <w:proofErr w:type="spellStart"/>
      <w:r>
        <w:t>sẽ</w:t>
      </w:r>
      <w:proofErr w:type="spellEnd"/>
      <w:r>
        <w:t xml:space="preserve"> </w:t>
      </w:r>
      <w:proofErr w:type="spellStart"/>
      <w:r>
        <w:t>khiến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truy</w:t>
      </w:r>
      <w:proofErr w:type="spellEnd"/>
      <w:r>
        <w:t xml:space="preserve"> </w:t>
      </w:r>
      <w:proofErr w:type="spellStart"/>
      <w:r>
        <w:t>cập</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BF3111">
        <w:t>cửa</w:t>
      </w:r>
      <w:proofErr w:type="spellEnd"/>
      <w:r w:rsidR="00BF3111">
        <w:t xml:space="preserve"> </w:t>
      </w:r>
      <w:proofErr w:type="spellStart"/>
      <w:r w:rsidR="00BF3111">
        <w:t>hàng</w:t>
      </w:r>
      <w:proofErr w:type="spellEnd"/>
      <w:r>
        <w:t xml:space="preserve"> </w:t>
      </w:r>
      <w:proofErr w:type="spellStart"/>
      <w:r>
        <w:t>đa</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hơn</w:t>
      </w:r>
      <w:proofErr w:type="spellEnd"/>
      <w:r>
        <w:t xml:space="preserve">. </w:t>
      </w:r>
    </w:p>
    <w:p w:rsidR="0017270F" w:rsidRDefault="005E76C4">
      <w:pPr>
        <w:pStyle w:val="u2"/>
        <w:numPr>
          <w:ilvl w:val="1"/>
          <w:numId w:val="10"/>
        </w:numPr>
      </w:pPr>
      <w:bookmarkStart w:id="29" w:name="_lnxbz9" w:colFirst="0" w:colLast="0"/>
      <w:bookmarkEnd w:id="29"/>
      <w:proofErr w:type="spellStart"/>
      <w:r>
        <w:lastRenderedPageBreak/>
        <w:t>Mục</w:t>
      </w:r>
      <w:proofErr w:type="spellEnd"/>
      <w:r>
        <w:t xml:space="preserve"> </w:t>
      </w:r>
      <w:proofErr w:type="spellStart"/>
      <w:r>
        <w:t>tiêu</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đề</w:t>
      </w:r>
      <w:proofErr w:type="spellEnd"/>
      <w:r>
        <w:t xml:space="preserve"> </w:t>
      </w:r>
      <w:proofErr w:type="spellStart"/>
      <w:r>
        <w:t>tài</w:t>
      </w:r>
      <w:proofErr w:type="spellEnd"/>
    </w:p>
    <w:p w:rsidR="00BF3111" w:rsidRDefault="005E76C4" w:rsidP="00BF3111">
      <w:pPr>
        <w:ind w:firstLine="720"/>
      </w:pPr>
      <w:proofErr w:type="spellStart"/>
      <w:r>
        <w:t>Hiện</w:t>
      </w:r>
      <w:proofErr w:type="spellEnd"/>
      <w:r>
        <w:t xml:space="preserve"> nay</w:t>
      </w:r>
      <w:r w:rsidR="00BF3111">
        <w:t xml:space="preserve"> </w:t>
      </w:r>
      <w:proofErr w:type="spellStart"/>
      <w:r w:rsidR="00BF3111">
        <w:t>cũng</w:t>
      </w:r>
      <w:proofErr w:type="spellEnd"/>
      <w:r w:rsidR="00BF3111">
        <w:t xml:space="preserve"> </w:t>
      </w:r>
      <w:proofErr w:type="spellStart"/>
      <w:r w:rsidR="00BF3111">
        <w:t>đã</w:t>
      </w:r>
      <w:proofErr w:type="spellEnd"/>
      <w:r w:rsidR="00BF3111">
        <w:t xml:space="preserve"> </w:t>
      </w:r>
      <w:proofErr w:type="spellStart"/>
      <w:r w:rsidR="00BF3111">
        <w:t>một</w:t>
      </w:r>
      <w:proofErr w:type="spellEnd"/>
      <w:r w:rsidR="00BF3111">
        <w:t xml:space="preserve"> </w:t>
      </w:r>
      <w:proofErr w:type="spellStart"/>
      <w:r w:rsidR="00BF3111">
        <w:t>vài</w:t>
      </w:r>
      <w:proofErr w:type="spellEnd"/>
      <w:r w:rsidR="00BF3111">
        <w:t xml:space="preserve"> </w:t>
      </w:r>
      <w:proofErr w:type="spellStart"/>
      <w:r w:rsidR="00BF3111">
        <w:t>ứng</w:t>
      </w:r>
      <w:proofErr w:type="spellEnd"/>
      <w:r w:rsidR="00BF3111">
        <w:t xml:space="preserve"> </w:t>
      </w:r>
      <w:proofErr w:type="spellStart"/>
      <w:r w:rsidR="00BF3111">
        <w:t>dụng</w:t>
      </w:r>
      <w:proofErr w:type="spellEnd"/>
      <w:r w:rsidR="00BF3111">
        <w:t xml:space="preserve"> </w:t>
      </w:r>
      <w:proofErr w:type="spellStart"/>
      <w:r w:rsidR="00BF3111">
        <w:t>đáp</w:t>
      </w:r>
      <w:proofErr w:type="spellEnd"/>
      <w:r w:rsidR="00BF3111">
        <w:t xml:space="preserve"> </w:t>
      </w:r>
      <w:proofErr w:type="spellStart"/>
      <w:r w:rsidR="00BF3111">
        <w:t>ứng</w:t>
      </w:r>
      <w:proofErr w:type="spellEnd"/>
      <w:r w:rsidR="00BF3111">
        <w:t xml:space="preserve"> </w:t>
      </w:r>
      <w:proofErr w:type="spellStart"/>
      <w:r w:rsidR="00BF3111">
        <w:t>cho</w:t>
      </w:r>
      <w:proofErr w:type="spellEnd"/>
      <w:r w:rsidR="00BF3111">
        <w:t xml:space="preserve"> </w:t>
      </w:r>
      <w:proofErr w:type="spellStart"/>
      <w:r w:rsidR="00BF3111">
        <w:t>nhu</w:t>
      </w:r>
      <w:proofErr w:type="spellEnd"/>
      <w:r w:rsidR="00BF3111">
        <w:t xml:space="preserve"> </w:t>
      </w:r>
      <w:proofErr w:type="spellStart"/>
      <w:r w:rsidR="00BF3111">
        <w:t>cầu</w:t>
      </w:r>
      <w:proofErr w:type="spellEnd"/>
      <w:r w:rsidR="00BF3111">
        <w:t xml:space="preserve"> </w:t>
      </w:r>
      <w:proofErr w:type="spellStart"/>
      <w:r w:rsidR="00BF3111">
        <w:t>quản</w:t>
      </w:r>
      <w:proofErr w:type="spellEnd"/>
      <w:r w:rsidR="00BF3111">
        <w:t xml:space="preserve"> </w:t>
      </w:r>
      <w:proofErr w:type="spellStart"/>
      <w:r w:rsidR="00BF3111">
        <w:t>lý</w:t>
      </w:r>
      <w:proofErr w:type="spellEnd"/>
      <w:r w:rsidR="00BF3111">
        <w:t xml:space="preserve"> </w:t>
      </w:r>
      <w:proofErr w:type="spellStart"/>
      <w:r w:rsidR="00BF3111">
        <w:t>cửa</w:t>
      </w:r>
      <w:proofErr w:type="spellEnd"/>
      <w:r w:rsidR="00BF3111">
        <w:t xml:space="preserve"> </w:t>
      </w:r>
      <w:proofErr w:type="spellStart"/>
      <w:r w:rsidR="00BF3111">
        <w:t>hàng</w:t>
      </w:r>
      <w:proofErr w:type="spellEnd"/>
      <w:r w:rsidR="00BF3111">
        <w:t xml:space="preserve"> ở </w:t>
      </w:r>
      <w:proofErr w:type="spellStart"/>
      <w:r w:rsidR="00BF3111">
        <w:t>mức</w:t>
      </w:r>
      <w:proofErr w:type="spellEnd"/>
      <w:r w:rsidR="00BF3111">
        <w:t xml:space="preserve"> </w:t>
      </w:r>
      <w:proofErr w:type="spellStart"/>
      <w:r w:rsidR="00BF3111">
        <w:t>độ</w:t>
      </w:r>
      <w:proofErr w:type="spellEnd"/>
      <w:r w:rsidR="00BF3111">
        <w:t xml:space="preserve"> </w:t>
      </w:r>
      <w:proofErr w:type="spellStart"/>
      <w:r w:rsidR="00BF3111">
        <w:t>cơ</w:t>
      </w:r>
      <w:proofErr w:type="spellEnd"/>
      <w:r w:rsidR="00BF3111">
        <w:t xml:space="preserve"> </w:t>
      </w:r>
      <w:proofErr w:type="spellStart"/>
      <w:r w:rsidR="00BF3111">
        <w:t>bản</w:t>
      </w:r>
      <w:proofErr w:type="spellEnd"/>
      <w:r w:rsidR="00BF3111">
        <w:t>,</w:t>
      </w:r>
      <w:r>
        <w:t xml:space="preserve"> </w:t>
      </w:r>
      <w:proofErr w:type="spellStart"/>
      <w:r>
        <w:t>tuy</w:t>
      </w:r>
      <w:proofErr w:type="spellEnd"/>
      <w:r>
        <w:t xml:space="preserve"> </w:t>
      </w:r>
      <w:proofErr w:type="spellStart"/>
      <w:r>
        <w:t>nhiên</w:t>
      </w:r>
      <w:proofErr w:type="spellEnd"/>
      <w:r>
        <w:t xml:space="preserve">, </w:t>
      </w:r>
      <w:proofErr w:type="spellStart"/>
      <w:r>
        <w:t>như</w:t>
      </w:r>
      <w:proofErr w:type="spellEnd"/>
      <w:r>
        <w:t xml:space="preserve"> </w:t>
      </w:r>
      <w:del w:id="30" w:author="BUI Mai Anh" w:date="2018-05-28T02:05:00Z">
        <w:r>
          <w:delText>tôi</w:delText>
        </w:r>
      </w:del>
      <w:proofErr w:type="spellStart"/>
      <w:ins w:id="31" w:author="BUI Mai Anh" w:date="2018-05-28T02:05:00Z">
        <w:r>
          <w:t>em</w:t>
        </w:r>
      </w:ins>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ở </w:t>
      </w:r>
      <w:proofErr w:type="spellStart"/>
      <w:r>
        <w:t>trên</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w:t>
      </w:r>
      <w:r w:rsidR="00BF3111">
        <w:t>ều</w:t>
      </w:r>
      <w:proofErr w:type="spellEnd"/>
      <w:r w:rsidR="00BF3111">
        <w:t xml:space="preserve"> </w:t>
      </w:r>
      <w:proofErr w:type="spellStart"/>
      <w:r w:rsidR="00BF3111">
        <w:t>được</w:t>
      </w:r>
      <w:proofErr w:type="spellEnd"/>
      <w:r w:rsidR="00BF3111">
        <w:t xml:space="preserve"> </w:t>
      </w:r>
      <w:proofErr w:type="spellStart"/>
      <w:r w:rsidR="00BF3111">
        <w:t>xây</w:t>
      </w:r>
      <w:proofErr w:type="spellEnd"/>
      <w:r w:rsidR="00BF3111">
        <w:t xml:space="preserve"> </w:t>
      </w:r>
      <w:proofErr w:type="spellStart"/>
      <w:r w:rsidR="00BF3111">
        <w:t>dựng</w:t>
      </w:r>
      <w:proofErr w:type="spellEnd"/>
      <w:r w:rsidR="00BF3111">
        <w:t xml:space="preserve"> </w:t>
      </w:r>
      <w:proofErr w:type="spellStart"/>
      <w:r w:rsidR="00BF3111">
        <w:t>với</w:t>
      </w:r>
      <w:proofErr w:type="spellEnd"/>
      <w:r w:rsidR="00BF3111">
        <w:t xml:space="preserve"> </w:t>
      </w:r>
      <w:proofErr w:type="spellStart"/>
      <w:r w:rsidR="00BF3111">
        <w:t>mục</w:t>
      </w:r>
      <w:proofErr w:type="spellEnd"/>
      <w:r w:rsidR="00BF3111">
        <w:t xml:space="preserve"> </w:t>
      </w:r>
      <w:proofErr w:type="spellStart"/>
      <w:r w:rsidR="00BF3111">
        <w:t>tiêu</w:t>
      </w:r>
      <w:proofErr w:type="spellEnd"/>
      <w:r w:rsidR="00BF3111">
        <w:t xml:space="preserve"> </w:t>
      </w:r>
      <w:proofErr w:type="spellStart"/>
      <w:r w:rsidR="00BF3111">
        <w:t>quản</w:t>
      </w:r>
      <w:proofErr w:type="spellEnd"/>
      <w:r w:rsidR="00BF3111">
        <w:t xml:space="preserve"> </w:t>
      </w:r>
      <w:proofErr w:type="spellStart"/>
      <w:r w:rsidR="00BF3111">
        <w:t>lý</w:t>
      </w:r>
      <w:proofErr w:type="spellEnd"/>
      <w:r w:rsidR="00BF3111">
        <w:t xml:space="preserve"> </w:t>
      </w:r>
      <w:proofErr w:type="spellStart"/>
      <w:r w:rsidR="00BF3111">
        <w:t>cửa</w:t>
      </w:r>
      <w:proofErr w:type="spellEnd"/>
      <w:r w:rsidR="00BF3111">
        <w:t xml:space="preserve"> </w:t>
      </w:r>
      <w:proofErr w:type="spellStart"/>
      <w:r w:rsidR="00BF3111">
        <w:t>hàng</w:t>
      </w:r>
      <w:proofErr w:type="spellEnd"/>
      <w:r w:rsidR="00BF3111">
        <w:t xml:space="preserve"> </w:t>
      </w:r>
      <w:proofErr w:type="spellStart"/>
      <w:r w:rsidR="00BF3111">
        <w:t>đơn</w:t>
      </w:r>
      <w:proofErr w:type="spellEnd"/>
      <w:r w:rsidR="00BF3111">
        <w:t xml:space="preserve"> </w:t>
      </w:r>
      <w:proofErr w:type="spellStart"/>
      <w:r w:rsidR="00BF3111">
        <w:t>lẻ</w:t>
      </w:r>
      <w:proofErr w:type="spellEnd"/>
      <w:r>
        <w:t xml:space="preserve"> </w:t>
      </w:r>
      <w:proofErr w:type="spellStart"/>
      <w:r>
        <w:t>và</w:t>
      </w:r>
      <w:proofErr w:type="spellEnd"/>
      <w:r>
        <w:t xml:space="preserve"> </w:t>
      </w:r>
      <w:proofErr w:type="spellStart"/>
      <w:r w:rsidR="00BF3111">
        <w:t>thường</w:t>
      </w:r>
      <w:proofErr w:type="spellEnd"/>
      <w:r w:rsidR="00BF3111">
        <w:t xml:space="preserve"> </w:t>
      </w:r>
      <w:proofErr w:type="spellStart"/>
      <w:r w:rsidR="00BF3111">
        <w:t>có</w:t>
      </w:r>
      <w:proofErr w:type="spellEnd"/>
      <w:r w:rsidR="00BF3111">
        <w:t xml:space="preserve"> </w:t>
      </w:r>
      <w:proofErr w:type="spellStart"/>
      <w:r w:rsidR="00BF3111">
        <w:t>hạn</w:t>
      </w:r>
      <w:proofErr w:type="spellEnd"/>
      <w:r w:rsidR="00BF3111">
        <w:t xml:space="preserve"> </w:t>
      </w:r>
      <w:proofErr w:type="spellStart"/>
      <w:r w:rsidR="00BF3111">
        <w:t>chế</w:t>
      </w:r>
      <w:proofErr w:type="spellEnd"/>
      <w:r w:rsidR="00BF3111">
        <w:t xml:space="preserve"> </w:t>
      </w:r>
      <w:proofErr w:type="spellStart"/>
      <w:r w:rsidR="00BF3111">
        <w:t>về</w:t>
      </w:r>
      <w:proofErr w:type="spellEnd"/>
      <w:r w:rsidR="00BF3111">
        <w:t xml:space="preserve"> </w:t>
      </w:r>
      <w:proofErr w:type="spellStart"/>
      <w:r w:rsidR="00BF3111">
        <w:t>nền</w:t>
      </w:r>
      <w:proofErr w:type="spellEnd"/>
      <w:r w:rsidR="00BF3111">
        <w:t xml:space="preserve"> </w:t>
      </w:r>
      <w:proofErr w:type="spellStart"/>
      <w:r w:rsidR="00BF3111">
        <w:t>tảng</w:t>
      </w:r>
      <w:proofErr w:type="spellEnd"/>
      <w:r w:rsidR="00BF3111">
        <w:t xml:space="preserve"> </w:t>
      </w:r>
      <w:proofErr w:type="spellStart"/>
      <w:r w:rsidR="00BF3111">
        <w:t>sử</w:t>
      </w:r>
      <w:proofErr w:type="spellEnd"/>
      <w:r w:rsidR="00BF3111">
        <w:t xml:space="preserve"> </w:t>
      </w:r>
      <w:proofErr w:type="spellStart"/>
      <w:r w:rsidR="00BF3111">
        <w:t>dụng</w:t>
      </w:r>
      <w:proofErr w:type="spellEnd"/>
      <w:r>
        <w:t xml:space="preserve">. </w:t>
      </w:r>
    </w:p>
    <w:p w:rsidR="0017270F" w:rsidRDefault="005E76C4">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tập</w:t>
      </w:r>
      <w:proofErr w:type="spellEnd"/>
      <w:r>
        <w:t xml:space="preserve"> </w:t>
      </w:r>
      <w:proofErr w:type="spellStart"/>
      <w:r>
        <w:t>tại</w:t>
      </w:r>
      <w:proofErr w:type="spellEnd"/>
      <w:r>
        <w:t xml:space="preserve"> </w:t>
      </w:r>
      <w:proofErr w:type="spellStart"/>
      <w:r w:rsidR="00BF3111">
        <w:t>công</w:t>
      </w:r>
      <w:proofErr w:type="spellEnd"/>
      <w:r w:rsidR="00BF3111">
        <w:t xml:space="preserve"> ty </w:t>
      </w:r>
      <w:r>
        <w:t xml:space="preserve">MISA, </w:t>
      </w:r>
      <w:proofErr w:type="spellStart"/>
      <w:r>
        <w:t>rất</w:t>
      </w:r>
      <w:proofErr w:type="spellEnd"/>
      <w:r>
        <w:t xml:space="preserve"> may </w:t>
      </w:r>
      <w:proofErr w:type="spellStart"/>
      <w:r>
        <w:t>mắn</w:t>
      </w:r>
      <w:proofErr w:type="spellEnd"/>
      <w:r>
        <w:t xml:space="preserve"> </w:t>
      </w:r>
      <w:proofErr w:type="spellStart"/>
      <w:r>
        <w:t>cho</w:t>
      </w:r>
      <w:proofErr w:type="spellEnd"/>
      <w:r>
        <w:t xml:space="preserve"> </w:t>
      </w:r>
      <w:del w:id="32" w:author="BUI Mai Anh" w:date="2018-05-28T02:05:00Z">
        <w:r>
          <w:delText>tôi</w:delText>
        </w:r>
      </w:del>
      <w:proofErr w:type="spellStart"/>
      <w:ins w:id="33" w:author="BUI Mai Anh" w:date="2018-05-28T02:05:00Z">
        <w:r>
          <w:t>em</w:t>
        </w:r>
      </w:ins>
      <w:proofErr w:type="spellEnd"/>
      <w:r>
        <w:t xml:space="preserve"> </w:t>
      </w:r>
      <w:proofErr w:type="spellStart"/>
      <w:r>
        <w:t>được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Microsoft .NET Web API –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của</w:t>
      </w:r>
      <w:proofErr w:type="spellEnd"/>
      <w:r>
        <w:t xml:space="preserve"> Microsoft </w:t>
      </w:r>
      <w:proofErr w:type="spellStart"/>
      <w:r>
        <w:t>cho</w:t>
      </w:r>
      <w:proofErr w:type="spellEnd"/>
      <w:r>
        <w:t xml:space="preserve"> </w:t>
      </w:r>
      <w:proofErr w:type="spellStart"/>
      <w:r>
        <w:t>việc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HTTP Service. </w:t>
      </w:r>
      <w:proofErr w:type="spellStart"/>
      <w:r>
        <w:t>Từ</w:t>
      </w:r>
      <w:proofErr w:type="spellEnd"/>
      <w:r>
        <w:t xml:space="preserve"> </w:t>
      </w:r>
      <w:proofErr w:type="spellStart"/>
      <w:r>
        <w:t>đó</w:t>
      </w:r>
      <w:proofErr w:type="spellEnd"/>
      <w:r>
        <w:t xml:space="preserve">, </w:t>
      </w:r>
      <w:del w:id="34" w:author="BUI Mai Anh" w:date="2018-05-28T02:05:00Z">
        <w:r>
          <w:delText>tôi</w:delText>
        </w:r>
      </w:del>
      <w:proofErr w:type="spellStart"/>
      <w:ins w:id="35" w:author="BUI Mai Anh" w:date="2018-05-28T02:05:00Z">
        <w:r>
          <w:t>em</w:t>
        </w:r>
      </w:ins>
      <w:proofErr w:type="spellEnd"/>
      <w:r>
        <w:t xml:space="preserve"> </w:t>
      </w:r>
      <w:proofErr w:type="spellStart"/>
      <w:r>
        <w:t>nảy</w:t>
      </w:r>
      <w:proofErr w:type="spellEnd"/>
      <w:r>
        <w:t xml:space="preserve"> ra ý </w:t>
      </w:r>
      <w:proofErr w:type="spellStart"/>
      <w:r>
        <w:t>tưởng</w:t>
      </w:r>
      <w:proofErr w:type="spellEnd"/>
      <w:r>
        <w:t xml:space="preserve"> “</w:t>
      </w:r>
      <w:proofErr w:type="spellStart"/>
      <w:r>
        <w:t>Tại</w:t>
      </w:r>
      <w:proofErr w:type="spellEnd"/>
      <w:r>
        <w:t xml:space="preserve"> </w:t>
      </w:r>
      <w:proofErr w:type="spellStart"/>
      <w:r>
        <w:t>sao</w:t>
      </w:r>
      <w:proofErr w:type="spellEnd"/>
      <w:r>
        <w:t xml:space="preserve"> </w:t>
      </w:r>
      <w:proofErr w:type="spellStart"/>
      <w:r>
        <w:t>không</w:t>
      </w:r>
      <w:proofErr w:type="spellEnd"/>
      <w:r>
        <w:t xml:space="preserve"> </w:t>
      </w:r>
      <w:proofErr w:type="spellStart"/>
      <w:r>
        <w:t>mang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này</w:t>
      </w:r>
      <w:proofErr w:type="spellEnd"/>
      <w:r>
        <w:t xml:space="preserve"> </w:t>
      </w:r>
      <w:proofErr w:type="spellStart"/>
      <w:r>
        <w:t>thử</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rsidR="00CA21EF">
        <w:t>thực</w:t>
      </w:r>
      <w:proofErr w:type="spellEnd"/>
      <w:r w:rsidR="00CA21EF">
        <w:t xml:space="preserve"> </w:t>
      </w:r>
      <w:proofErr w:type="spellStart"/>
      <w:r w:rsidR="00CA21EF">
        <w:t>tế</w:t>
      </w:r>
      <w:proofErr w:type="spellEnd"/>
      <w:r w:rsidR="00CA21EF">
        <w:t xml:space="preserve"> </w:t>
      </w:r>
      <w:proofErr w:type="spellStart"/>
      <w:r w:rsidR="00CA21EF">
        <w:t>trong</w:t>
      </w:r>
      <w:proofErr w:type="spellEnd"/>
      <w:r w:rsidR="00CA21EF">
        <w:t xml:space="preserve"> </w:t>
      </w:r>
      <w:proofErr w:type="spellStart"/>
      <w:r w:rsidR="00CA21EF">
        <w:t>cuộc</w:t>
      </w:r>
      <w:proofErr w:type="spellEnd"/>
      <w:r w:rsidR="00CA21EF">
        <w:t xml:space="preserve"> </w:t>
      </w:r>
      <w:proofErr w:type="spellStart"/>
      <w:r w:rsidR="00CA21EF">
        <w:t>sống</w:t>
      </w:r>
      <w:proofErr w:type="spellEnd"/>
      <w:r w:rsidR="00CA21EF">
        <w:t xml:space="preserve"> </w:t>
      </w:r>
      <w:proofErr w:type="spellStart"/>
      <w:r>
        <w:t>xem</w:t>
      </w:r>
      <w:proofErr w:type="spellEnd"/>
      <w:r>
        <w:t xml:space="preserve"> </w:t>
      </w:r>
      <w:proofErr w:type="spellStart"/>
      <w:r>
        <w:t>sao</w:t>
      </w:r>
      <w:proofErr w:type="spellEnd"/>
      <w:r>
        <w:t>”.</w:t>
      </w:r>
    </w:p>
    <w:p w:rsidR="0017270F" w:rsidRDefault="005E76C4">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mà</w:t>
      </w:r>
      <w:proofErr w:type="spellEnd"/>
      <w:r>
        <w:t xml:space="preserve"> MISA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đi</w:t>
      </w:r>
      <w:proofErr w:type="spellEnd"/>
      <w:r>
        <w:t xml:space="preserve"> </w:t>
      </w:r>
      <w:proofErr w:type="spellStart"/>
      <w:r>
        <w:t>trước</w:t>
      </w:r>
      <w:proofErr w:type="spellEnd"/>
      <w:r>
        <w:t xml:space="preserve"> </w:t>
      </w:r>
      <w:proofErr w:type="spellStart"/>
      <w:r>
        <w:t>sẽ</w:t>
      </w:r>
      <w:proofErr w:type="spellEnd"/>
      <w:r>
        <w:t xml:space="preserve"> </w:t>
      </w:r>
      <w:proofErr w:type="spellStart"/>
      <w:r>
        <w:t>giúp</w:t>
      </w:r>
      <w:proofErr w:type="spellEnd"/>
      <w:r>
        <w:t xml:space="preserve"> </w:t>
      </w:r>
      <w:proofErr w:type="spellStart"/>
      <w:r>
        <w:t>tạo</w:t>
      </w:r>
      <w:proofErr w:type="spellEnd"/>
      <w:r>
        <w:t xml:space="preserve"> </w:t>
      </w:r>
      <w:proofErr w:type="spellStart"/>
      <w:r>
        <w:t>nên</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hiệu</w:t>
      </w:r>
      <w:proofErr w:type="spellEnd"/>
      <w:r>
        <w:t xml:space="preserve"> </w:t>
      </w:r>
      <w:proofErr w:type="spellStart"/>
      <w:r>
        <w:t>năng</w:t>
      </w:r>
      <w:proofErr w:type="spellEnd"/>
      <w:r>
        <w:t xml:space="preserve"> </w:t>
      </w:r>
      <w:proofErr w:type="spellStart"/>
      <w:r>
        <w:t>tốt</w:t>
      </w:r>
      <w:proofErr w:type="spellEnd"/>
      <w:r>
        <w:t xml:space="preserve"> </w:t>
      </w:r>
      <w:proofErr w:type="spellStart"/>
      <w:r>
        <w:t>hơn</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hơn</w:t>
      </w:r>
      <w:proofErr w:type="spellEnd"/>
      <w:r>
        <w:t xml:space="preserve">. </w:t>
      </w:r>
    </w:p>
    <w:p w:rsidR="0017270F" w:rsidRDefault="005E76C4">
      <w:proofErr w:type="spellStart"/>
      <w:r>
        <w:t>Tuy</w:t>
      </w:r>
      <w:proofErr w:type="spellEnd"/>
      <w:r>
        <w:t xml:space="preserve"> </w:t>
      </w:r>
      <w:proofErr w:type="spellStart"/>
      <w:r>
        <w:t>nhiên</w:t>
      </w:r>
      <w:proofErr w:type="spellEnd"/>
      <w:r>
        <w:t xml:space="preserve">, </w:t>
      </w:r>
      <w:proofErr w:type="spellStart"/>
      <w:r>
        <w:t>với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của</w:t>
      </w:r>
      <w:proofErr w:type="spellEnd"/>
      <w:r>
        <w:t xml:space="preserve"> </w:t>
      </w:r>
      <w:proofErr w:type="spellStart"/>
      <w:r>
        <w:t>mình</w:t>
      </w:r>
      <w:proofErr w:type="spellEnd"/>
      <w:r>
        <w:t xml:space="preserve">, </w:t>
      </w:r>
      <w:del w:id="36" w:author="BUI Mai Anh" w:date="2018-05-28T02:05:00Z">
        <w:r>
          <w:delText>tôi</w:delText>
        </w:r>
      </w:del>
      <w:proofErr w:type="spellStart"/>
      <w:ins w:id="37" w:author="BUI Mai Anh" w:date="2018-05-28T02:05:00Z">
        <w:r>
          <w:t>em</w:t>
        </w:r>
      </w:ins>
      <w:proofErr w:type="spellEnd"/>
      <w:r>
        <w:t xml:space="preserve"> </w:t>
      </w:r>
      <w:proofErr w:type="spellStart"/>
      <w:r>
        <w:t>không</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vậy</w:t>
      </w:r>
      <w:proofErr w:type="spellEnd"/>
      <w:r>
        <w:t xml:space="preserve"> </w:t>
      </w:r>
      <w:proofErr w:type="spellStart"/>
      <w:r>
        <w:t>nên</w:t>
      </w:r>
      <w:proofErr w:type="spellEnd"/>
      <w:r>
        <w:t xml:space="preserve"> </w:t>
      </w:r>
      <w:del w:id="38" w:author="BUI Mai Anh" w:date="2018-05-28T02:05:00Z">
        <w:r>
          <w:delText>tôi</w:delText>
        </w:r>
      </w:del>
      <w:proofErr w:type="spellStart"/>
      <w:ins w:id="39" w:author="BUI Mai Anh" w:date="2018-05-28T02:05:00Z">
        <w:r>
          <w:t>em</w:t>
        </w:r>
      </w:ins>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CA21EF">
        <w:t>mục</w:t>
      </w:r>
      <w:proofErr w:type="spellEnd"/>
      <w:r w:rsidR="00CA21EF">
        <w:t xml:space="preserve"> </w:t>
      </w:r>
      <w:proofErr w:type="spellStart"/>
      <w:r w:rsidR="00CA21EF">
        <w:t>tiêu</w:t>
      </w:r>
      <w:proofErr w:type="spellEnd"/>
      <w:r w:rsidR="00CA21EF">
        <w:t xml:space="preserve"> </w:t>
      </w:r>
      <w:proofErr w:type="spellStart"/>
      <w:r w:rsidR="00CA21EF">
        <w:t>là</w:t>
      </w:r>
      <w:proofErr w:type="spellEnd"/>
      <w:r w:rsidR="00CA21EF">
        <w:t xml:space="preserve"> </w:t>
      </w:r>
      <w:proofErr w:type="spellStart"/>
      <w:r w:rsidR="00CA21EF">
        <w:t>đáp</w:t>
      </w:r>
      <w:proofErr w:type="spellEnd"/>
      <w:r w:rsidR="00CA21EF">
        <w:t xml:space="preserve"> </w:t>
      </w:r>
      <w:proofErr w:type="spellStart"/>
      <w:r w:rsidR="00CA21EF">
        <w:t>ứng</w:t>
      </w:r>
      <w:proofErr w:type="spellEnd"/>
      <w:r w:rsidR="00CA21EF">
        <w:t xml:space="preserve"> </w:t>
      </w:r>
      <w:proofErr w:type="spellStart"/>
      <w:r w:rsidR="00CA21EF">
        <w:t>các</w:t>
      </w:r>
      <w:proofErr w:type="spellEnd"/>
      <w:r w:rsidR="00CA21EF">
        <w:t xml:space="preserve"> </w:t>
      </w:r>
      <w:proofErr w:type="spellStart"/>
      <w:r w:rsidR="00CA21EF">
        <w:t>yêu</w:t>
      </w:r>
      <w:proofErr w:type="spellEnd"/>
      <w:r w:rsidR="00CA21EF">
        <w:t xml:space="preserve"> </w:t>
      </w:r>
      <w:proofErr w:type="spellStart"/>
      <w:r w:rsidR="00CA21EF">
        <w:t>cầu</w:t>
      </w:r>
      <w:proofErr w:type="spellEnd"/>
      <w:r w:rsidR="00CA21EF">
        <w:t xml:space="preserve"> </w:t>
      </w:r>
      <w:proofErr w:type="spellStart"/>
      <w:r w:rsidR="00CA21EF">
        <w:t>về</w:t>
      </w:r>
      <w:proofErr w:type="spellEnd"/>
      <w:r w:rsidR="00CA21EF">
        <w:t xml:space="preserve"> </w:t>
      </w:r>
      <w:proofErr w:type="spellStart"/>
      <w:r w:rsidR="00CA21EF">
        <w:t>nghiệp</w:t>
      </w:r>
      <w:proofErr w:type="spellEnd"/>
      <w:r w:rsidR="00CA21EF">
        <w:t xml:space="preserve"> </w:t>
      </w:r>
      <w:proofErr w:type="spellStart"/>
      <w:r w:rsidR="00CA21EF">
        <w:t>vụ</w:t>
      </w:r>
      <w:proofErr w:type="spellEnd"/>
      <w:r w:rsidR="00CA21EF">
        <w:t xml:space="preserve"> </w:t>
      </w:r>
      <w:proofErr w:type="spellStart"/>
      <w:r w:rsidR="00CA21EF">
        <w:t>và</w:t>
      </w:r>
      <w:proofErr w:type="spellEnd"/>
      <w:r w:rsidR="00CA21EF">
        <w:t xml:space="preserve"> </w:t>
      </w:r>
      <w:proofErr w:type="spellStart"/>
      <w:r w:rsidR="00CA21EF">
        <w:t>áp</w:t>
      </w:r>
      <w:proofErr w:type="spellEnd"/>
      <w:r w:rsidR="00CA21EF">
        <w:t xml:space="preserve"> </w:t>
      </w:r>
      <w:proofErr w:type="spellStart"/>
      <w:r w:rsidR="00CA21EF">
        <w:t>dụng</w:t>
      </w:r>
      <w:proofErr w:type="spellEnd"/>
      <w:r w:rsidR="00CA21EF">
        <w:t xml:space="preserve"> </w:t>
      </w:r>
      <w:proofErr w:type="spellStart"/>
      <w:r w:rsidR="00CA21EF">
        <w:t>công</w:t>
      </w:r>
      <w:proofErr w:type="spellEnd"/>
      <w:r w:rsidR="00CA21EF">
        <w:t xml:space="preserve"> </w:t>
      </w:r>
      <w:proofErr w:type="spellStart"/>
      <w:r w:rsidR="00CA21EF">
        <w:t>nghệ</w:t>
      </w:r>
      <w:proofErr w:type="spellEnd"/>
      <w:r w:rsidR="00CA21EF">
        <w:t xml:space="preserve"> </w:t>
      </w:r>
      <w:proofErr w:type="spellStart"/>
      <w:r w:rsidR="00CA21EF">
        <w:t>xây</w:t>
      </w:r>
      <w:proofErr w:type="spellEnd"/>
      <w:r w:rsidR="00CA21EF">
        <w:t xml:space="preserve"> </w:t>
      </w:r>
      <w:proofErr w:type="spellStart"/>
      <w:r w:rsidR="00CA21EF">
        <w:t>dựng</w:t>
      </w:r>
      <w:proofErr w:type="spellEnd"/>
      <w:r w:rsidR="00CA21EF">
        <w:t xml:space="preserve"> </w:t>
      </w:r>
      <w:proofErr w:type="spellStart"/>
      <w:r w:rsidR="00CA21EF">
        <w:t>hệ</w:t>
      </w:r>
      <w:proofErr w:type="spellEnd"/>
      <w:r w:rsidR="00CA21EF">
        <w:t xml:space="preserve"> </w:t>
      </w:r>
      <w:proofErr w:type="spellStart"/>
      <w:r w:rsidR="00CA21EF">
        <w:t>thống</w:t>
      </w:r>
      <w:proofErr w:type="spellEnd"/>
      <w:r w:rsidR="00CA21EF">
        <w:t xml:space="preserve"> </w:t>
      </w:r>
      <w:proofErr w:type="spellStart"/>
      <w:r w:rsidR="00CA21EF">
        <w:t>hoạt</w:t>
      </w:r>
      <w:proofErr w:type="spellEnd"/>
      <w:r w:rsidR="00CA21EF">
        <w:t xml:space="preserve"> </w:t>
      </w:r>
      <w:proofErr w:type="spellStart"/>
      <w:r w:rsidR="00CA21EF">
        <w:t>động</w:t>
      </w:r>
      <w:proofErr w:type="spellEnd"/>
      <w:r w:rsidR="00CA21EF">
        <w:t xml:space="preserve"> </w:t>
      </w:r>
      <w:proofErr w:type="spellStart"/>
      <w:r w:rsidR="00CA21EF">
        <w:t>trên</w:t>
      </w:r>
      <w:proofErr w:type="spellEnd"/>
      <w:r w:rsidR="00CA21EF">
        <w:t xml:space="preserve"> </w:t>
      </w:r>
      <w:proofErr w:type="spellStart"/>
      <w:r w:rsidR="00CA21EF">
        <w:t>nền</w:t>
      </w:r>
      <w:proofErr w:type="spellEnd"/>
      <w:r w:rsidR="00CA21EF">
        <w:t xml:space="preserve"> </w:t>
      </w:r>
      <w:proofErr w:type="spellStart"/>
      <w:r w:rsidR="00CA21EF">
        <w:t>tảng</w:t>
      </w:r>
      <w:proofErr w:type="spellEnd"/>
      <w:r w:rsidR="00CA21EF">
        <w:t xml:space="preserve"> web – desktop.</w:t>
      </w:r>
    </w:p>
    <w:p w:rsidR="0017270F" w:rsidRDefault="005E76C4">
      <w:pPr>
        <w:pStyle w:val="u2"/>
        <w:numPr>
          <w:ilvl w:val="1"/>
          <w:numId w:val="10"/>
        </w:numPr>
      </w:pPr>
      <w:bookmarkStart w:id="40" w:name="_35nkun2" w:colFirst="0" w:colLast="0"/>
      <w:bookmarkEnd w:id="40"/>
      <w:proofErr w:type="spellStart"/>
      <w:r>
        <w:t>Định</w:t>
      </w:r>
      <w:proofErr w:type="spellEnd"/>
      <w:r>
        <w:t xml:space="preserve"> </w:t>
      </w:r>
      <w:proofErr w:type="spellStart"/>
      <w:r>
        <w:t>hướng</w:t>
      </w:r>
      <w:proofErr w:type="spellEnd"/>
      <w:r>
        <w:t xml:space="preserve"> </w:t>
      </w:r>
      <w:proofErr w:type="spellStart"/>
      <w:r>
        <w:t>giải</w:t>
      </w:r>
      <w:proofErr w:type="spellEnd"/>
      <w:r>
        <w:t xml:space="preserve"> </w:t>
      </w:r>
      <w:proofErr w:type="spellStart"/>
      <w:r>
        <w:t>pháp</w:t>
      </w:r>
      <w:proofErr w:type="spellEnd"/>
    </w:p>
    <w:p w:rsidR="0017270F" w:rsidRDefault="005E76C4">
      <w:proofErr w:type="spellStart"/>
      <w:r>
        <w:t>Bằng</w:t>
      </w:r>
      <w:proofErr w:type="spellEnd"/>
      <w:r>
        <w:t xml:space="preserve"> </w:t>
      </w:r>
      <w:proofErr w:type="spellStart"/>
      <w:r>
        <w:t>những</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đã</w:t>
      </w:r>
      <w:proofErr w:type="spellEnd"/>
      <w:r>
        <w:t xml:space="preserve"> </w:t>
      </w:r>
      <w:proofErr w:type="spellStart"/>
      <w:r>
        <w:t>kể</w:t>
      </w:r>
      <w:proofErr w:type="spellEnd"/>
      <w:r>
        <w:t xml:space="preserve"> </w:t>
      </w:r>
      <w:proofErr w:type="spellStart"/>
      <w:r>
        <w:t>trên</w:t>
      </w:r>
      <w:proofErr w:type="spellEnd"/>
      <w:r>
        <w:t xml:space="preserve">, </w:t>
      </w:r>
      <w:del w:id="41" w:author="BUI Mai Anh" w:date="2018-05-28T02:05:00Z">
        <w:r>
          <w:delText>tôi</w:delText>
        </w:r>
      </w:del>
      <w:proofErr w:type="spellStart"/>
      <w:ins w:id="42" w:author="BUI Mai Anh" w:date="2018-05-28T02:05:00Z">
        <w:r>
          <w:t>em</w:t>
        </w:r>
      </w:ins>
      <w:proofErr w:type="spellEnd"/>
      <w:r>
        <w:t xml:space="preserve"> </w:t>
      </w:r>
      <w:proofErr w:type="spellStart"/>
      <w:r>
        <w:t>quyết</w:t>
      </w:r>
      <w:proofErr w:type="spellEnd"/>
      <w:r>
        <w:t xml:space="preserve"> </w:t>
      </w:r>
      <w:proofErr w:type="spellStart"/>
      <w:r>
        <w:t>định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CA21EF">
        <w:t>cửa</w:t>
      </w:r>
      <w:proofErr w:type="spellEnd"/>
      <w:r w:rsidR="00CA21EF">
        <w:t xml:space="preserve"> </w:t>
      </w:r>
      <w:proofErr w:type="spellStart"/>
      <w:r w:rsidR="00CA21EF">
        <w:t>hàng</w:t>
      </w:r>
      <w:proofErr w:type="spellEnd"/>
      <w:r>
        <w:t xml:space="preserve">, </w:t>
      </w:r>
      <w:proofErr w:type="spellStart"/>
      <w:r>
        <w:t>về</w:t>
      </w:r>
      <w:proofErr w:type="spellEnd"/>
      <w:r>
        <w:t xml:space="preserve"> </w:t>
      </w:r>
      <w:proofErr w:type="spellStart"/>
      <w:r>
        <w:t>mặt</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vẫn</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theo</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của</w:t>
      </w:r>
      <w:proofErr w:type="spellEnd"/>
      <w:r>
        <w:t xml:space="preserve"> </w:t>
      </w:r>
      <w:proofErr w:type="spellStart"/>
      <w:r w:rsidR="00CA21EF">
        <w:t>ứng</w:t>
      </w:r>
      <w:proofErr w:type="spellEnd"/>
      <w:r w:rsidR="00CA21EF">
        <w:t xml:space="preserve"> </w:t>
      </w:r>
      <w:proofErr w:type="spellStart"/>
      <w:r w:rsidR="00CA21EF">
        <w:t>dụng</w:t>
      </w:r>
      <w:proofErr w:type="spellEnd"/>
      <w:r w:rsidR="00CA21EF">
        <w:t xml:space="preserve"> </w:t>
      </w:r>
      <w:proofErr w:type="spellStart"/>
      <w:r w:rsidR="00CA21EF">
        <w:t>quản</w:t>
      </w:r>
      <w:proofErr w:type="spellEnd"/>
      <w:r w:rsidR="00CA21EF">
        <w:t xml:space="preserve"> </w:t>
      </w:r>
      <w:proofErr w:type="spellStart"/>
      <w:r w:rsidR="00CA21EF">
        <w:t>lý</w:t>
      </w:r>
      <w:proofErr w:type="spellEnd"/>
      <w:r w:rsidR="00CA21EF">
        <w:t xml:space="preserve"> </w:t>
      </w:r>
      <w:proofErr w:type="spellStart"/>
      <w:r w:rsidR="00CA21EF">
        <w:t>cửa</w:t>
      </w:r>
      <w:proofErr w:type="spellEnd"/>
      <w:r w:rsidR="00CA21EF">
        <w:t xml:space="preserve"> </w:t>
      </w:r>
      <w:proofErr w:type="spellStart"/>
      <w:r w:rsidR="00CA21EF">
        <w:t>hàng</w:t>
      </w:r>
      <w:proofErr w:type="spellEnd"/>
      <w:r w:rsidR="00CA21EF">
        <w:t xml:space="preserve"> </w:t>
      </w:r>
      <w:proofErr w:type="spellStart"/>
      <w:r w:rsidR="00CA21EF">
        <w:t>của</w:t>
      </w:r>
      <w:proofErr w:type="spellEnd"/>
      <w:r w:rsidR="00CA21EF">
        <w:t xml:space="preserve"> </w:t>
      </w:r>
      <w:proofErr w:type="spellStart"/>
      <w:r w:rsidR="00CA21EF">
        <w:t>công</w:t>
      </w:r>
      <w:proofErr w:type="spellEnd"/>
      <w:r w:rsidR="00CA21EF">
        <w:t xml:space="preserve"> ty MISA </w:t>
      </w:r>
      <w:proofErr w:type="spellStart"/>
      <w:r>
        <w:t>mà</w:t>
      </w:r>
      <w:proofErr w:type="spellEnd"/>
      <w:r>
        <w:t xml:space="preserve"> </w:t>
      </w:r>
      <w:proofErr w:type="spellStart"/>
      <w:r>
        <w:t>cụ</w:t>
      </w:r>
      <w:proofErr w:type="spellEnd"/>
      <w:r>
        <w:t xml:space="preserve"> </w:t>
      </w:r>
      <w:proofErr w:type="spellStart"/>
      <w:r>
        <w:t>thể</w:t>
      </w:r>
      <w:proofErr w:type="spellEnd"/>
      <w:r>
        <w:t xml:space="preserve"> </w:t>
      </w:r>
      <w:proofErr w:type="spellStart"/>
      <w:r>
        <w:t>là</w:t>
      </w:r>
      <w:proofErr w:type="spellEnd"/>
      <w:r>
        <w:t xml:space="preserve"> </w:t>
      </w:r>
      <w:proofErr w:type="spellStart"/>
      <w:r w:rsidR="00CA21EF">
        <w:t>sản</w:t>
      </w:r>
      <w:proofErr w:type="spellEnd"/>
      <w:r w:rsidR="00CA21EF">
        <w:t xml:space="preserve"> </w:t>
      </w:r>
      <w:proofErr w:type="spellStart"/>
      <w:r w:rsidR="00CA21EF">
        <w:t>phẩm</w:t>
      </w:r>
      <w:proofErr w:type="spellEnd"/>
      <w:r w:rsidR="00CA21EF">
        <w:t xml:space="preserve"> </w:t>
      </w:r>
      <w:proofErr w:type="spellStart"/>
      <w:r w:rsidR="00CA21EF">
        <w:t>MshopKeeper</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vẫn</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web </w:t>
      </w:r>
      <w:proofErr w:type="spellStart"/>
      <w:r>
        <w:t>như</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vì</w:t>
      </w:r>
      <w:proofErr w:type="spellEnd"/>
      <w:r>
        <w:t xml:space="preserve"> </w:t>
      </w:r>
      <w:proofErr w:type="spellStart"/>
      <w:r>
        <w:t>đây</w:t>
      </w:r>
      <w:proofErr w:type="spellEnd"/>
      <w:r>
        <w:t xml:space="preserve"> </w:t>
      </w:r>
      <w:proofErr w:type="spellStart"/>
      <w:r>
        <w:t>là</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thân</w:t>
      </w:r>
      <w:proofErr w:type="spellEnd"/>
      <w:r>
        <w:t xml:space="preserve"> </w:t>
      </w:r>
      <w:proofErr w:type="spellStart"/>
      <w:r>
        <w:t>thuộc</w:t>
      </w:r>
      <w:proofErr w:type="spellEnd"/>
      <w:r>
        <w:t xml:space="preserve"> </w:t>
      </w:r>
      <w:proofErr w:type="spellStart"/>
      <w:r>
        <w:t>và</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nghiệp</w:t>
      </w:r>
      <w:proofErr w:type="spellEnd"/>
      <w:r>
        <w:t xml:space="preserve"> </w:t>
      </w:r>
      <w:proofErr w:type="spellStart"/>
      <w:r>
        <w:t>vụ</w:t>
      </w:r>
      <w:proofErr w:type="spellEnd"/>
      <w:r>
        <w:t xml:space="preserve">. </w:t>
      </w:r>
    </w:p>
    <w:p w:rsidR="0017270F" w:rsidRDefault="005E76C4">
      <w:proofErr w:type="spellStart"/>
      <w:r>
        <w:t>Về</w:t>
      </w:r>
      <w:proofErr w:type="spellEnd"/>
      <w:r>
        <w:t xml:space="preserve"> front-e</w:t>
      </w:r>
      <w:r w:rsidR="00CA21EF">
        <w:t>nd, Angular</w:t>
      </w:r>
      <w:r w:rsidR="00D75F0E">
        <w:t xml:space="preserve"> </w:t>
      </w:r>
      <w:proofErr w:type="spellStart"/>
      <w:r w:rsidR="00D75F0E">
        <w:t>là</w:t>
      </w:r>
      <w:proofErr w:type="spellEnd"/>
      <w:r w:rsidR="00CA21EF">
        <w:t xml:space="preserve"> framework </w:t>
      </w:r>
      <w:proofErr w:type="spellStart"/>
      <w:r w:rsidR="00D75F0E">
        <w:t>đ</w:t>
      </w:r>
      <w:r w:rsidR="00CA21EF">
        <w:t>ược</w:t>
      </w:r>
      <w:proofErr w:type="spellEnd"/>
      <w:r w:rsidR="00CA21EF">
        <w:t xml:space="preserve"> </w:t>
      </w:r>
      <w:proofErr w:type="spellStart"/>
      <w:r w:rsidR="00CA21EF">
        <w:t>em</w:t>
      </w:r>
      <w:proofErr w:type="spellEnd"/>
      <w:r w:rsidR="00CA21EF">
        <w:t xml:space="preserve"> </w:t>
      </w:r>
      <w:proofErr w:type="spellStart"/>
      <w:r w:rsidR="00CA21EF">
        <w:t>sử</w:t>
      </w:r>
      <w:proofErr w:type="spellEnd"/>
      <w:r w:rsidR="00CA21EF">
        <w:t xml:space="preserve"> </w:t>
      </w:r>
      <w:proofErr w:type="spellStart"/>
      <w:r w:rsidR="00CA21EF">
        <w:t>dụng</w:t>
      </w:r>
      <w:proofErr w:type="spellEnd"/>
      <w:r w:rsidR="00CA21EF">
        <w:t xml:space="preserve">, </w:t>
      </w:r>
      <w:proofErr w:type="spellStart"/>
      <w:r w:rsidR="00CA21EF">
        <w:t>cụ</w:t>
      </w:r>
      <w:proofErr w:type="spellEnd"/>
      <w:r w:rsidR="00CA21EF">
        <w:t xml:space="preserve"> </w:t>
      </w:r>
      <w:proofErr w:type="spellStart"/>
      <w:r w:rsidR="00CA21EF">
        <w:t>thể</w:t>
      </w:r>
      <w:proofErr w:type="spellEnd"/>
      <w:r w:rsidR="00CA21EF">
        <w:t xml:space="preserve"> </w:t>
      </w:r>
      <w:proofErr w:type="spellStart"/>
      <w:r w:rsidR="00CA21EF">
        <w:t>hơn</w:t>
      </w:r>
      <w:proofErr w:type="spellEnd"/>
      <w:r w:rsidR="00CA21EF">
        <w:t xml:space="preserve"> </w:t>
      </w:r>
      <w:proofErr w:type="spellStart"/>
      <w:r w:rsidR="00CA21EF">
        <w:t>hệ</w:t>
      </w:r>
      <w:proofErr w:type="spellEnd"/>
      <w:r w:rsidR="00CA21EF">
        <w:t xml:space="preserve"> </w:t>
      </w:r>
      <w:proofErr w:type="spellStart"/>
      <w:r w:rsidR="00CA21EF">
        <w:t>thống</w:t>
      </w:r>
      <w:proofErr w:type="spellEnd"/>
      <w:r w:rsidR="00CA21EF">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hiện</w:t>
      </w:r>
      <w:proofErr w:type="spellEnd"/>
      <w:r>
        <w:t xml:space="preserve"> nay </w:t>
      </w:r>
      <w:proofErr w:type="spellStart"/>
      <w:r>
        <w:t>như</w:t>
      </w:r>
      <w:proofErr w:type="spellEnd"/>
      <w:r>
        <w:t xml:space="preserve"> html, </w:t>
      </w:r>
      <w:proofErr w:type="spellStart"/>
      <w:r>
        <w:t>css</w:t>
      </w:r>
      <w:proofErr w:type="spellEnd"/>
      <w:r>
        <w:t xml:space="preserve">, </w:t>
      </w:r>
      <w:proofErr w:type="spellStart"/>
      <w:r>
        <w:t>javascript</w:t>
      </w:r>
      <w:proofErr w:type="spellEnd"/>
      <w:r>
        <w:t xml:space="preserve">, </w:t>
      </w:r>
      <w:proofErr w:type="spellStart"/>
      <w:r>
        <w:t>ngoài</w:t>
      </w:r>
      <w:proofErr w:type="spellEnd"/>
      <w:r>
        <w:t xml:space="preserve"> ra </w:t>
      </w:r>
      <w:proofErr w:type="spellStart"/>
      <w:r>
        <w:t>sử</w:t>
      </w:r>
      <w:proofErr w:type="spellEnd"/>
      <w:r>
        <w:t xml:space="preserve"> </w:t>
      </w:r>
      <w:proofErr w:type="spellStart"/>
      <w:r>
        <w:t>dụng</w:t>
      </w:r>
      <w:proofErr w:type="spellEnd"/>
      <w:r>
        <w:t xml:space="preserve"> them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khác</w:t>
      </w:r>
      <w:proofErr w:type="spellEnd"/>
      <w:r>
        <w:t xml:space="preserve"> </w:t>
      </w:r>
      <w:proofErr w:type="spellStart"/>
      <w:r>
        <w:t>như</w:t>
      </w:r>
      <w:proofErr w:type="spellEnd"/>
      <w:r>
        <w:t xml:space="preserve"> </w:t>
      </w:r>
      <w:proofErr w:type="spellStart"/>
      <w:r>
        <w:t>Jquery</w:t>
      </w:r>
      <w:proofErr w:type="spellEnd"/>
      <w:r>
        <w:t xml:space="preserve">, </w:t>
      </w:r>
      <w:proofErr w:type="spellStart"/>
      <w:r>
        <w:t>Jquery</w:t>
      </w:r>
      <w:proofErr w:type="spellEnd"/>
      <w:r>
        <w:t xml:space="preserve"> UI </w:t>
      </w:r>
      <w:proofErr w:type="spellStart"/>
      <w:r>
        <w:t>để</w:t>
      </w:r>
      <w:proofErr w:type="spellEnd"/>
      <w:r>
        <w:t xml:space="preserve"> </w:t>
      </w:r>
      <w:proofErr w:type="spellStart"/>
      <w:r>
        <w:t>giúp</w:t>
      </w:r>
      <w:proofErr w:type="spellEnd"/>
      <w:r>
        <w:t xml:space="preserve"> </w:t>
      </w:r>
      <w:proofErr w:type="spellStart"/>
      <w:r>
        <w:t>việc</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viết</w:t>
      </w:r>
      <w:proofErr w:type="spellEnd"/>
      <w:r>
        <w:t xml:space="preserve"> code.</w:t>
      </w:r>
      <w:r w:rsidR="00CA21EF">
        <w:t xml:space="preserve"> </w:t>
      </w:r>
    </w:p>
    <w:p w:rsidR="0017270F" w:rsidRDefault="005E76C4">
      <w:proofErr w:type="spellStart"/>
      <w:r>
        <w:lastRenderedPageBreak/>
        <w:t>Hệ</w:t>
      </w:r>
      <w:proofErr w:type="spellEnd"/>
      <w:r>
        <w:t xml:space="preserve"> </w:t>
      </w:r>
      <w:proofErr w:type="spellStart"/>
      <w:r>
        <w:t>thống</w:t>
      </w:r>
      <w:proofErr w:type="spellEnd"/>
      <w:r>
        <w:t xml:space="preserve"> back-end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chính</w:t>
      </w:r>
      <w:proofErr w:type="spellEnd"/>
      <w:r>
        <w:t xml:space="preserve"> </w:t>
      </w:r>
      <w:proofErr w:type="spellStart"/>
      <w:r>
        <w:t>là</w:t>
      </w:r>
      <w:proofErr w:type="spellEnd"/>
      <w:r>
        <w:t xml:space="preserve"> framework .NET API </w:t>
      </w:r>
      <w:proofErr w:type="spellStart"/>
      <w:r>
        <w:t>của</w:t>
      </w:r>
      <w:proofErr w:type="spellEnd"/>
      <w:r>
        <w:t xml:space="preserve"> Microsoft, </w:t>
      </w:r>
      <w:proofErr w:type="spellStart"/>
      <w:r>
        <w:t>sử</w:t>
      </w:r>
      <w:proofErr w:type="spellEnd"/>
      <w:r>
        <w:t xml:space="preserve"> </w:t>
      </w:r>
      <w:proofErr w:type="spellStart"/>
      <w:r>
        <w:t>dụng</w:t>
      </w:r>
      <w:proofErr w:type="spellEnd"/>
      <w:r>
        <w:t xml:space="preserve"> </w:t>
      </w:r>
      <w:proofErr w:type="spellStart"/>
      <w:r>
        <w:t>kiến</w:t>
      </w:r>
      <w:proofErr w:type="spellEnd"/>
      <w:r>
        <w:t xml:space="preserve"> </w:t>
      </w:r>
      <w:proofErr w:type="spellStart"/>
      <w:r>
        <w:t>trúc</w:t>
      </w:r>
      <w:proofErr w:type="spellEnd"/>
      <w:r>
        <w:t xml:space="preserve"> REST (RESTful API) </w:t>
      </w:r>
      <w:proofErr w:type="spellStart"/>
      <w:r>
        <w:t>trong</w:t>
      </w:r>
      <w:proofErr w:type="spellEnd"/>
      <w:r>
        <w:t xml:space="preserve"> </w:t>
      </w:r>
      <w:proofErr w:type="spellStart"/>
      <w:r>
        <w:t>xây</w:t>
      </w:r>
      <w:proofErr w:type="spellEnd"/>
      <w:r>
        <w:t xml:space="preserve"> </w:t>
      </w:r>
      <w:proofErr w:type="spellStart"/>
      <w:r>
        <w:t>dựng</w:t>
      </w:r>
      <w:proofErr w:type="spellEnd"/>
      <w:r>
        <w:t xml:space="preserve"> API, </w:t>
      </w:r>
      <w:proofErr w:type="spellStart"/>
      <w:r>
        <w:t>Enity</w:t>
      </w:r>
      <w:proofErr w:type="spellEnd"/>
      <w:r>
        <w:t xml:space="preserve"> Framework </w:t>
      </w:r>
      <w:proofErr w:type="spellStart"/>
      <w:r>
        <w:t>cho</w:t>
      </w:r>
      <w:proofErr w:type="spellEnd"/>
      <w:r>
        <w:t xml:space="preserve"> </w:t>
      </w:r>
      <w:proofErr w:type="spellStart"/>
      <w:r>
        <w:t>việc</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viết</w:t>
      </w:r>
      <w:proofErr w:type="spellEnd"/>
      <w:r>
        <w:t xml:space="preserve"> </w:t>
      </w:r>
      <w:proofErr w:type="spellStart"/>
      <w:r>
        <w:t>trên</w:t>
      </w:r>
      <w:proofErr w:type="spellEnd"/>
      <w:r>
        <w:t xml:space="preserve"> </w:t>
      </w:r>
      <w:proofErr w:type="spellStart"/>
      <w:r>
        <w:t>ngôn</w:t>
      </w:r>
      <w:proofErr w:type="spellEnd"/>
      <w:r>
        <w:t xml:space="preserve"> </w:t>
      </w:r>
      <w:proofErr w:type="spellStart"/>
      <w:r>
        <w:t>ngữ</w:t>
      </w:r>
      <w:proofErr w:type="spellEnd"/>
      <w:r>
        <w:t xml:space="preserve"> C#. </w:t>
      </w:r>
    </w:p>
    <w:p w:rsidR="0017270F" w:rsidRDefault="005E76C4">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là</w:t>
      </w:r>
      <w:proofErr w:type="spellEnd"/>
      <w:r>
        <w:t xml:space="preserve"> 1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CA21EF">
        <w:t>cửa</w:t>
      </w:r>
      <w:proofErr w:type="spellEnd"/>
      <w:r w:rsidR="00CA21EF">
        <w:t xml:space="preserve"> </w:t>
      </w:r>
      <w:proofErr w:type="spellStart"/>
      <w:r w:rsidR="00CA21EF">
        <w:t>hàng</w:t>
      </w:r>
      <w:proofErr w:type="spellEnd"/>
      <w:r w:rsidR="00CA21EF">
        <w:t xml:space="preserve"> </w:t>
      </w:r>
      <w:proofErr w:type="spellStart"/>
      <w:r>
        <w:t>đơn</w:t>
      </w:r>
      <w:proofErr w:type="spellEnd"/>
      <w:r>
        <w:t xml:space="preserve"> </w:t>
      </w:r>
      <w:proofErr w:type="spellStart"/>
      <w:r>
        <w:t>giản</w:t>
      </w:r>
      <w:proofErr w:type="spellEnd"/>
      <w:r>
        <w:t xml:space="preserve"> </w:t>
      </w:r>
      <w:proofErr w:type="spellStart"/>
      <w:r>
        <w:t>gồm</w:t>
      </w:r>
      <w:proofErr w:type="spellEnd"/>
      <w:r>
        <w:t xml:space="preserve"> </w:t>
      </w:r>
      <w:proofErr w:type="spellStart"/>
      <w:r w:rsidR="00CA21EF">
        <w:t>các</w:t>
      </w:r>
      <w:proofErr w:type="spellEnd"/>
      <w:r>
        <w:t xml:space="preserve"> module </w:t>
      </w:r>
      <w:proofErr w:type="spellStart"/>
      <w:r>
        <w:t>chính</w:t>
      </w:r>
      <w:proofErr w:type="spellEnd"/>
      <w:r>
        <w:t>:</w:t>
      </w:r>
      <w:r w:rsidR="00CA21EF">
        <w:t xml:space="preserve"> </w:t>
      </w:r>
      <w:proofErr w:type="spellStart"/>
      <w:r w:rsidR="00CA21EF">
        <w:t>bán</w:t>
      </w:r>
      <w:proofErr w:type="spellEnd"/>
      <w:r w:rsidR="00CA21EF">
        <w:t xml:space="preserve"> </w:t>
      </w:r>
      <w:proofErr w:type="spellStart"/>
      <w:r w:rsidR="00CA21EF">
        <w:t>hàng</w:t>
      </w:r>
      <w:proofErr w:type="spellEnd"/>
      <w:r w:rsidR="00CA21EF">
        <w:t xml:space="preserve">, </w:t>
      </w:r>
      <w:proofErr w:type="spellStart"/>
      <w:r w:rsidR="00CA21EF">
        <w:t>quản</w:t>
      </w:r>
      <w:proofErr w:type="spellEnd"/>
      <w:r w:rsidR="00CA21EF">
        <w:t xml:space="preserve"> </w:t>
      </w:r>
      <w:proofErr w:type="spellStart"/>
      <w:r w:rsidR="00CA21EF">
        <w:t>lý</w:t>
      </w:r>
      <w:proofErr w:type="spellEnd"/>
      <w:r w:rsidR="00CA21EF">
        <w:t xml:space="preserve"> </w:t>
      </w:r>
      <w:proofErr w:type="spellStart"/>
      <w:r w:rsidR="00CA21EF">
        <w:t>thu</w:t>
      </w:r>
      <w:proofErr w:type="spellEnd"/>
      <w:r w:rsidR="00CA21EF">
        <w:t xml:space="preserve">, chi, </w:t>
      </w:r>
      <w:proofErr w:type="spellStart"/>
      <w:r w:rsidR="00CA21EF">
        <w:t>xuất</w:t>
      </w:r>
      <w:proofErr w:type="spellEnd"/>
      <w:r w:rsidR="00CA21EF">
        <w:t xml:space="preserve">, </w:t>
      </w:r>
      <w:proofErr w:type="spellStart"/>
      <w:r w:rsidR="00CA21EF">
        <w:t>nhập</w:t>
      </w:r>
      <w:proofErr w:type="spellEnd"/>
      <w:r w:rsidR="00CA21EF">
        <w:t xml:space="preserve"> </w:t>
      </w:r>
      <w:proofErr w:type="spellStart"/>
      <w:r w:rsidR="00CA21EF">
        <w:t>kho</w:t>
      </w:r>
      <w:proofErr w:type="spellEnd"/>
      <w:r w:rsidR="00CA21EF">
        <w:t xml:space="preserve">, </w:t>
      </w:r>
      <w:proofErr w:type="spellStart"/>
      <w:r w:rsidR="00CA21EF">
        <w:t>báo</w:t>
      </w:r>
      <w:proofErr w:type="spellEnd"/>
      <w:r w:rsidR="00CA21EF">
        <w:t xml:space="preserve"> </w:t>
      </w:r>
      <w:proofErr w:type="spellStart"/>
      <w:r w:rsidR="00CA21EF">
        <w:t>cáo</w:t>
      </w:r>
      <w:proofErr w:type="spellEnd"/>
      <w:r w:rsidR="00CA21EF">
        <w:t xml:space="preserve"> </w:t>
      </w:r>
      <w:proofErr w:type="spellStart"/>
      <w:r w:rsidR="00CA21EF">
        <w:t>và</w:t>
      </w:r>
      <w:proofErr w:type="spellEnd"/>
      <w:r w:rsidR="00CA21EF">
        <w:t xml:space="preserve"> </w:t>
      </w:r>
      <w:proofErr w:type="spellStart"/>
      <w:r w:rsidR="00CA21EF">
        <w:t>tính</w:t>
      </w:r>
      <w:proofErr w:type="spellEnd"/>
      <w:r w:rsidR="00CA21EF">
        <w:t xml:space="preserve"> </w:t>
      </w:r>
      <w:proofErr w:type="spellStart"/>
      <w:r w:rsidR="00CA21EF">
        <w:t>lương</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xem</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cho</w:t>
      </w:r>
      <w:proofErr w:type="spellEnd"/>
      <w:r>
        <w:t xml:space="preserve"> </w:t>
      </w:r>
      <w:proofErr w:type="spellStart"/>
      <w:r>
        <w:t>mỗi</w:t>
      </w:r>
      <w:proofErr w:type="spellEnd"/>
      <w:r>
        <w:t xml:space="preserve"> module.</w:t>
      </w:r>
    </w:p>
    <w:p w:rsidR="0017270F" w:rsidRDefault="005E76C4">
      <w:pPr>
        <w:pStyle w:val="u2"/>
        <w:numPr>
          <w:ilvl w:val="1"/>
          <w:numId w:val="10"/>
        </w:numPr>
      </w:pPr>
      <w:bookmarkStart w:id="43" w:name="_1ksv4uv" w:colFirst="0" w:colLast="0"/>
      <w:bookmarkEnd w:id="43"/>
      <w:proofErr w:type="spellStart"/>
      <w:r>
        <w:t>Bố</w:t>
      </w:r>
      <w:proofErr w:type="spellEnd"/>
      <w:r>
        <w:t xml:space="preserve"> </w:t>
      </w:r>
      <w:proofErr w:type="spellStart"/>
      <w:r>
        <w:t>cục</w:t>
      </w:r>
      <w:proofErr w:type="spellEnd"/>
      <w:r>
        <w:t xml:space="preserve"> </w:t>
      </w:r>
      <w:proofErr w:type="spellStart"/>
      <w:r>
        <w:t>đồ</w:t>
      </w:r>
      <w:proofErr w:type="spellEnd"/>
      <w:r>
        <w:t xml:space="preserve"> </w:t>
      </w:r>
      <w:proofErr w:type="spellStart"/>
      <w:r>
        <w:t>án</w:t>
      </w:r>
      <w:proofErr w:type="spellEnd"/>
    </w:p>
    <w:p w:rsidR="0017270F" w:rsidRDefault="005E76C4">
      <w:proofErr w:type="spellStart"/>
      <w:r>
        <w:t>Chương</w:t>
      </w:r>
      <w:proofErr w:type="spellEnd"/>
      <w:r>
        <w:t xml:space="preserve"> 1 </w:t>
      </w:r>
      <w:proofErr w:type="spellStart"/>
      <w:r>
        <w:t>của</w:t>
      </w:r>
      <w:proofErr w:type="spellEnd"/>
      <w:r>
        <w:t xml:space="preserve"> </w:t>
      </w:r>
      <w:proofErr w:type="spellStart"/>
      <w:r>
        <w:t>đồ</w:t>
      </w:r>
      <w:proofErr w:type="spellEnd"/>
      <w:r>
        <w:t xml:space="preserve"> </w:t>
      </w:r>
      <w:proofErr w:type="spellStart"/>
      <w:r>
        <w:t>án</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đề</w:t>
      </w:r>
      <w:proofErr w:type="spellEnd"/>
      <w:r>
        <w:t xml:space="preserve"> </w:t>
      </w:r>
      <w:proofErr w:type="spellStart"/>
      <w:r>
        <w:t>tài</w:t>
      </w:r>
      <w:proofErr w:type="spellEnd"/>
      <w:r>
        <w:t xml:space="preserve">. </w:t>
      </w:r>
      <w:proofErr w:type="spellStart"/>
      <w:r>
        <w:t>Tại</w:t>
      </w:r>
      <w:proofErr w:type="spellEnd"/>
      <w:r>
        <w:t xml:space="preserve"> </w:t>
      </w:r>
      <w:proofErr w:type="spellStart"/>
      <w:r>
        <w:t>sao</w:t>
      </w:r>
      <w:proofErr w:type="spellEnd"/>
      <w:r>
        <w:t xml:space="preserve"> </w:t>
      </w:r>
      <w:del w:id="44" w:author="BUI Mai Anh" w:date="2018-05-28T02:05:00Z">
        <w:r>
          <w:delText>tôi</w:delText>
        </w:r>
      </w:del>
      <w:proofErr w:type="spellStart"/>
      <w:ins w:id="45" w:author="BUI Mai Anh" w:date="2018-05-28T02:05:00Z">
        <w:r>
          <w:t>em</w:t>
        </w:r>
      </w:ins>
      <w:proofErr w:type="spellEnd"/>
      <w:r>
        <w:t xml:space="preserve"> </w:t>
      </w:r>
      <w:proofErr w:type="spellStart"/>
      <w:r>
        <w:t>lại</w:t>
      </w:r>
      <w:proofErr w:type="spellEnd"/>
      <w:r>
        <w:t xml:space="preserve"> </w:t>
      </w:r>
      <w:proofErr w:type="spellStart"/>
      <w:r>
        <w:t>chọn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nguyên</w:t>
      </w:r>
      <w:proofErr w:type="spellEnd"/>
      <w:r>
        <w:t xml:space="preserve"> </w:t>
      </w:r>
      <w:proofErr w:type="spellStart"/>
      <w:r>
        <w:t>nhân</w:t>
      </w:r>
      <w:proofErr w:type="spellEnd"/>
      <w:r>
        <w:t xml:space="preserve">, </w:t>
      </w:r>
      <w:proofErr w:type="spellStart"/>
      <w:r>
        <w:t>thực</w:t>
      </w:r>
      <w:proofErr w:type="spellEnd"/>
      <w:r>
        <w:t xml:space="preserve"> </w:t>
      </w:r>
      <w:proofErr w:type="spellStart"/>
      <w:r>
        <w:t>trạng</w:t>
      </w:r>
      <w:proofErr w:type="spellEnd"/>
      <w:r>
        <w:t xml:space="preserve"> ra </w:t>
      </w:r>
      <w:proofErr w:type="spellStart"/>
      <w:r>
        <w:t>sao</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nào</w:t>
      </w:r>
      <w:proofErr w:type="spellEnd"/>
      <w:r>
        <w:t xml:space="preserve"> </w:t>
      </w:r>
      <w:del w:id="46" w:author="BUI Mai Anh" w:date="2018-05-28T02:05:00Z">
        <w:r>
          <w:delText>tôi</w:delText>
        </w:r>
      </w:del>
      <w:proofErr w:type="spellStart"/>
      <w:ins w:id="47" w:author="BUI Mai Anh" w:date="2018-05-28T02:05:00Z">
        <w:r>
          <w:t>em</w:t>
        </w:r>
      </w:ins>
      <w:proofErr w:type="spellEnd"/>
      <w:r>
        <w:t xml:space="preserve"> </w:t>
      </w:r>
      <w:proofErr w:type="spellStart"/>
      <w:r>
        <w:t>đưa</w:t>
      </w:r>
      <w:proofErr w:type="spellEnd"/>
      <w:r>
        <w:t xml:space="preserve"> ra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đấy</w:t>
      </w:r>
      <w:proofErr w:type="spellEnd"/>
      <w:r>
        <w:t>.</w:t>
      </w:r>
    </w:p>
    <w:p w:rsidR="0017270F" w:rsidRDefault="005E76C4">
      <w:proofErr w:type="spellStart"/>
      <w:r>
        <w:t>Chương</w:t>
      </w:r>
      <w:proofErr w:type="spellEnd"/>
      <w:r>
        <w:t xml:space="preserve"> 2 </w:t>
      </w:r>
      <w:proofErr w:type="spellStart"/>
      <w:r>
        <w:t>là</w:t>
      </w:r>
      <w:proofErr w:type="spellEnd"/>
      <w:r>
        <w:t xml:space="preserve"> </w:t>
      </w:r>
      <w:proofErr w:type="spellStart"/>
      <w:r>
        <w:t>các</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del w:id="48" w:author="BUI Mai Anh" w:date="2018-05-28T02:05:00Z">
        <w:r>
          <w:delText>tôi</w:delText>
        </w:r>
      </w:del>
      <w:proofErr w:type="spellStart"/>
      <w:ins w:id="49" w:author="BUI Mai Anh" w:date="2018-05-28T02:05:00Z">
        <w:r>
          <w:t>em</w:t>
        </w:r>
      </w:ins>
      <w:proofErr w:type="spellEnd"/>
      <w:r>
        <w:t xml:space="preserve"> </w:t>
      </w:r>
      <w:proofErr w:type="spellStart"/>
      <w:r>
        <w:t>về</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đó</w:t>
      </w:r>
      <w:proofErr w:type="spellEnd"/>
      <w:r>
        <w:t xml:space="preserve"> </w:t>
      </w:r>
      <w:proofErr w:type="spellStart"/>
      <w:r>
        <w:t>là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mà</w:t>
      </w:r>
      <w:proofErr w:type="spellEnd"/>
      <w:r>
        <w:t xml:space="preserve"> </w:t>
      </w:r>
      <w:proofErr w:type="spellStart"/>
      <w:r>
        <w:t>đề</w:t>
      </w:r>
      <w:proofErr w:type="spellEnd"/>
      <w:r>
        <w:t xml:space="preserve"> </w:t>
      </w:r>
      <w:proofErr w:type="spellStart"/>
      <w:r>
        <w:t>tài</w:t>
      </w:r>
      <w:proofErr w:type="spellEnd"/>
      <w:r>
        <w:t xml:space="preserve"> </w:t>
      </w:r>
      <w:proofErr w:type="spellStart"/>
      <w:r>
        <w:t>đặt</w:t>
      </w:r>
      <w:proofErr w:type="spellEnd"/>
      <w:r>
        <w:t xml:space="preserve"> ra </w:t>
      </w:r>
      <w:proofErr w:type="spellStart"/>
      <w:r>
        <w:t>như</w:t>
      </w:r>
      <w:proofErr w:type="spellEnd"/>
      <w:r>
        <w:t xml:space="preserve"> </w:t>
      </w:r>
      <w:proofErr w:type="spellStart"/>
      <w:r>
        <w:t>các</w:t>
      </w:r>
      <w:proofErr w:type="spellEnd"/>
      <w:r>
        <w:t xml:space="preserve"> use-case, </w:t>
      </w:r>
      <w:proofErr w:type="spellStart"/>
      <w:r>
        <w:t>quy</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các</w:t>
      </w:r>
      <w:proofErr w:type="spellEnd"/>
      <w:r>
        <w:t xml:space="preserve"> </w:t>
      </w:r>
      <w:proofErr w:type="spellStart"/>
      <w:r>
        <w:t>luồng</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phi </w:t>
      </w:r>
      <w:proofErr w:type="spellStart"/>
      <w:r>
        <w:t>chức</w:t>
      </w:r>
      <w:proofErr w:type="spellEnd"/>
      <w:r>
        <w:t xml:space="preserve"> </w:t>
      </w:r>
      <w:proofErr w:type="spellStart"/>
      <w:r>
        <w:t>năng</w:t>
      </w:r>
      <w:proofErr w:type="spellEnd"/>
      <w:r>
        <w:t>.</w:t>
      </w:r>
    </w:p>
    <w:p w:rsidR="0017270F" w:rsidRDefault="005E76C4">
      <w:proofErr w:type="spellStart"/>
      <w:r>
        <w:t>Chương</w:t>
      </w:r>
      <w:proofErr w:type="spellEnd"/>
      <w:r>
        <w:t xml:space="preserve"> 3 </w:t>
      </w:r>
      <w:proofErr w:type="spellStart"/>
      <w:r>
        <w:t>là</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del w:id="50" w:author="BUI Mai Anh" w:date="2018-05-28T02:05:00Z">
        <w:r>
          <w:delText>tôi</w:delText>
        </w:r>
      </w:del>
      <w:proofErr w:type="spellStart"/>
      <w:ins w:id="51" w:author="BUI Mai Anh" w:date="2018-05-28T02:05:00Z">
        <w:r>
          <w:t>em</w:t>
        </w:r>
      </w:ins>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về</w:t>
      </w:r>
      <w:proofErr w:type="spellEnd"/>
      <w:r>
        <w:t xml:space="preserve"> front-end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back-end (</w:t>
      </w:r>
      <w:proofErr w:type="spellStart"/>
      <w:r>
        <w:t>tương</w:t>
      </w:r>
      <w:proofErr w:type="spellEnd"/>
      <w:r>
        <w:t xml:space="preserve"> </w:t>
      </w:r>
      <w:proofErr w:type="spellStart"/>
      <w:r>
        <w:t>tác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rsidR="0017270F" w:rsidRDefault="005E76C4">
      <w:proofErr w:type="spellStart"/>
      <w:r>
        <w:t>Chương</w:t>
      </w:r>
      <w:proofErr w:type="spellEnd"/>
      <w:r>
        <w:t xml:space="preserve"> 4 </w:t>
      </w:r>
      <w:proofErr w:type="spellStart"/>
      <w:r>
        <w:t>nói</w:t>
      </w:r>
      <w:proofErr w:type="spellEnd"/>
      <w:r>
        <w:t xml:space="preserve"> </w:t>
      </w:r>
      <w:proofErr w:type="spellStart"/>
      <w:r>
        <w:t>về</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w:t>
      </w:r>
      <w:del w:id="52" w:author="BUI Mai Anh" w:date="2018-05-28T02:05:00Z">
        <w:r>
          <w:delText>tôi</w:delText>
        </w:r>
      </w:del>
      <w:proofErr w:type="spellStart"/>
      <w:ins w:id="53" w:author="BUI Mai Anh" w:date="2018-05-28T02:05:00Z">
        <w:r>
          <w:t>em</w:t>
        </w:r>
      </w:ins>
      <w:proofErr w:type="spellEnd"/>
      <w:r>
        <w:t xml:space="preserve"> </w:t>
      </w:r>
      <w:proofErr w:type="spellStart"/>
      <w:r>
        <w:t>sẽ</w:t>
      </w:r>
      <w:proofErr w:type="spellEnd"/>
      <w:r>
        <w:t xml:space="preserve"> </w:t>
      </w:r>
      <w:proofErr w:type="spellStart"/>
      <w:r>
        <w:t>nói</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cụ</w:t>
      </w:r>
      <w:proofErr w:type="spellEnd"/>
      <w:r>
        <w:t xml:space="preserve"> </w:t>
      </w:r>
      <w:proofErr w:type="spellStart"/>
      <w:r>
        <w:t>thể</w:t>
      </w:r>
      <w:proofErr w:type="spellEnd"/>
      <w:r>
        <w:t xml:space="preserve"> </w:t>
      </w:r>
      <w:proofErr w:type="spellStart"/>
      <w:r>
        <w:t>về</w:t>
      </w:r>
      <w:proofErr w:type="spellEnd"/>
      <w:r>
        <w:t xml:space="preserve"> </w:t>
      </w:r>
      <w:proofErr w:type="spellStart"/>
      <w:r>
        <w:t>các</w:t>
      </w:r>
      <w:proofErr w:type="spellEnd"/>
      <w:r>
        <w:t xml:space="preserve"> </w:t>
      </w:r>
      <w:proofErr w:type="spellStart"/>
      <w:r>
        <w:t>tầng</w:t>
      </w:r>
      <w:proofErr w:type="spellEnd"/>
      <w:r>
        <w:t xml:space="preserve"> </w:t>
      </w:r>
      <w:proofErr w:type="spellStart"/>
      <w:r>
        <w:t>của</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đó</w:t>
      </w:r>
      <w:proofErr w:type="spellEnd"/>
      <w:r>
        <w:t xml:space="preserve"> </w:t>
      </w:r>
      <w:proofErr w:type="spellStart"/>
      <w:r>
        <w:t>là</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CSDL, </w:t>
      </w:r>
      <w:proofErr w:type="spellStart"/>
      <w:r>
        <w:t>và</w:t>
      </w:r>
      <w:proofErr w:type="spellEnd"/>
      <w:r>
        <w:t xml:space="preserve"> </w:t>
      </w:r>
      <w:proofErr w:type="spellStart"/>
      <w:r>
        <w:t>việc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chương</w:t>
      </w:r>
      <w:proofErr w:type="spellEnd"/>
      <w:r>
        <w:t xml:space="preserve"> </w:t>
      </w:r>
      <w:proofErr w:type="spellStart"/>
      <w:r>
        <w:t>trình</w:t>
      </w:r>
      <w:proofErr w:type="spellEnd"/>
      <w:r>
        <w:t>.</w:t>
      </w:r>
    </w:p>
    <w:p w:rsidR="0017270F" w:rsidRDefault="005E76C4">
      <w:proofErr w:type="spellStart"/>
      <w:r>
        <w:t>Chương</w:t>
      </w:r>
      <w:proofErr w:type="spellEnd"/>
      <w:r>
        <w:t xml:space="preserve"> 5 </w:t>
      </w:r>
      <w:proofErr w:type="spellStart"/>
      <w:r>
        <w:t>là</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w:t>
      </w:r>
      <w:proofErr w:type="spellEnd"/>
      <w:r>
        <w:t xml:space="preserve"> </w:t>
      </w:r>
      <w:proofErr w:type="spellStart"/>
      <w:r>
        <w:t>giải</w:t>
      </w:r>
      <w:proofErr w:type="spellEnd"/>
      <w:r>
        <w:t xml:space="preserve"> </w:t>
      </w:r>
      <w:proofErr w:type="spellStart"/>
      <w:r>
        <w:t>pháp</w:t>
      </w:r>
      <w:proofErr w:type="spellEnd"/>
      <w:r>
        <w:t xml:space="preserve">, </w:t>
      </w:r>
      <w:del w:id="54" w:author="BUI Mai Anh" w:date="2018-05-28T02:05:00Z">
        <w:r>
          <w:delText>tôi</w:delText>
        </w:r>
      </w:del>
      <w:proofErr w:type="spellStart"/>
      <w:ins w:id="55" w:author="BUI Mai Anh" w:date="2018-05-28T02:05:00Z">
        <w:r>
          <w:t>em</w:t>
        </w:r>
      </w:ins>
      <w:proofErr w:type="spellEnd"/>
      <w:r>
        <w:t xml:space="preserve"> </w:t>
      </w:r>
      <w:proofErr w:type="spellStart"/>
      <w:r>
        <w:t>sẽ</w:t>
      </w:r>
      <w:proofErr w:type="spellEnd"/>
      <w:r>
        <w:t xml:space="preserve"> </w:t>
      </w:r>
      <w:proofErr w:type="spellStart"/>
      <w:r>
        <w:t>nêu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mà</w:t>
      </w:r>
      <w:proofErr w:type="spellEnd"/>
      <w:r>
        <w:t xml:space="preserve"> </w:t>
      </w:r>
      <w:del w:id="56" w:author="BUI Mai Anh" w:date="2018-05-28T02:05:00Z">
        <w:r>
          <w:delText>tôi</w:delText>
        </w:r>
      </w:del>
      <w:proofErr w:type="spellStart"/>
      <w:ins w:id="57" w:author="BUI Mai Anh" w:date="2018-05-28T02:05:00Z">
        <w:r>
          <w:t>em</w:t>
        </w:r>
      </w:ins>
      <w:proofErr w:type="spellEnd"/>
      <w:r>
        <w:t xml:space="preserve"> </w:t>
      </w:r>
      <w:proofErr w:type="spellStart"/>
      <w:r>
        <w:t>sử</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nào</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những</w:t>
      </w:r>
      <w:proofErr w:type="spellEnd"/>
      <w:r>
        <w:t xml:space="preserve"> </w:t>
      </w:r>
      <w:proofErr w:type="spellStart"/>
      <w:r>
        <w:t>khó</w:t>
      </w:r>
      <w:proofErr w:type="spellEnd"/>
      <w:r>
        <w:t xml:space="preserve"> </w:t>
      </w:r>
      <w:proofErr w:type="spellStart"/>
      <w:r>
        <w:t>khăn</w:t>
      </w:r>
      <w:proofErr w:type="spellEnd"/>
      <w:r>
        <w:t xml:space="preserve"> </w:t>
      </w:r>
      <w:del w:id="58" w:author="BUI Mai Anh" w:date="2018-05-28T02:05:00Z">
        <w:r>
          <w:delText>tôi</w:delText>
        </w:r>
      </w:del>
      <w:proofErr w:type="spellStart"/>
      <w:ins w:id="59" w:author="BUI Mai Anh" w:date="2018-05-28T02:05:00Z">
        <w:r>
          <w:t>em</w:t>
        </w:r>
      </w:ins>
      <w:proofErr w:type="spellEnd"/>
      <w:r>
        <w:t xml:space="preserve"> </w:t>
      </w:r>
      <w:proofErr w:type="spellStart"/>
      <w:r>
        <w:t>gặp</w:t>
      </w:r>
      <w:proofErr w:type="spellEnd"/>
      <w:r>
        <w:t xml:space="preserve"> </w:t>
      </w:r>
      <w:proofErr w:type="spellStart"/>
      <w:r>
        <w:t>phải</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trính</w:t>
      </w:r>
      <w:proofErr w:type="spellEnd"/>
      <w:r>
        <w:t xml:space="preserve"> </w:t>
      </w:r>
      <w:proofErr w:type="spellStart"/>
      <w:r>
        <w:t>làm</w:t>
      </w:r>
      <w:proofErr w:type="spellEnd"/>
      <w:r>
        <w:t xml:space="preserve"> </w:t>
      </w:r>
      <w:proofErr w:type="spellStart"/>
      <w:r>
        <w:t>đồ</w:t>
      </w:r>
      <w:proofErr w:type="spellEnd"/>
      <w:r>
        <w:t xml:space="preserve"> </w:t>
      </w:r>
      <w:proofErr w:type="spellStart"/>
      <w:r>
        <w:t>án</w:t>
      </w:r>
      <w:proofErr w:type="spellEnd"/>
      <w:r>
        <w:t xml:space="preserve"> </w:t>
      </w:r>
      <w:proofErr w:type="spellStart"/>
      <w:r>
        <w:t>và</w:t>
      </w:r>
      <w:proofErr w:type="spellEnd"/>
      <w:r>
        <w:t xml:space="preserve"> </w:t>
      </w:r>
      <w:proofErr w:type="spellStart"/>
      <w:r>
        <w:t>cách</w:t>
      </w:r>
      <w:proofErr w:type="spellEnd"/>
      <w:r>
        <w:t xml:space="preserve"> </w:t>
      </w:r>
      <w:proofErr w:type="spellStart"/>
      <w:r>
        <w:t>khắc</w:t>
      </w:r>
      <w:proofErr w:type="spellEnd"/>
      <w:r>
        <w:t xml:space="preserve"> </w:t>
      </w:r>
      <w:proofErr w:type="spellStart"/>
      <w:r>
        <w:t>phục</w:t>
      </w:r>
      <w:proofErr w:type="spellEnd"/>
      <w:r>
        <w:t xml:space="preserve">. </w:t>
      </w:r>
    </w:p>
    <w:p w:rsidR="0017270F" w:rsidRDefault="005E76C4">
      <w:proofErr w:type="spellStart"/>
      <w:r>
        <w:t>Chương</w:t>
      </w:r>
      <w:proofErr w:type="spellEnd"/>
      <w:r>
        <w:t xml:space="preserve"> 6 </w:t>
      </w:r>
      <w:proofErr w:type="spellStart"/>
      <w:r>
        <w:t>là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del w:id="60" w:author="BUI Mai Anh" w:date="2018-05-28T02:05:00Z">
        <w:r>
          <w:delText>tôi</w:delText>
        </w:r>
      </w:del>
      <w:proofErr w:type="spellStart"/>
      <w:ins w:id="61" w:author="BUI Mai Anh" w:date="2018-05-28T02:05:00Z">
        <w:r>
          <w:t>em</w:t>
        </w:r>
      </w:ins>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sau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đồ</w:t>
      </w:r>
      <w:proofErr w:type="spellEnd"/>
      <w:r>
        <w:t xml:space="preserve"> </w:t>
      </w:r>
      <w:proofErr w:type="spellStart"/>
      <w:r>
        <w:t>án</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và</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cũng</w:t>
      </w:r>
      <w:proofErr w:type="spellEnd"/>
      <w:r>
        <w:t xml:space="preserve"> </w:t>
      </w:r>
      <w:proofErr w:type="spellStart"/>
      <w:r>
        <w:t>như</w:t>
      </w:r>
      <w:proofErr w:type="spellEnd"/>
      <w:r>
        <w:t xml:space="preserve"> </w:t>
      </w:r>
      <w:proofErr w:type="spellStart"/>
      <w:r>
        <w:t>phương</w:t>
      </w:r>
      <w:proofErr w:type="spellEnd"/>
      <w:r>
        <w:t xml:space="preserve"> </w:t>
      </w: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w:t>
      </w:r>
    </w:p>
    <w:p w:rsidR="0017270F" w:rsidRDefault="0017270F"/>
    <w:p w:rsidR="0017270F" w:rsidRDefault="005E76C4">
      <w:pPr>
        <w:pStyle w:val="u1"/>
        <w:numPr>
          <w:ilvl w:val="0"/>
          <w:numId w:val="10"/>
        </w:numPr>
      </w:pPr>
      <w:bookmarkStart w:id="62" w:name="_44sinio" w:colFirst="0" w:colLast="0"/>
      <w:bookmarkEnd w:id="62"/>
      <w:r>
        <w:br w:type="page"/>
      </w:r>
      <w:proofErr w:type="spellStart"/>
      <w:r>
        <w:lastRenderedPageBreak/>
        <w:t>Khảo</w:t>
      </w:r>
      <w:proofErr w:type="spellEnd"/>
      <w:r>
        <w:t xml:space="preserve"> </w:t>
      </w:r>
      <w:proofErr w:type="spellStart"/>
      <w:r>
        <w:t>sát</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proofErr w:type="spellEnd"/>
    </w:p>
    <w:p w:rsidR="0017270F" w:rsidRDefault="005E76C4">
      <w:pPr>
        <w:pStyle w:val="u2"/>
        <w:numPr>
          <w:ilvl w:val="1"/>
          <w:numId w:val="10"/>
        </w:numPr>
      </w:pPr>
      <w:bookmarkStart w:id="63" w:name="_2jxsxqh" w:colFirst="0" w:colLast="0"/>
      <w:bookmarkEnd w:id="63"/>
      <w:proofErr w:type="spellStart"/>
      <w:r>
        <w:t>Khảo</w:t>
      </w:r>
      <w:proofErr w:type="spellEnd"/>
      <w:r>
        <w:t xml:space="preserve"> </w:t>
      </w:r>
      <w:proofErr w:type="spellStart"/>
      <w:r>
        <w:t>sát</w:t>
      </w:r>
      <w:proofErr w:type="spellEnd"/>
      <w:r>
        <w:t xml:space="preserve"> </w:t>
      </w:r>
      <w:proofErr w:type="spellStart"/>
      <w:r>
        <w:t>hiện</w:t>
      </w:r>
      <w:proofErr w:type="spellEnd"/>
      <w:r>
        <w:t xml:space="preserve"> </w:t>
      </w:r>
      <w:proofErr w:type="spellStart"/>
      <w:r>
        <w:t>trạng</w:t>
      </w:r>
      <w:proofErr w:type="spellEnd"/>
    </w:p>
    <w:p w:rsidR="00C17C95" w:rsidRPr="00351EF1" w:rsidRDefault="00C17C95" w:rsidP="00351EF1">
      <w:pPr>
        <w:keepNext/>
        <w:jc w:val="center"/>
        <w:rPr>
          <w:b/>
          <w:sz w:val="30"/>
          <w:szCs w:val="30"/>
        </w:rPr>
      </w:pPr>
      <w:proofErr w:type="spellStart"/>
      <w:r w:rsidRPr="00351EF1">
        <w:rPr>
          <w:b/>
          <w:sz w:val="30"/>
          <w:szCs w:val="30"/>
        </w:rPr>
        <w:t>Biểu</w:t>
      </w:r>
      <w:proofErr w:type="spellEnd"/>
      <w:r w:rsidRPr="00351EF1">
        <w:rPr>
          <w:b/>
          <w:sz w:val="30"/>
          <w:szCs w:val="30"/>
        </w:rPr>
        <w:t xml:space="preserve"> </w:t>
      </w:r>
      <w:proofErr w:type="spellStart"/>
      <w:r w:rsidRPr="00351EF1">
        <w:rPr>
          <w:b/>
          <w:sz w:val="30"/>
          <w:szCs w:val="30"/>
        </w:rPr>
        <w:t>đồ</w:t>
      </w:r>
      <w:proofErr w:type="spellEnd"/>
      <w:r w:rsidRPr="00351EF1">
        <w:rPr>
          <w:b/>
          <w:sz w:val="30"/>
          <w:szCs w:val="30"/>
        </w:rPr>
        <w:t xml:space="preserve"> </w:t>
      </w:r>
      <w:proofErr w:type="spellStart"/>
      <w:r w:rsidR="00351EF1">
        <w:rPr>
          <w:b/>
          <w:sz w:val="30"/>
          <w:szCs w:val="30"/>
        </w:rPr>
        <w:t>tốc</w:t>
      </w:r>
      <w:proofErr w:type="spellEnd"/>
      <w:r w:rsidR="00351EF1">
        <w:rPr>
          <w:b/>
          <w:sz w:val="30"/>
          <w:szCs w:val="30"/>
        </w:rPr>
        <w:t xml:space="preserve"> </w:t>
      </w:r>
      <w:proofErr w:type="spellStart"/>
      <w:r w:rsidR="00351EF1">
        <w:rPr>
          <w:b/>
          <w:sz w:val="30"/>
          <w:szCs w:val="30"/>
        </w:rPr>
        <w:t>độ</w:t>
      </w:r>
      <w:proofErr w:type="spellEnd"/>
      <w:r w:rsidR="00351EF1">
        <w:rPr>
          <w:b/>
          <w:sz w:val="30"/>
          <w:szCs w:val="30"/>
        </w:rPr>
        <w:t xml:space="preserve"> </w:t>
      </w:r>
      <w:proofErr w:type="spellStart"/>
      <w:r w:rsidR="00351EF1">
        <w:rPr>
          <w:b/>
          <w:sz w:val="30"/>
          <w:szCs w:val="30"/>
        </w:rPr>
        <w:t>gia</w:t>
      </w:r>
      <w:proofErr w:type="spellEnd"/>
      <w:r w:rsidR="00351EF1">
        <w:rPr>
          <w:b/>
          <w:sz w:val="30"/>
          <w:szCs w:val="30"/>
        </w:rPr>
        <w:t xml:space="preserve"> </w:t>
      </w:r>
      <w:proofErr w:type="spellStart"/>
      <w:r w:rsidR="00351EF1">
        <w:rPr>
          <w:b/>
          <w:sz w:val="30"/>
          <w:szCs w:val="30"/>
        </w:rPr>
        <w:t>tăng</w:t>
      </w:r>
      <w:proofErr w:type="spellEnd"/>
      <w:r w:rsidR="00351EF1">
        <w:rPr>
          <w:b/>
          <w:sz w:val="30"/>
          <w:szCs w:val="30"/>
        </w:rPr>
        <w:t xml:space="preserve"> </w:t>
      </w:r>
      <w:proofErr w:type="spellStart"/>
      <w:r w:rsidR="00351EF1">
        <w:rPr>
          <w:b/>
          <w:sz w:val="30"/>
          <w:szCs w:val="30"/>
        </w:rPr>
        <w:t>mở</w:t>
      </w:r>
      <w:proofErr w:type="spellEnd"/>
      <w:r w:rsidR="00351EF1">
        <w:rPr>
          <w:b/>
          <w:sz w:val="30"/>
          <w:szCs w:val="30"/>
        </w:rPr>
        <w:t xml:space="preserve"> </w:t>
      </w:r>
      <w:proofErr w:type="spellStart"/>
      <w:r w:rsidR="00351EF1">
        <w:rPr>
          <w:b/>
          <w:sz w:val="30"/>
          <w:szCs w:val="30"/>
        </w:rPr>
        <w:t>mới</w:t>
      </w:r>
      <w:proofErr w:type="spellEnd"/>
      <w:r w:rsidR="00351EF1">
        <w:rPr>
          <w:b/>
          <w:sz w:val="30"/>
          <w:szCs w:val="30"/>
        </w:rPr>
        <w:t xml:space="preserve"> </w:t>
      </w:r>
      <w:proofErr w:type="spellStart"/>
      <w:r w:rsidR="00351EF1">
        <w:rPr>
          <w:b/>
          <w:sz w:val="30"/>
          <w:szCs w:val="30"/>
        </w:rPr>
        <w:t>cửa</w:t>
      </w:r>
      <w:proofErr w:type="spellEnd"/>
      <w:r w:rsidR="00351EF1">
        <w:rPr>
          <w:b/>
          <w:sz w:val="30"/>
          <w:szCs w:val="30"/>
        </w:rPr>
        <w:t xml:space="preserve"> </w:t>
      </w:r>
      <w:proofErr w:type="spellStart"/>
      <w:r w:rsidR="00351EF1">
        <w:rPr>
          <w:b/>
          <w:sz w:val="30"/>
          <w:szCs w:val="30"/>
        </w:rPr>
        <w:t>hàng</w:t>
      </w:r>
      <w:proofErr w:type="spellEnd"/>
      <w:r w:rsidR="00351EF1">
        <w:rPr>
          <w:b/>
          <w:sz w:val="30"/>
          <w:szCs w:val="30"/>
        </w:rPr>
        <w:t xml:space="preserve">, </w:t>
      </w:r>
      <w:proofErr w:type="spellStart"/>
      <w:r w:rsidR="00351EF1">
        <w:rPr>
          <w:b/>
          <w:sz w:val="30"/>
          <w:szCs w:val="30"/>
        </w:rPr>
        <w:t>chuỗi</w:t>
      </w:r>
      <w:proofErr w:type="spellEnd"/>
      <w:r w:rsidR="00351EF1">
        <w:rPr>
          <w:b/>
          <w:sz w:val="30"/>
          <w:szCs w:val="30"/>
        </w:rPr>
        <w:t xml:space="preserve"> </w:t>
      </w:r>
      <w:proofErr w:type="spellStart"/>
      <w:r w:rsidR="00351EF1">
        <w:rPr>
          <w:b/>
          <w:sz w:val="30"/>
          <w:szCs w:val="30"/>
        </w:rPr>
        <w:t>cửa</w:t>
      </w:r>
      <w:proofErr w:type="spellEnd"/>
      <w:r w:rsidR="00351EF1">
        <w:rPr>
          <w:b/>
          <w:sz w:val="30"/>
          <w:szCs w:val="30"/>
        </w:rPr>
        <w:t xml:space="preserve"> </w:t>
      </w:r>
      <w:proofErr w:type="spellStart"/>
      <w:r w:rsidR="00351EF1">
        <w:rPr>
          <w:b/>
          <w:sz w:val="30"/>
          <w:szCs w:val="30"/>
        </w:rPr>
        <w:t>hàng</w:t>
      </w:r>
      <w:proofErr w:type="spellEnd"/>
      <w:r w:rsidR="00351EF1">
        <w:rPr>
          <w:b/>
          <w:sz w:val="30"/>
          <w:szCs w:val="30"/>
        </w:rPr>
        <w:t xml:space="preserve"> </w:t>
      </w:r>
      <w:proofErr w:type="spellStart"/>
      <w:r w:rsidR="00351EF1">
        <w:rPr>
          <w:b/>
          <w:sz w:val="30"/>
          <w:szCs w:val="30"/>
        </w:rPr>
        <w:t>trên</w:t>
      </w:r>
      <w:proofErr w:type="spellEnd"/>
      <w:r w:rsidR="00351EF1">
        <w:rPr>
          <w:b/>
          <w:sz w:val="30"/>
          <w:szCs w:val="30"/>
        </w:rPr>
        <w:t xml:space="preserve"> </w:t>
      </w:r>
      <w:proofErr w:type="spellStart"/>
      <w:r w:rsidR="00351EF1">
        <w:rPr>
          <w:b/>
          <w:sz w:val="30"/>
          <w:szCs w:val="30"/>
        </w:rPr>
        <w:t>địa</w:t>
      </w:r>
      <w:proofErr w:type="spellEnd"/>
      <w:r w:rsidR="00351EF1">
        <w:rPr>
          <w:b/>
          <w:sz w:val="30"/>
          <w:szCs w:val="30"/>
        </w:rPr>
        <w:t xml:space="preserve"> </w:t>
      </w:r>
      <w:proofErr w:type="spellStart"/>
      <w:r w:rsidR="00351EF1">
        <w:rPr>
          <w:b/>
          <w:sz w:val="30"/>
          <w:szCs w:val="30"/>
        </w:rPr>
        <w:t>bàn</w:t>
      </w:r>
      <w:proofErr w:type="spellEnd"/>
      <w:r w:rsidR="00351EF1">
        <w:rPr>
          <w:b/>
          <w:sz w:val="30"/>
          <w:szCs w:val="30"/>
        </w:rPr>
        <w:t xml:space="preserve"> </w:t>
      </w:r>
      <w:proofErr w:type="spellStart"/>
      <w:r w:rsidR="00351EF1">
        <w:rPr>
          <w:b/>
          <w:sz w:val="30"/>
          <w:szCs w:val="30"/>
        </w:rPr>
        <w:t>thành</w:t>
      </w:r>
      <w:proofErr w:type="spellEnd"/>
      <w:r w:rsidR="00351EF1">
        <w:rPr>
          <w:b/>
          <w:sz w:val="30"/>
          <w:szCs w:val="30"/>
        </w:rPr>
        <w:t xml:space="preserve"> </w:t>
      </w:r>
      <w:proofErr w:type="spellStart"/>
      <w:r w:rsidR="00351EF1">
        <w:rPr>
          <w:b/>
          <w:sz w:val="30"/>
          <w:szCs w:val="30"/>
        </w:rPr>
        <w:t>phố</w:t>
      </w:r>
      <w:proofErr w:type="spellEnd"/>
      <w:r w:rsidR="00351EF1">
        <w:rPr>
          <w:b/>
          <w:sz w:val="30"/>
          <w:szCs w:val="30"/>
        </w:rPr>
        <w:t xml:space="preserve"> </w:t>
      </w:r>
      <w:proofErr w:type="spellStart"/>
      <w:r w:rsidR="00351EF1">
        <w:rPr>
          <w:b/>
          <w:sz w:val="30"/>
          <w:szCs w:val="30"/>
        </w:rPr>
        <w:t>hà</w:t>
      </w:r>
      <w:proofErr w:type="spellEnd"/>
      <w:r w:rsidR="00351EF1">
        <w:rPr>
          <w:b/>
          <w:sz w:val="30"/>
          <w:szCs w:val="30"/>
        </w:rPr>
        <w:t xml:space="preserve"> </w:t>
      </w:r>
      <w:proofErr w:type="spellStart"/>
      <w:r w:rsidR="00351EF1">
        <w:rPr>
          <w:b/>
          <w:sz w:val="30"/>
          <w:szCs w:val="30"/>
        </w:rPr>
        <w:t>nội</w:t>
      </w:r>
      <w:proofErr w:type="spellEnd"/>
      <w:r w:rsidR="00351EF1">
        <w:rPr>
          <w:b/>
          <w:sz w:val="30"/>
          <w:szCs w:val="30"/>
        </w:rPr>
        <w:t>.</w:t>
      </w:r>
    </w:p>
    <w:p w:rsidR="0017270F" w:rsidRDefault="00C17C95">
      <w:pPr>
        <w:keepNext/>
      </w:pPr>
      <w:r>
        <w:rPr>
          <w:noProof/>
        </w:rPr>
        <w:drawing>
          <wp:inline distT="0" distB="0" distL="0" distR="0" wp14:anchorId="12782ACE" wp14:editId="3D38D6C0">
            <wp:extent cx="5575935" cy="3402330"/>
            <wp:effectExtent l="0" t="0" r="5715" b="762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5935" cy="3402330"/>
                    </a:xfrm>
                    <a:prstGeom prst="rect">
                      <a:avLst/>
                    </a:prstGeom>
                  </pic:spPr>
                </pic:pic>
              </a:graphicData>
            </a:graphic>
          </wp:inline>
        </w:drawing>
      </w:r>
    </w:p>
    <w:p w:rsidR="00351EF1" w:rsidRDefault="005E76C4" w:rsidP="00351EF1">
      <w:pPr>
        <w:pBdr>
          <w:top w:val="nil"/>
          <w:left w:val="nil"/>
          <w:bottom w:val="nil"/>
          <w:right w:val="nil"/>
          <w:between w:val="nil"/>
        </w:pBdr>
        <w:jc w:val="left"/>
        <w:rPr>
          <w:color w:val="000000"/>
          <w:sz w:val="24"/>
          <w:szCs w:val="24"/>
        </w:rPr>
      </w:pPr>
      <w:bookmarkStart w:id="64" w:name="_z337ya" w:colFirst="0" w:colLast="0"/>
      <w:bookmarkEnd w:id="64"/>
      <w:proofErr w:type="spellStart"/>
      <w:r>
        <w:rPr>
          <w:color w:val="000000"/>
          <w:sz w:val="24"/>
          <w:szCs w:val="24"/>
        </w:rPr>
        <w:t>Hình</w:t>
      </w:r>
      <w:proofErr w:type="spellEnd"/>
      <w:r>
        <w:rPr>
          <w:color w:val="000000"/>
          <w:sz w:val="24"/>
          <w:szCs w:val="24"/>
        </w:rPr>
        <w:t xml:space="preserve"> 1</w:t>
      </w:r>
      <w:r w:rsidR="0085250D">
        <w:rPr>
          <w:color w:val="000000"/>
          <w:sz w:val="24"/>
          <w:szCs w:val="24"/>
        </w:rPr>
        <w:t xml:space="preserve">: </w:t>
      </w:r>
      <w:proofErr w:type="spellStart"/>
      <w:r w:rsidR="0085250D">
        <w:rPr>
          <w:color w:val="000000"/>
          <w:sz w:val="24"/>
          <w:szCs w:val="24"/>
        </w:rPr>
        <w:t>Biểu</w:t>
      </w:r>
      <w:proofErr w:type="spellEnd"/>
      <w:r w:rsidR="0085250D">
        <w:rPr>
          <w:color w:val="000000"/>
          <w:sz w:val="24"/>
          <w:szCs w:val="24"/>
        </w:rPr>
        <w:t xml:space="preserve"> </w:t>
      </w:r>
      <w:proofErr w:type="spellStart"/>
      <w:r w:rsidR="0085250D">
        <w:rPr>
          <w:color w:val="000000"/>
          <w:sz w:val="24"/>
          <w:szCs w:val="24"/>
        </w:rPr>
        <w:t>đồ</w:t>
      </w:r>
      <w:proofErr w:type="spellEnd"/>
      <w:r w:rsidR="0085250D">
        <w:rPr>
          <w:color w:val="000000"/>
          <w:sz w:val="24"/>
          <w:szCs w:val="24"/>
        </w:rPr>
        <w:t xml:space="preserve"> </w:t>
      </w:r>
      <w:proofErr w:type="spellStart"/>
      <w:r w:rsidR="0085250D">
        <w:rPr>
          <w:color w:val="000000"/>
          <w:sz w:val="24"/>
          <w:szCs w:val="24"/>
        </w:rPr>
        <w:t>tốc</w:t>
      </w:r>
      <w:proofErr w:type="spellEnd"/>
      <w:r w:rsidR="0085250D">
        <w:rPr>
          <w:color w:val="000000"/>
          <w:sz w:val="24"/>
          <w:szCs w:val="24"/>
        </w:rPr>
        <w:t xml:space="preserve"> </w:t>
      </w:r>
      <w:proofErr w:type="spellStart"/>
      <w:r w:rsidR="0085250D">
        <w:rPr>
          <w:color w:val="000000"/>
          <w:sz w:val="24"/>
          <w:szCs w:val="24"/>
        </w:rPr>
        <w:t>độ</w:t>
      </w:r>
      <w:proofErr w:type="spellEnd"/>
      <w:r w:rsidR="0085250D">
        <w:rPr>
          <w:color w:val="000000"/>
          <w:sz w:val="24"/>
          <w:szCs w:val="24"/>
        </w:rPr>
        <w:t xml:space="preserve"> </w:t>
      </w:r>
      <w:proofErr w:type="spellStart"/>
      <w:r w:rsidR="0085250D">
        <w:rPr>
          <w:color w:val="000000"/>
          <w:sz w:val="24"/>
          <w:szCs w:val="24"/>
        </w:rPr>
        <w:t>gia</w:t>
      </w:r>
      <w:proofErr w:type="spellEnd"/>
      <w:r w:rsidR="0085250D">
        <w:rPr>
          <w:color w:val="000000"/>
          <w:sz w:val="24"/>
          <w:szCs w:val="24"/>
        </w:rPr>
        <w:t xml:space="preserve"> </w:t>
      </w:r>
      <w:proofErr w:type="spellStart"/>
      <w:r w:rsidR="0085250D">
        <w:rPr>
          <w:color w:val="000000"/>
          <w:sz w:val="24"/>
          <w:szCs w:val="24"/>
        </w:rPr>
        <w:t>tăng</w:t>
      </w:r>
      <w:proofErr w:type="spellEnd"/>
      <w:r w:rsidR="0085250D">
        <w:rPr>
          <w:color w:val="000000"/>
          <w:sz w:val="24"/>
          <w:szCs w:val="24"/>
        </w:rPr>
        <w:t xml:space="preserve"> </w:t>
      </w:r>
      <w:proofErr w:type="spellStart"/>
      <w:r w:rsidR="0085250D">
        <w:rPr>
          <w:color w:val="000000"/>
          <w:sz w:val="24"/>
          <w:szCs w:val="24"/>
        </w:rPr>
        <w:t>mở</w:t>
      </w:r>
      <w:proofErr w:type="spellEnd"/>
      <w:r w:rsidR="0085250D">
        <w:rPr>
          <w:color w:val="000000"/>
          <w:sz w:val="24"/>
          <w:szCs w:val="24"/>
        </w:rPr>
        <w:t xml:space="preserve"> </w:t>
      </w:r>
      <w:proofErr w:type="spellStart"/>
      <w:r w:rsidR="0085250D">
        <w:rPr>
          <w:color w:val="000000"/>
          <w:sz w:val="24"/>
          <w:szCs w:val="24"/>
        </w:rPr>
        <w:t>mới</w:t>
      </w:r>
      <w:proofErr w:type="spellEnd"/>
      <w:r w:rsidR="0085250D">
        <w:rPr>
          <w:color w:val="000000"/>
          <w:sz w:val="24"/>
          <w:szCs w:val="24"/>
        </w:rPr>
        <w:t xml:space="preserve"> </w:t>
      </w:r>
      <w:proofErr w:type="spellStart"/>
      <w:r w:rsidR="0085250D">
        <w:rPr>
          <w:color w:val="000000"/>
          <w:sz w:val="24"/>
          <w:szCs w:val="24"/>
        </w:rPr>
        <w:t>cửa</w:t>
      </w:r>
      <w:proofErr w:type="spellEnd"/>
      <w:r w:rsidR="0085250D">
        <w:rPr>
          <w:color w:val="000000"/>
          <w:sz w:val="24"/>
          <w:szCs w:val="24"/>
        </w:rPr>
        <w:t xml:space="preserve"> </w:t>
      </w:r>
      <w:proofErr w:type="spellStart"/>
      <w:r w:rsidR="0085250D">
        <w:rPr>
          <w:color w:val="000000"/>
          <w:sz w:val="24"/>
          <w:szCs w:val="24"/>
        </w:rPr>
        <w:t>h</w:t>
      </w:r>
      <w:r w:rsidR="00C17C95">
        <w:rPr>
          <w:color w:val="000000"/>
          <w:sz w:val="24"/>
          <w:szCs w:val="24"/>
        </w:rPr>
        <w:t>àng</w:t>
      </w:r>
      <w:proofErr w:type="spellEnd"/>
      <w:r w:rsidR="00C17C95">
        <w:rPr>
          <w:color w:val="000000"/>
          <w:sz w:val="24"/>
          <w:szCs w:val="24"/>
        </w:rPr>
        <w:t xml:space="preserve">, </w:t>
      </w:r>
      <w:proofErr w:type="spellStart"/>
      <w:r w:rsidR="00C17C95">
        <w:rPr>
          <w:color w:val="000000"/>
          <w:sz w:val="24"/>
          <w:szCs w:val="24"/>
        </w:rPr>
        <w:t>chuỗi</w:t>
      </w:r>
      <w:proofErr w:type="spellEnd"/>
      <w:r w:rsidR="00C17C95">
        <w:rPr>
          <w:color w:val="000000"/>
          <w:sz w:val="24"/>
          <w:szCs w:val="24"/>
        </w:rPr>
        <w:t xml:space="preserve"> </w:t>
      </w:r>
      <w:proofErr w:type="spellStart"/>
      <w:r w:rsidR="00C17C95">
        <w:rPr>
          <w:color w:val="000000"/>
          <w:sz w:val="24"/>
          <w:szCs w:val="24"/>
        </w:rPr>
        <w:t>cửa</w:t>
      </w:r>
      <w:proofErr w:type="spellEnd"/>
      <w:r w:rsidR="00C17C95">
        <w:rPr>
          <w:color w:val="000000"/>
          <w:sz w:val="24"/>
          <w:szCs w:val="24"/>
        </w:rPr>
        <w:t xml:space="preserve"> </w:t>
      </w:r>
      <w:proofErr w:type="spellStart"/>
      <w:r w:rsidR="00C17C95">
        <w:rPr>
          <w:color w:val="000000"/>
          <w:sz w:val="24"/>
          <w:szCs w:val="24"/>
        </w:rPr>
        <w:t>hàng</w:t>
      </w:r>
      <w:proofErr w:type="spellEnd"/>
      <w:r w:rsidR="00C17C95">
        <w:rPr>
          <w:color w:val="000000"/>
          <w:sz w:val="24"/>
          <w:szCs w:val="24"/>
        </w:rPr>
        <w:t xml:space="preserve"> </w:t>
      </w:r>
      <w:proofErr w:type="spellStart"/>
      <w:r w:rsidR="00C17C95">
        <w:rPr>
          <w:color w:val="000000"/>
          <w:sz w:val="24"/>
          <w:szCs w:val="24"/>
        </w:rPr>
        <w:t>quần</w:t>
      </w:r>
      <w:proofErr w:type="spellEnd"/>
      <w:r w:rsidR="00C17C95">
        <w:rPr>
          <w:color w:val="000000"/>
          <w:sz w:val="24"/>
          <w:szCs w:val="24"/>
        </w:rPr>
        <w:t xml:space="preserve"> </w:t>
      </w:r>
      <w:proofErr w:type="spellStart"/>
      <w:r w:rsidR="00C17C95">
        <w:rPr>
          <w:color w:val="000000"/>
          <w:sz w:val="24"/>
          <w:szCs w:val="24"/>
        </w:rPr>
        <w:t>áo</w:t>
      </w:r>
      <w:proofErr w:type="spellEnd"/>
      <w:r w:rsidR="00C17C95">
        <w:rPr>
          <w:color w:val="000000"/>
          <w:sz w:val="24"/>
          <w:szCs w:val="24"/>
        </w:rPr>
        <w:t xml:space="preserve"> </w:t>
      </w:r>
      <w:proofErr w:type="spellStart"/>
      <w:r w:rsidR="00C17C95">
        <w:rPr>
          <w:color w:val="000000"/>
          <w:sz w:val="24"/>
          <w:szCs w:val="24"/>
        </w:rPr>
        <w:t>trên</w:t>
      </w:r>
      <w:proofErr w:type="spellEnd"/>
      <w:r w:rsidR="00C17C95">
        <w:rPr>
          <w:color w:val="000000"/>
          <w:sz w:val="24"/>
          <w:szCs w:val="24"/>
        </w:rPr>
        <w:t xml:space="preserve"> </w:t>
      </w:r>
      <w:proofErr w:type="spellStart"/>
      <w:r w:rsidR="00C17C95">
        <w:rPr>
          <w:color w:val="000000"/>
          <w:sz w:val="24"/>
          <w:szCs w:val="24"/>
        </w:rPr>
        <w:t>địa</w:t>
      </w:r>
      <w:proofErr w:type="spellEnd"/>
      <w:r w:rsidR="00C17C95">
        <w:rPr>
          <w:color w:val="000000"/>
          <w:sz w:val="24"/>
          <w:szCs w:val="24"/>
        </w:rPr>
        <w:t xml:space="preserve"> </w:t>
      </w:r>
      <w:proofErr w:type="spellStart"/>
      <w:r w:rsidR="00C17C95">
        <w:rPr>
          <w:color w:val="000000"/>
          <w:sz w:val="24"/>
          <w:szCs w:val="24"/>
        </w:rPr>
        <w:t>bàn</w:t>
      </w:r>
      <w:proofErr w:type="spellEnd"/>
      <w:r w:rsidR="00C17C95">
        <w:rPr>
          <w:color w:val="000000"/>
          <w:sz w:val="24"/>
          <w:szCs w:val="24"/>
        </w:rPr>
        <w:t xml:space="preserve"> </w:t>
      </w:r>
      <w:proofErr w:type="spellStart"/>
      <w:r w:rsidR="00C17C95">
        <w:rPr>
          <w:color w:val="000000"/>
          <w:sz w:val="24"/>
          <w:szCs w:val="24"/>
        </w:rPr>
        <w:t>thành</w:t>
      </w:r>
      <w:proofErr w:type="spellEnd"/>
      <w:r w:rsidR="00C17C95">
        <w:rPr>
          <w:color w:val="000000"/>
          <w:sz w:val="24"/>
          <w:szCs w:val="24"/>
        </w:rPr>
        <w:t xml:space="preserve"> </w:t>
      </w:r>
      <w:proofErr w:type="spellStart"/>
      <w:r w:rsidR="00C17C95">
        <w:rPr>
          <w:color w:val="000000"/>
          <w:sz w:val="24"/>
          <w:szCs w:val="24"/>
        </w:rPr>
        <w:t>phố</w:t>
      </w:r>
      <w:proofErr w:type="spellEnd"/>
      <w:r w:rsidR="00C17C95">
        <w:rPr>
          <w:color w:val="000000"/>
          <w:sz w:val="24"/>
          <w:szCs w:val="24"/>
        </w:rPr>
        <w:t xml:space="preserve"> </w:t>
      </w:r>
      <w:proofErr w:type="spellStart"/>
      <w:r w:rsidR="00C17C95">
        <w:rPr>
          <w:color w:val="000000"/>
          <w:sz w:val="24"/>
          <w:szCs w:val="24"/>
        </w:rPr>
        <w:t>hà</w:t>
      </w:r>
      <w:proofErr w:type="spellEnd"/>
      <w:r w:rsidR="00C17C95">
        <w:rPr>
          <w:color w:val="000000"/>
          <w:sz w:val="24"/>
          <w:szCs w:val="24"/>
        </w:rPr>
        <w:t xml:space="preserve"> </w:t>
      </w:r>
      <w:proofErr w:type="spellStart"/>
      <w:proofErr w:type="gramStart"/>
      <w:r w:rsidR="00C17C95">
        <w:rPr>
          <w:color w:val="000000"/>
          <w:sz w:val="24"/>
          <w:szCs w:val="24"/>
        </w:rPr>
        <w:t>nội</w:t>
      </w:r>
      <w:r w:rsidR="00351EF1">
        <w:rPr>
          <w:color w:val="000000"/>
          <w:sz w:val="24"/>
          <w:szCs w:val="24"/>
        </w:rPr>
        <w:t>.Nguồn</w:t>
      </w:r>
      <w:proofErr w:type="spellEnd"/>
      <w:proofErr w:type="gramEnd"/>
      <w:r w:rsidR="00351EF1">
        <w:rPr>
          <w:color w:val="000000"/>
          <w:sz w:val="24"/>
          <w:szCs w:val="24"/>
        </w:rPr>
        <w:t xml:space="preserve">: </w:t>
      </w:r>
      <w:hyperlink r:id="rId10" w:history="1">
        <w:r w:rsidR="00351EF1">
          <w:rPr>
            <w:rStyle w:val="Siuktni"/>
          </w:rPr>
          <w:t>https://dantri.com.vn/</w:t>
        </w:r>
      </w:hyperlink>
    </w:p>
    <w:p w:rsidR="00351EF1" w:rsidRDefault="00351EF1" w:rsidP="00351EF1">
      <w:pPr>
        <w:pBdr>
          <w:top w:val="nil"/>
          <w:left w:val="nil"/>
          <w:bottom w:val="nil"/>
          <w:right w:val="nil"/>
          <w:between w:val="nil"/>
        </w:pBdr>
        <w:jc w:val="left"/>
        <w:rPr>
          <w:color w:val="000000"/>
          <w:sz w:val="24"/>
          <w:szCs w:val="24"/>
        </w:rPr>
      </w:pPr>
    </w:p>
    <w:p w:rsidR="00351EF1" w:rsidRDefault="00351EF1" w:rsidP="00351EF1">
      <w:pPr>
        <w:pBdr>
          <w:top w:val="nil"/>
          <w:left w:val="nil"/>
          <w:bottom w:val="nil"/>
          <w:right w:val="nil"/>
          <w:between w:val="nil"/>
        </w:pBdr>
        <w:jc w:val="left"/>
        <w:rPr>
          <w:color w:val="000000"/>
          <w:sz w:val="24"/>
          <w:szCs w:val="24"/>
        </w:rPr>
      </w:pPr>
    </w:p>
    <w:p w:rsidR="00351EF1" w:rsidRDefault="00351EF1" w:rsidP="00351EF1">
      <w:pPr>
        <w:pBdr>
          <w:top w:val="nil"/>
          <w:left w:val="nil"/>
          <w:bottom w:val="nil"/>
          <w:right w:val="nil"/>
          <w:between w:val="nil"/>
        </w:pBdr>
        <w:jc w:val="left"/>
        <w:rPr>
          <w:color w:val="000000"/>
          <w:sz w:val="24"/>
          <w:szCs w:val="24"/>
        </w:rPr>
      </w:pPr>
    </w:p>
    <w:p w:rsidR="00351EF1" w:rsidRDefault="00351EF1" w:rsidP="00351EF1">
      <w:pPr>
        <w:pBdr>
          <w:top w:val="nil"/>
          <w:left w:val="nil"/>
          <w:bottom w:val="nil"/>
          <w:right w:val="nil"/>
          <w:between w:val="nil"/>
        </w:pBdr>
        <w:jc w:val="left"/>
        <w:rPr>
          <w:color w:val="000000"/>
          <w:sz w:val="24"/>
          <w:szCs w:val="24"/>
        </w:rPr>
      </w:pPr>
    </w:p>
    <w:p w:rsidR="00351EF1" w:rsidRDefault="00351EF1" w:rsidP="00351EF1">
      <w:pPr>
        <w:pBdr>
          <w:top w:val="nil"/>
          <w:left w:val="nil"/>
          <w:bottom w:val="nil"/>
          <w:right w:val="nil"/>
          <w:between w:val="nil"/>
        </w:pBdr>
        <w:jc w:val="left"/>
        <w:rPr>
          <w:color w:val="000000"/>
          <w:sz w:val="24"/>
          <w:szCs w:val="24"/>
        </w:rPr>
      </w:pPr>
    </w:p>
    <w:p w:rsidR="00351EF1" w:rsidRPr="00351EF1" w:rsidRDefault="00351EF1" w:rsidP="00351EF1">
      <w:pPr>
        <w:keepNext/>
        <w:jc w:val="center"/>
        <w:rPr>
          <w:b/>
          <w:sz w:val="30"/>
          <w:szCs w:val="30"/>
        </w:rPr>
      </w:pPr>
      <w:proofErr w:type="spellStart"/>
      <w:r w:rsidRPr="00351EF1">
        <w:rPr>
          <w:b/>
          <w:sz w:val="30"/>
          <w:szCs w:val="30"/>
        </w:rPr>
        <w:t>Biểu</w:t>
      </w:r>
      <w:proofErr w:type="spellEnd"/>
      <w:r w:rsidRPr="00351EF1">
        <w:rPr>
          <w:b/>
          <w:sz w:val="30"/>
          <w:szCs w:val="30"/>
        </w:rPr>
        <w:t xml:space="preserve"> </w:t>
      </w:r>
      <w:proofErr w:type="spellStart"/>
      <w:r w:rsidRPr="00351EF1">
        <w:rPr>
          <w:b/>
          <w:sz w:val="30"/>
          <w:szCs w:val="30"/>
        </w:rPr>
        <w:t>đồ</w:t>
      </w:r>
      <w:proofErr w:type="spellEnd"/>
      <w:r w:rsidRPr="00351EF1">
        <w:rPr>
          <w:b/>
          <w:sz w:val="30"/>
          <w:szCs w:val="30"/>
        </w:rPr>
        <w:t xml:space="preserve"> </w:t>
      </w:r>
      <w:proofErr w:type="spellStart"/>
      <w:r>
        <w:rPr>
          <w:b/>
          <w:sz w:val="30"/>
          <w:szCs w:val="30"/>
        </w:rPr>
        <w:t>mức</w:t>
      </w:r>
      <w:proofErr w:type="spellEnd"/>
      <w:r>
        <w:rPr>
          <w:b/>
          <w:sz w:val="30"/>
          <w:szCs w:val="30"/>
        </w:rPr>
        <w:t xml:space="preserve"> </w:t>
      </w:r>
      <w:proofErr w:type="spellStart"/>
      <w:r>
        <w:rPr>
          <w:b/>
          <w:sz w:val="30"/>
          <w:szCs w:val="30"/>
        </w:rPr>
        <w:t>độ</w:t>
      </w:r>
      <w:proofErr w:type="spellEnd"/>
      <w:r>
        <w:rPr>
          <w:b/>
          <w:sz w:val="30"/>
          <w:szCs w:val="30"/>
        </w:rPr>
        <w:t xml:space="preserve"> </w:t>
      </w:r>
      <w:proofErr w:type="spellStart"/>
      <w:r>
        <w:rPr>
          <w:b/>
          <w:sz w:val="30"/>
          <w:szCs w:val="30"/>
        </w:rPr>
        <w:t>đáp</w:t>
      </w:r>
      <w:proofErr w:type="spellEnd"/>
      <w:r>
        <w:rPr>
          <w:b/>
          <w:sz w:val="30"/>
          <w:szCs w:val="30"/>
        </w:rPr>
        <w:t xml:space="preserve"> </w:t>
      </w:r>
      <w:proofErr w:type="spellStart"/>
      <w:r>
        <w:rPr>
          <w:b/>
          <w:sz w:val="30"/>
          <w:szCs w:val="30"/>
        </w:rPr>
        <w:t>ứng</w:t>
      </w:r>
      <w:proofErr w:type="spellEnd"/>
      <w:r>
        <w:rPr>
          <w:b/>
          <w:sz w:val="30"/>
          <w:szCs w:val="30"/>
        </w:rPr>
        <w:t xml:space="preserve"> </w:t>
      </w:r>
      <w:proofErr w:type="spellStart"/>
      <w:r>
        <w:rPr>
          <w:b/>
          <w:sz w:val="30"/>
          <w:szCs w:val="30"/>
        </w:rPr>
        <w:t>yêu</w:t>
      </w:r>
      <w:proofErr w:type="spellEnd"/>
      <w:r>
        <w:rPr>
          <w:b/>
          <w:sz w:val="30"/>
          <w:szCs w:val="30"/>
        </w:rPr>
        <w:t xml:space="preserve"> </w:t>
      </w:r>
      <w:proofErr w:type="spellStart"/>
      <w:r>
        <w:rPr>
          <w:b/>
          <w:sz w:val="30"/>
          <w:szCs w:val="30"/>
        </w:rPr>
        <w:t>cầu</w:t>
      </w:r>
      <w:proofErr w:type="spellEnd"/>
      <w:r>
        <w:rPr>
          <w:b/>
          <w:sz w:val="30"/>
          <w:szCs w:val="30"/>
        </w:rPr>
        <w:t xml:space="preserve"> </w:t>
      </w:r>
      <w:proofErr w:type="spellStart"/>
      <w:r>
        <w:rPr>
          <w:b/>
          <w:sz w:val="30"/>
          <w:szCs w:val="30"/>
        </w:rPr>
        <w:t>của</w:t>
      </w:r>
      <w:proofErr w:type="spellEnd"/>
      <w:r w:rsidR="00D64426">
        <w:rPr>
          <w:b/>
          <w:sz w:val="30"/>
          <w:szCs w:val="30"/>
        </w:rPr>
        <w:t xml:space="preserve"> </w:t>
      </w:r>
      <w:proofErr w:type="spellStart"/>
      <w:r w:rsidR="00D64426">
        <w:rPr>
          <w:b/>
          <w:sz w:val="30"/>
          <w:szCs w:val="30"/>
        </w:rPr>
        <w:t>các</w:t>
      </w:r>
      <w:proofErr w:type="spellEnd"/>
      <w:r>
        <w:rPr>
          <w:b/>
          <w:sz w:val="30"/>
          <w:szCs w:val="30"/>
        </w:rPr>
        <w:t xml:space="preserve"> </w:t>
      </w:r>
      <w:proofErr w:type="spellStart"/>
      <w:r>
        <w:rPr>
          <w:b/>
          <w:sz w:val="30"/>
          <w:szCs w:val="30"/>
        </w:rPr>
        <w:t>phần</w:t>
      </w:r>
      <w:proofErr w:type="spellEnd"/>
      <w:r>
        <w:rPr>
          <w:b/>
          <w:sz w:val="30"/>
          <w:szCs w:val="30"/>
        </w:rPr>
        <w:t xml:space="preserve"> </w:t>
      </w:r>
      <w:proofErr w:type="spellStart"/>
      <w:r>
        <w:rPr>
          <w:b/>
          <w:sz w:val="30"/>
          <w:szCs w:val="30"/>
        </w:rPr>
        <w:t>mềm</w:t>
      </w:r>
      <w:proofErr w:type="spellEnd"/>
      <w:r w:rsidR="00D64426">
        <w:rPr>
          <w:b/>
          <w:sz w:val="30"/>
          <w:szCs w:val="30"/>
        </w:rPr>
        <w:t xml:space="preserve"> </w:t>
      </w:r>
      <w:proofErr w:type="spellStart"/>
      <w:r>
        <w:rPr>
          <w:b/>
          <w:sz w:val="30"/>
          <w:szCs w:val="30"/>
        </w:rPr>
        <w:t>đối</w:t>
      </w:r>
      <w:proofErr w:type="spellEnd"/>
      <w:r>
        <w:rPr>
          <w:b/>
          <w:sz w:val="30"/>
          <w:szCs w:val="30"/>
        </w:rPr>
        <w:t xml:space="preserve"> </w:t>
      </w:r>
      <w:proofErr w:type="spellStart"/>
      <w:r>
        <w:rPr>
          <w:b/>
          <w:sz w:val="30"/>
          <w:szCs w:val="30"/>
        </w:rPr>
        <w:t>với</w:t>
      </w:r>
      <w:proofErr w:type="spellEnd"/>
      <w:r>
        <w:rPr>
          <w:b/>
          <w:sz w:val="30"/>
          <w:szCs w:val="30"/>
        </w:rPr>
        <w:t xml:space="preserve"> </w:t>
      </w:r>
      <w:proofErr w:type="spellStart"/>
      <w:r>
        <w:rPr>
          <w:b/>
          <w:sz w:val="30"/>
          <w:szCs w:val="30"/>
        </w:rPr>
        <w:t>đối</w:t>
      </w:r>
      <w:proofErr w:type="spellEnd"/>
      <w:r>
        <w:rPr>
          <w:b/>
          <w:sz w:val="30"/>
          <w:szCs w:val="30"/>
        </w:rPr>
        <w:t xml:space="preserve"> </w:t>
      </w:r>
      <w:proofErr w:type="spellStart"/>
      <w:r>
        <w:rPr>
          <w:b/>
          <w:sz w:val="30"/>
          <w:szCs w:val="30"/>
        </w:rPr>
        <w:t>tượng</w:t>
      </w:r>
      <w:proofErr w:type="spellEnd"/>
      <w:r>
        <w:rPr>
          <w:b/>
          <w:sz w:val="30"/>
          <w:szCs w:val="30"/>
        </w:rPr>
        <w:t xml:space="preserve"> </w:t>
      </w:r>
      <w:proofErr w:type="spellStart"/>
      <w:r>
        <w:rPr>
          <w:b/>
          <w:sz w:val="30"/>
          <w:szCs w:val="30"/>
        </w:rPr>
        <w:t>là</w:t>
      </w:r>
      <w:proofErr w:type="spellEnd"/>
      <w:r>
        <w:rPr>
          <w:b/>
          <w:sz w:val="30"/>
          <w:szCs w:val="30"/>
        </w:rPr>
        <w:t xml:space="preserve"> </w:t>
      </w:r>
      <w:proofErr w:type="spellStart"/>
      <w:r>
        <w:rPr>
          <w:b/>
          <w:sz w:val="30"/>
          <w:szCs w:val="30"/>
        </w:rPr>
        <w:t>quản</w:t>
      </w:r>
      <w:proofErr w:type="spellEnd"/>
      <w:r>
        <w:rPr>
          <w:b/>
          <w:sz w:val="30"/>
          <w:szCs w:val="30"/>
        </w:rPr>
        <w:t xml:space="preserve"> </w:t>
      </w:r>
      <w:proofErr w:type="spellStart"/>
      <w:r>
        <w:rPr>
          <w:b/>
          <w:sz w:val="30"/>
          <w:szCs w:val="30"/>
        </w:rPr>
        <w:t>lý</w:t>
      </w:r>
      <w:proofErr w:type="spellEnd"/>
      <w:r>
        <w:rPr>
          <w:b/>
          <w:sz w:val="30"/>
          <w:szCs w:val="30"/>
        </w:rPr>
        <w:t xml:space="preserve"> </w:t>
      </w:r>
      <w:proofErr w:type="spellStart"/>
      <w:r>
        <w:rPr>
          <w:b/>
          <w:sz w:val="30"/>
          <w:szCs w:val="30"/>
        </w:rPr>
        <w:t>cửa</w:t>
      </w:r>
      <w:proofErr w:type="spellEnd"/>
      <w:r>
        <w:rPr>
          <w:b/>
          <w:sz w:val="30"/>
          <w:szCs w:val="30"/>
        </w:rPr>
        <w:t xml:space="preserve"> </w:t>
      </w:r>
      <w:proofErr w:type="spellStart"/>
      <w:r>
        <w:rPr>
          <w:b/>
          <w:sz w:val="30"/>
          <w:szCs w:val="30"/>
        </w:rPr>
        <w:t>hàng</w:t>
      </w:r>
      <w:proofErr w:type="spellEnd"/>
      <w:r w:rsidR="00D64426">
        <w:rPr>
          <w:b/>
          <w:sz w:val="30"/>
          <w:szCs w:val="30"/>
        </w:rPr>
        <w:t>.</w:t>
      </w:r>
    </w:p>
    <w:p w:rsidR="00351EF1" w:rsidRPr="00351EF1" w:rsidRDefault="00351EF1" w:rsidP="00351EF1">
      <w:pPr>
        <w:pBdr>
          <w:top w:val="nil"/>
          <w:left w:val="nil"/>
          <w:bottom w:val="nil"/>
          <w:right w:val="nil"/>
          <w:between w:val="nil"/>
        </w:pBdr>
        <w:jc w:val="left"/>
        <w:rPr>
          <w:b/>
          <w:color w:val="000000"/>
          <w:sz w:val="24"/>
          <w:szCs w:val="24"/>
        </w:rPr>
      </w:pPr>
    </w:p>
    <w:p w:rsidR="0017270F" w:rsidRDefault="00351EF1" w:rsidP="00351EF1">
      <w:pPr>
        <w:pBdr>
          <w:top w:val="nil"/>
          <w:left w:val="nil"/>
          <w:bottom w:val="nil"/>
          <w:right w:val="nil"/>
          <w:between w:val="nil"/>
        </w:pBdr>
        <w:jc w:val="left"/>
        <w:rPr>
          <w:color w:val="000000"/>
          <w:sz w:val="24"/>
          <w:szCs w:val="24"/>
        </w:rPr>
      </w:pPr>
      <w:r>
        <w:rPr>
          <w:noProof/>
          <w:color w:val="000000"/>
          <w:sz w:val="24"/>
          <w:szCs w:val="24"/>
        </w:rPr>
        <w:drawing>
          <wp:inline distT="0" distB="0" distL="0" distR="0">
            <wp:extent cx="5486400" cy="3200400"/>
            <wp:effectExtent l="0" t="0" r="0" b="0"/>
            <wp:docPr id="66" name="Biểu đồ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color w:val="000000"/>
          <w:sz w:val="24"/>
          <w:szCs w:val="24"/>
        </w:rPr>
        <w:t xml:space="preserve">. </w:t>
      </w:r>
    </w:p>
    <w:p w:rsidR="00351EF1" w:rsidRDefault="005E76C4" w:rsidP="00351EF1">
      <w:pPr>
        <w:pBdr>
          <w:top w:val="nil"/>
          <w:left w:val="nil"/>
          <w:bottom w:val="nil"/>
          <w:right w:val="nil"/>
          <w:between w:val="nil"/>
        </w:pBdr>
        <w:rPr>
          <w:color w:val="000000"/>
          <w:sz w:val="24"/>
          <w:szCs w:val="24"/>
        </w:rPr>
      </w:pPr>
      <w:bookmarkStart w:id="65" w:name="_3j2qqm3" w:colFirst="0" w:colLast="0"/>
      <w:bookmarkEnd w:id="65"/>
      <w:proofErr w:type="spellStart"/>
      <w:r>
        <w:rPr>
          <w:color w:val="000000"/>
          <w:sz w:val="24"/>
          <w:szCs w:val="24"/>
        </w:rPr>
        <w:t>Hình</w:t>
      </w:r>
      <w:proofErr w:type="spellEnd"/>
      <w:r>
        <w:rPr>
          <w:color w:val="000000"/>
          <w:sz w:val="24"/>
          <w:szCs w:val="24"/>
        </w:rPr>
        <w:t xml:space="preserve"> 2 </w:t>
      </w:r>
      <w:bookmarkStart w:id="66" w:name="_1y810tw" w:colFirst="0" w:colLast="0"/>
      <w:bookmarkEnd w:id="66"/>
      <w:proofErr w:type="spellStart"/>
      <w:r w:rsidR="00D64426">
        <w:rPr>
          <w:color w:val="000000"/>
          <w:sz w:val="24"/>
          <w:szCs w:val="24"/>
        </w:rPr>
        <w:t>Biểu</w:t>
      </w:r>
      <w:proofErr w:type="spellEnd"/>
      <w:r w:rsidR="00D64426">
        <w:rPr>
          <w:color w:val="000000"/>
          <w:sz w:val="24"/>
          <w:szCs w:val="24"/>
        </w:rPr>
        <w:t xml:space="preserve"> </w:t>
      </w:r>
      <w:proofErr w:type="spellStart"/>
      <w:r w:rsidR="00D64426">
        <w:rPr>
          <w:color w:val="000000"/>
          <w:sz w:val="24"/>
          <w:szCs w:val="24"/>
        </w:rPr>
        <w:t>đồ</w:t>
      </w:r>
      <w:proofErr w:type="spellEnd"/>
      <w:r w:rsidR="00D64426">
        <w:rPr>
          <w:color w:val="000000"/>
          <w:sz w:val="24"/>
          <w:szCs w:val="24"/>
        </w:rPr>
        <w:t xml:space="preserve"> </w:t>
      </w:r>
      <w:proofErr w:type="spellStart"/>
      <w:r w:rsidR="00D64426">
        <w:rPr>
          <w:color w:val="000000"/>
          <w:sz w:val="24"/>
          <w:szCs w:val="24"/>
        </w:rPr>
        <w:t>thể</w:t>
      </w:r>
      <w:proofErr w:type="spellEnd"/>
      <w:r w:rsidR="00D64426">
        <w:rPr>
          <w:color w:val="000000"/>
          <w:sz w:val="24"/>
          <w:szCs w:val="24"/>
        </w:rPr>
        <w:t xml:space="preserve"> </w:t>
      </w:r>
      <w:proofErr w:type="spellStart"/>
      <w:r w:rsidR="00D64426">
        <w:rPr>
          <w:color w:val="000000"/>
          <w:sz w:val="24"/>
          <w:szCs w:val="24"/>
        </w:rPr>
        <w:t>hiện</w:t>
      </w:r>
      <w:proofErr w:type="spellEnd"/>
      <w:r w:rsidR="00D64426">
        <w:rPr>
          <w:color w:val="000000"/>
          <w:sz w:val="24"/>
          <w:szCs w:val="24"/>
        </w:rPr>
        <w:t xml:space="preserve"> </w:t>
      </w:r>
      <w:proofErr w:type="spellStart"/>
      <w:r w:rsidR="00D64426">
        <w:rPr>
          <w:color w:val="000000"/>
          <w:sz w:val="24"/>
          <w:szCs w:val="24"/>
        </w:rPr>
        <w:t>mức</w:t>
      </w:r>
      <w:proofErr w:type="spellEnd"/>
      <w:r w:rsidR="00D64426">
        <w:rPr>
          <w:color w:val="000000"/>
          <w:sz w:val="24"/>
          <w:szCs w:val="24"/>
        </w:rPr>
        <w:t xml:space="preserve"> </w:t>
      </w:r>
      <w:proofErr w:type="spellStart"/>
      <w:r w:rsidR="00D64426">
        <w:rPr>
          <w:color w:val="000000"/>
          <w:sz w:val="24"/>
          <w:szCs w:val="24"/>
        </w:rPr>
        <w:t>độ</w:t>
      </w:r>
      <w:proofErr w:type="spellEnd"/>
      <w:r w:rsidR="00D64426">
        <w:rPr>
          <w:color w:val="000000"/>
          <w:sz w:val="24"/>
          <w:szCs w:val="24"/>
        </w:rPr>
        <w:t xml:space="preserve"> </w:t>
      </w:r>
      <w:proofErr w:type="spellStart"/>
      <w:r w:rsidR="00D64426">
        <w:rPr>
          <w:color w:val="000000"/>
          <w:sz w:val="24"/>
          <w:szCs w:val="24"/>
        </w:rPr>
        <w:t>đáp</w:t>
      </w:r>
      <w:proofErr w:type="spellEnd"/>
      <w:r w:rsidR="00D64426">
        <w:rPr>
          <w:color w:val="000000"/>
          <w:sz w:val="24"/>
          <w:szCs w:val="24"/>
        </w:rPr>
        <w:t xml:space="preserve"> </w:t>
      </w:r>
      <w:proofErr w:type="spellStart"/>
      <w:r w:rsidR="00D64426">
        <w:rPr>
          <w:color w:val="000000"/>
          <w:sz w:val="24"/>
          <w:szCs w:val="24"/>
        </w:rPr>
        <w:t>ứng</w:t>
      </w:r>
      <w:proofErr w:type="spellEnd"/>
      <w:r w:rsidR="00D64426">
        <w:rPr>
          <w:color w:val="000000"/>
          <w:sz w:val="24"/>
          <w:szCs w:val="24"/>
        </w:rPr>
        <w:t xml:space="preserve"> </w:t>
      </w:r>
      <w:proofErr w:type="spellStart"/>
      <w:r w:rsidR="00D64426">
        <w:rPr>
          <w:color w:val="000000"/>
          <w:sz w:val="24"/>
          <w:szCs w:val="24"/>
        </w:rPr>
        <w:t>yêu</w:t>
      </w:r>
      <w:proofErr w:type="spellEnd"/>
      <w:r w:rsidR="00D64426">
        <w:rPr>
          <w:color w:val="000000"/>
          <w:sz w:val="24"/>
          <w:szCs w:val="24"/>
        </w:rPr>
        <w:t xml:space="preserve"> </w:t>
      </w:r>
      <w:proofErr w:type="spellStart"/>
      <w:r w:rsidR="00D64426">
        <w:rPr>
          <w:color w:val="000000"/>
          <w:sz w:val="24"/>
          <w:szCs w:val="24"/>
        </w:rPr>
        <w:t>cầu</w:t>
      </w:r>
      <w:proofErr w:type="spellEnd"/>
      <w:r w:rsidR="00D64426">
        <w:rPr>
          <w:color w:val="000000"/>
          <w:sz w:val="24"/>
          <w:szCs w:val="24"/>
        </w:rPr>
        <w:t xml:space="preserve"> </w:t>
      </w:r>
      <w:proofErr w:type="spellStart"/>
      <w:r w:rsidR="00D64426">
        <w:rPr>
          <w:color w:val="000000"/>
          <w:sz w:val="24"/>
          <w:szCs w:val="24"/>
        </w:rPr>
        <w:t>của</w:t>
      </w:r>
      <w:proofErr w:type="spellEnd"/>
      <w:r w:rsidR="00D64426">
        <w:rPr>
          <w:color w:val="000000"/>
          <w:sz w:val="24"/>
          <w:szCs w:val="24"/>
        </w:rPr>
        <w:t xml:space="preserve"> </w:t>
      </w:r>
      <w:proofErr w:type="spellStart"/>
      <w:r w:rsidR="00D64426">
        <w:rPr>
          <w:color w:val="000000"/>
          <w:sz w:val="24"/>
          <w:szCs w:val="24"/>
        </w:rPr>
        <w:t>các</w:t>
      </w:r>
      <w:proofErr w:type="spellEnd"/>
      <w:r w:rsidR="00D64426">
        <w:rPr>
          <w:color w:val="000000"/>
          <w:sz w:val="24"/>
          <w:szCs w:val="24"/>
        </w:rPr>
        <w:t xml:space="preserve"> </w:t>
      </w:r>
      <w:proofErr w:type="spellStart"/>
      <w:r w:rsidR="00D64426">
        <w:rPr>
          <w:color w:val="000000"/>
          <w:sz w:val="24"/>
          <w:szCs w:val="24"/>
        </w:rPr>
        <w:t>sản</w:t>
      </w:r>
      <w:proofErr w:type="spellEnd"/>
      <w:r w:rsidR="00D64426">
        <w:rPr>
          <w:color w:val="000000"/>
          <w:sz w:val="24"/>
          <w:szCs w:val="24"/>
        </w:rPr>
        <w:t xml:space="preserve"> </w:t>
      </w:r>
      <w:proofErr w:type="spellStart"/>
      <w:r w:rsidR="00D64426">
        <w:rPr>
          <w:color w:val="000000"/>
          <w:sz w:val="24"/>
          <w:szCs w:val="24"/>
        </w:rPr>
        <w:t>phẩm</w:t>
      </w:r>
      <w:proofErr w:type="spellEnd"/>
      <w:r w:rsidR="00D64426">
        <w:rPr>
          <w:color w:val="000000"/>
          <w:sz w:val="24"/>
          <w:szCs w:val="24"/>
        </w:rPr>
        <w:t xml:space="preserve"> </w:t>
      </w:r>
      <w:proofErr w:type="spellStart"/>
      <w:r w:rsidR="00D64426">
        <w:rPr>
          <w:color w:val="000000"/>
          <w:sz w:val="24"/>
          <w:szCs w:val="24"/>
        </w:rPr>
        <w:t>phần</w:t>
      </w:r>
      <w:proofErr w:type="spellEnd"/>
      <w:r w:rsidR="00D64426">
        <w:rPr>
          <w:color w:val="000000"/>
          <w:sz w:val="24"/>
          <w:szCs w:val="24"/>
        </w:rPr>
        <w:t xml:space="preserve"> </w:t>
      </w:r>
      <w:proofErr w:type="spellStart"/>
      <w:r w:rsidR="00D64426">
        <w:rPr>
          <w:color w:val="000000"/>
          <w:sz w:val="24"/>
          <w:szCs w:val="24"/>
        </w:rPr>
        <w:t>mềm</w:t>
      </w:r>
      <w:proofErr w:type="spellEnd"/>
      <w:r w:rsidR="00D64426">
        <w:rPr>
          <w:color w:val="000000"/>
          <w:sz w:val="24"/>
          <w:szCs w:val="24"/>
        </w:rPr>
        <w:t xml:space="preserve"> </w:t>
      </w:r>
      <w:proofErr w:type="spellStart"/>
      <w:r w:rsidR="00D64426">
        <w:rPr>
          <w:color w:val="000000"/>
          <w:sz w:val="24"/>
          <w:szCs w:val="24"/>
        </w:rPr>
        <w:t>quản</w:t>
      </w:r>
      <w:proofErr w:type="spellEnd"/>
      <w:r w:rsidR="00D64426">
        <w:rPr>
          <w:color w:val="000000"/>
          <w:sz w:val="24"/>
          <w:szCs w:val="24"/>
        </w:rPr>
        <w:t xml:space="preserve"> </w:t>
      </w:r>
      <w:proofErr w:type="spellStart"/>
      <w:r w:rsidR="00D64426">
        <w:rPr>
          <w:color w:val="000000"/>
          <w:sz w:val="24"/>
          <w:szCs w:val="24"/>
        </w:rPr>
        <w:t>lý</w:t>
      </w:r>
      <w:proofErr w:type="spellEnd"/>
      <w:r w:rsidR="00D64426">
        <w:rPr>
          <w:color w:val="000000"/>
          <w:sz w:val="24"/>
          <w:szCs w:val="24"/>
        </w:rPr>
        <w:t xml:space="preserve"> </w:t>
      </w:r>
      <w:proofErr w:type="spellStart"/>
      <w:r w:rsidR="00D64426">
        <w:rPr>
          <w:color w:val="000000"/>
          <w:sz w:val="24"/>
          <w:szCs w:val="24"/>
        </w:rPr>
        <w:t>với</w:t>
      </w:r>
      <w:proofErr w:type="spellEnd"/>
      <w:r w:rsidR="00D64426">
        <w:rPr>
          <w:color w:val="000000"/>
          <w:sz w:val="24"/>
          <w:szCs w:val="24"/>
        </w:rPr>
        <w:t xml:space="preserve"> </w:t>
      </w:r>
      <w:proofErr w:type="spellStart"/>
      <w:r w:rsidR="00D64426">
        <w:rPr>
          <w:color w:val="000000"/>
          <w:sz w:val="24"/>
          <w:szCs w:val="24"/>
        </w:rPr>
        <w:t>đối</w:t>
      </w:r>
      <w:proofErr w:type="spellEnd"/>
      <w:r w:rsidR="00D64426">
        <w:rPr>
          <w:color w:val="000000"/>
          <w:sz w:val="24"/>
          <w:szCs w:val="24"/>
        </w:rPr>
        <w:t xml:space="preserve"> </w:t>
      </w:r>
      <w:proofErr w:type="spellStart"/>
      <w:r w:rsidR="00D64426">
        <w:rPr>
          <w:color w:val="000000"/>
          <w:sz w:val="24"/>
          <w:szCs w:val="24"/>
        </w:rPr>
        <w:t>tượng</w:t>
      </w:r>
      <w:proofErr w:type="spellEnd"/>
      <w:r w:rsidR="00D64426">
        <w:rPr>
          <w:color w:val="000000"/>
          <w:sz w:val="24"/>
          <w:szCs w:val="24"/>
        </w:rPr>
        <w:t xml:space="preserve"> </w:t>
      </w:r>
      <w:proofErr w:type="spellStart"/>
      <w:r w:rsidR="00D64426">
        <w:rPr>
          <w:color w:val="000000"/>
          <w:sz w:val="24"/>
          <w:szCs w:val="24"/>
        </w:rPr>
        <w:t>là</w:t>
      </w:r>
      <w:proofErr w:type="spellEnd"/>
      <w:r w:rsidR="00D64426">
        <w:rPr>
          <w:color w:val="000000"/>
          <w:sz w:val="24"/>
          <w:szCs w:val="24"/>
        </w:rPr>
        <w:t xml:space="preserve"> </w:t>
      </w:r>
      <w:proofErr w:type="spellStart"/>
      <w:r w:rsidR="00D64426">
        <w:rPr>
          <w:color w:val="000000"/>
          <w:sz w:val="24"/>
          <w:szCs w:val="24"/>
        </w:rPr>
        <w:t>quản</w:t>
      </w:r>
      <w:proofErr w:type="spellEnd"/>
      <w:r w:rsidR="00D64426">
        <w:rPr>
          <w:color w:val="000000"/>
          <w:sz w:val="24"/>
          <w:szCs w:val="24"/>
        </w:rPr>
        <w:t xml:space="preserve"> </w:t>
      </w:r>
      <w:proofErr w:type="spellStart"/>
      <w:r w:rsidR="00D64426">
        <w:rPr>
          <w:color w:val="000000"/>
          <w:sz w:val="24"/>
          <w:szCs w:val="24"/>
        </w:rPr>
        <w:t>lý</w:t>
      </w:r>
      <w:proofErr w:type="spellEnd"/>
      <w:r w:rsidR="00D64426">
        <w:rPr>
          <w:color w:val="000000"/>
          <w:sz w:val="24"/>
          <w:szCs w:val="24"/>
        </w:rPr>
        <w:t xml:space="preserve"> </w:t>
      </w:r>
      <w:proofErr w:type="spellStart"/>
      <w:r w:rsidR="00D64426">
        <w:rPr>
          <w:color w:val="000000"/>
          <w:sz w:val="24"/>
          <w:szCs w:val="24"/>
        </w:rPr>
        <w:t>cửa</w:t>
      </w:r>
      <w:proofErr w:type="spellEnd"/>
      <w:r w:rsidR="00D64426">
        <w:rPr>
          <w:color w:val="000000"/>
          <w:sz w:val="24"/>
          <w:szCs w:val="24"/>
        </w:rPr>
        <w:t xml:space="preserve"> </w:t>
      </w:r>
      <w:proofErr w:type="spellStart"/>
      <w:r w:rsidR="00D64426">
        <w:rPr>
          <w:color w:val="000000"/>
          <w:sz w:val="24"/>
          <w:szCs w:val="24"/>
        </w:rPr>
        <w:t>hàng</w:t>
      </w:r>
      <w:proofErr w:type="spellEnd"/>
      <w:r w:rsidR="00D64426">
        <w:rPr>
          <w:color w:val="000000"/>
          <w:sz w:val="24"/>
          <w:szCs w:val="24"/>
        </w:rPr>
        <w:t xml:space="preserve">. </w:t>
      </w:r>
      <w:proofErr w:type="spellStart"/>
      <w:r w:rsidR="00D64426">
        <w:rPr>
          <w:color w:val="000000"/>
          <w:sz w:val="24"/>
          <w:szCs w:val="24"/>
        </w:rPr>
        <w:t>Nguồn</w:t>
      </w:r>
      <w:proofErr w:type="spellEnd"/>
      <w:r w:rsidR="00D64426">
        <w:rPr>
          <w:color w:val="000000"/>
          <w:sz w:val="24"/>
          <w:szCs w:val="24"/>
        </w:rPr>
        <w:t xml:space="preserve">: </w:t>
      </w:r>
      <w:hyperlink r:id="rId12" w:history="1">
        <w:r w:rsidR="00D64426">
          <w:rPr>
            <w:rStyle w:val="Siuktni"/>
          </w:rPr>
          <w:t>https://www.kiotviet.vn/</w:t>
        </w:r>
      </w:hyperlink>
    </w:p>
    <w:p w:rsidR="0017270F" w:rsidRDefault="00D64426" w:rsidP="00351EF1">
      <w:pPr>
        <w:pBdr>
          <w:top w:val="nil"/>
          <w:left w:val="nil"/>
          <w:bottom w:val="nil"/>
          <w:right w:val="nil"/>
          <w:between w:val="nil"/>
        </w:pBdr>
        <w:rPr>
          <w:ins w:id="67" w:author="BUI Mai Anh" w:date="2018-05-28T02:05:00Z"/>
        </w:rPr>
      </w:pPr>
      <w:r>
        <w:t xml:space="preserve">Qua </w:t>
      </w:r>
      <w:proofErr w:type="spellStart"/>
      <w:r>
        <w:t>quá</w:t>
      </w:r>
      <w:proofErr w:type="spellEnd"/>
      <w:r>
        <w:t xml:space="preserve"> </w:t>
      </w:r>
      <w:proofErr w:type="spellStart"/>
      <w:r>
        <w:t>trình</w:t>
      </w:r>
      <w:proofErr w:type="spellEnd"/>
      <w:r>
        <w:t xml:space="preserve"> </w:t>
      </w:r>
      <w:proofErr w:type="spellStart"/>
      <w:r>
        <w:t>tìm</w:t>
      </w:r>
      <w:proofErr w:type="spellEnd"/>
      <w:r>
        <w:t xml:space="preserve"> </w:t>
      </w:r>
      <w:proofErr w:type="spellStart"/>
      <w:r>
        <w:t>hiểu</w:t>
      </w:r>
      <w:proofErr w:type="spellEnd"/>
      <w:r>
        <w:t xml:space="preserve"> </w:t>
      </w:r>
      <w:del w:id="68" w:author="BUI Mai Anh" w:date="2018-05-28T02:05:00Z">
        <w:r w:rsidR="005E76C4">
          <w:delText>Tôi</w:delText>
        </w:r>
      </w:del>
      <w:proofErr w:type="spellStart"/>
      <w:r>
        <w:t>em</w:t>
      </w:r>
      <w:proofErr w:type="spellEnd"/>
      <w:r>
        <w:t xml:space="preserve"> </w:t>
      </w:r>
      <w:proofErr w:type="spellStart"/>
      <w:r>
        <w:t>nhận</w:t>
      </w:r>
      <w:proofErr w:type="spellEnd"/>
      <w:r>
        <w:t xml:space="preserve"> </w:t>
      </w:r>
      <w:proofErr w:type="spellStart"/>
      <w:r>
        <w:t>thấy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rsidR="00DB1AD0">
        <w:t>của</w:t>
      </w:r>
      <w:proofErr w:type="spellEnd"/>
      <w:r w:rsidR="00DB1AD0">
        <w:t xml:space="preserve"> </w:t>
      </w:r>
      <w:proofErr w:type="spellStart"/>
      <w:r w:rsidR="00DB1AD0">
        <w:t>nền</w:t>
      </w:r>
      <w:proofErr w:type="spellEnd"/>
      <w:r w:rsidR="00DB1AD0">
        <w:t xml:space="preserve"> </w:t>
      </w:r>
      <w:proofErr w:type="spellStart"/>
      <w:r w:rsidR="00DB1AD0">
        <w:t>kinh</w:t>
      </w:r>
      <w:proofErr w:type="spellEnd"/>
      <w:r w:rsidR="00DB1AD0">
        <w:t xml:space="preserve"> </w:t>
      </w:r>
      <w:proofErr w:type="spellStart"/>
      <w:r w:rsidR="00DB1AD0">
        <w:t>tế</w:t>
      </w:r>
      <w:proofErr w:type="spellEnd"/>
      <w:r w:rsidR="00DB1AD0">
        <w:t xml:space="preserve"> </w:t>
      </w:r>
      <w:proofErr w:type="spellStart"/>
      <w:r w:rsidR="00DB1AD0">
        <w:t>và</w:t>
      </w:r>
      <w:proofErr w:type="spellEnd"/>
      <w:r w:rsidR="00DB1AD0">
        <w:t xml:space="preserve"> </w:t>
      </w:r>
      <w:proofErr w:type="spellStart"/>
      <w:r w:rsidR="00DB1AD0">
        <w:t>sự</w:t>
      </w:r>
      <w:proofErr w:type="spellEnd"/>
      <w:r w:rsidR="00DB1AD0">
        <w:t xml:space="preserve"> </w:t>
      </w:r>
      <w:proofErr w:type="spellStart"/>
      <w:r w:rsidR="00DB1AD0">
        <w:t>gia</w:t>
      </w:r>
      <w:proofErr w:type="spellEnd"/>
      <w:r w:rsidR="00DB1AD0">
        <w:t xml:space="preserve"> </w:t>
      </w:r>
      <w:proofErr w:type="spellStart"/>
      <w:r w:rsidR="00DB1AD0">
        <w:t>tăng</w:t>
      </w:r>
      <w:proofErr w:type="spellEnd"/>
      <w:r w:rsidR="00DB1AD0">
        <w:t xml:space="preserve"> </w:t>
      </w:r>
      <w:proofErr w:type="spellStart"/>
      <w:r w:rsidR="00DB1AD0">
        <w:t>đời</w:t>
      </w:r>
      <w:proofErr w:type="spellEnd"/>
      <w:r w:rsidR="00DB1AD0">
        <w:t xml:space="preserve"> </w:t>
      </w:r>
      <w:proofErr w:type="spellStart"/>
      <w:r w:rsidR="00DB1AD0">
        <w:t>sống</w:t>
      </w:r>
      <w:proofErr w:type="spellEnd"/>
      <w:r w:rsidR="00DB1AD0">
        <w:t xml:space="preserve"> </w:t>
      </w:r>
      <w:proofErr w:type="spellStart"/>
      <w:r w:rsidR="00DB1AD0">
        <w:t>của</w:t>
      </w:r>
      <w:proofErr w:type="spellEnd"/>
      <w:r w:rsidR="00DB1AD0">
        <w:t xml:space="preserve"> </w:t>
      </w:r>
      <w:proofErr w:type="spellStart"/>
      <w:r w:rsidR="00DB1AD0">
        <w:t>người</w:t>
      </w:r>
      <w:proofErr w:type="spellEnd"/>
      <w:r w:rsidR="00DB1AD0">
        <w:t xml:space="preserve"> </w:t>
      </w:r>
      <w:proofErr w:type="spellStart"/>
      <w:r w:rsidR="00DB1AD0">
        <w:t>dân</w:t>
      </w:r>
      <w:proofErr w:type="spellEnd"/>
      <w:r w:rsidR="00DB1AD0">
        <w:t xml:space="preserve"> </w:t>
      </w:r>
      <w:proofErr w:type="spellStart"/>
      <w:r w:rsidR="00DB1AD0">
        <w:t>luôn</w:t>
      </w:r>
      <w:proofErr w:type="spellEnd"/>
      <w:r w:rsidR="00DB1AD0">
        <w:t xml:space="preserve"> </w:t>
      </w:r>
      <w:proofErr w:type="spellStart"/>
      <w:r w:rsidR="00DB1AD0">
        <w:t>đi</w:t>
      </w:r>
      <w:proofErr w:type="spellEnd"/>
      <w:r w:rsidR="00DB1AD0">
        <w:t xml:space="preserve"> </w:t>
      </w:r>
      <w:proofErr w:type="spellStart"/>
      <w:r w:rsidR="00DB1AD0">
        <w:t>kèm</w:t>
      </w:r>
      <w:proofErr w:type="spellEnd"/>
      <w:r w:rsidR="00DB1AD0">
        <w:t xml:space="preserve"> </w:t>
      </w:r>
      <w:proofErr w:type="spellStart"/>
      <w:r w:rsidR="00DB1AD0">
        <w:t>với</w:t>
      </w:r>
      <w:proofErr w:type="spellEnd"/>
      <w:r w:rsidR="00DB1AD0">
        <w:t xml:space="preserve"> </w:t>
      </w:r>
      <w:proofErr w:type="spellStart"/>
      <w:r w:rsidR="00DB1AD0">
        <w:t>những</w:t>
      </w:r>
      <w:proofErr w:type="spellEnd"/>
      <w:r w:rsidR="00DB1AD0">
        <w:t xml:space="preserve"> </w:t>
      </w:r>
      <w:proofErr w:type="spellStart"/>
      <w:r w:rsidR="00DB1AD0">
        <w:t>nhu</w:t>
      </w:r>
      <w:proofErr w:type="spellEnd"/>
      <w:r w:rsidR="00DB1AD0">
        <w:t xml:space="preserve"> </w:t>
      </w:r>
      <w:proofErr w:type="spellStart"/>
      <w:r w:rsidR="00DB1AD0">
        <w:t>cầu</w:t>
      </w:r>
      <w:proofErr w:type="spellEnd"/>
      <w:r w:rsidR="00DB1AD0">
        <w:t xml:space="preserve"> </w:t>
      </w:r>
      <w:proofErr w:type="spellStart"/>
      <w:r w:rsidR="00DB1AD0">
        <w:t>mua</w:t>
      </w:r>
      <w:proofErr w:type="spellEnd"/>
      <w:r w:rsidR="00DB1AD0">
        <w:t xml:space="preserve"> </w:t>
      </w:r>
      <w:proofErr w:type="spellStart"/>
      <w:r w:rsidR="00DB1AD0">
        <w:t>bán</w:t>
      </w:r>
      <w:proofErr w:type="spellEnd"/>
      <w:r w:rsidR="00DB1AD0">
        <w:t xml:space="preserve"> </w:t>
      </w:r>
      <w:proofErr w:type="spellStart"/>
      <w:r w:rsidR="00DB1AD0">
        <w:t>hàng</w:t>
      </w:r>
      <w:proofErr w:type="spellEnd"/>
      <w:r w:rsidR="00DB1AD0">
        <w:t xml:space="preserve"> </w:t>
      </w:r>
      <w:proofErr w:type="spellStart"/>
      <w:r w:rsidR="00DB1AD0">
        <w:t>hóa</w:t>
      </w:r>
      <w:proofErr w:type="spellEnd"/>
      <w:r w:rsidR="00DB1AD0">
        <w:t xml:space="preserve">, </w:t>
      </w:r>
      <w:proofErr w:type="spellStart"/>
      <w:r w:rsidR="00DB1AD0">
        <w:t>nhu</w:t>
      </w:r>
      <w:proofErr w:type="spellEnd"/>
      <w:r w:rsidR="00DB1AD0">
        <w:t xml:space="preserve"> </w:t>
      </w:r>
      <w:proofErr w:type="spellStart"/>
      <w:r w:rsidR="00DB1AD0">
        <w:t>cầu</w:t>
      </w:r>
      <w:proofErr w:type="spellEnd"/>
      <w:r w:rsidR="00DB1AD0">
        <w:t xml:space="preserve"> </w:t>
      </w:r>
      <w:proofErr w:type="spellStart"/>
      <w:r w:rsidR="00DB1AD0">
        <w:t>về</w:t>
      </w:r>
      <w:proofErr w:type="spellEnd"/>
      <w:r w:rsidR="00DB1AD0">
        <w:t xml:space="preserve"> </w:t>
      </w:r>
      <w:proofErr w:type="spellStart"/>
      <w:r w:rsidR="00DB1AD0">
        <w:t>việc</w:t>
      </w:r>
      <w:proofErr w:type="spellEnd"/>
      <w:r w:rsidR="00DB1AD0">
        <w:t xml:space="preserve"> </w:t>
      </w:r>
      <w:proofErr w:type="spellStart"/>
      <w:r w:rsidR="00DB1AD0">
        <w:t>mua</w:t>
      </w:r>
      <w:proofErr w:type="spellEnd"/>
      <w:r w:rsidR="00DB1AD0">
        <w:t xml:space="preserve"> </w:t>
      </w:r>
      <w:proofErr w:type="spellStart"/>
      <w:r w:rsidR="00DB1AD0">
        <w:t>sắm</w:t>
      </w:r>
      <w:proofErr w:type="spellEnd"/>
      <w:r w:rsidR="00DB1AD0">
        <w:t xml:space="preserve">, </w:t>
      </w:r>
      <w:proofErr w:type="spellStart"/>
      <w:r w:rsidR="00DB1AD0">
        <w:t>cải</w:t>
      </w:r>
      <w:proofErr w:type="spellEnd"/>
      <w:r w:rsidR="00DB1AD0">
        <w:t xml:space="preserve"> </w:t>
      </w:r>
      <w:proofErr w:type="spellStart"/>
      <w:r w:rsidR="00DB1AD0">
        <w:t>thiện</w:t>
      </w:r>
      <w:proofErr w:type="spellEnd"/>
      <w:r w:rsidR="00DB1AD0">
        <w:t xml:space="preserve"> </w:t>
      </w:r>
      <w:proofErr w:type="spellStart"/>
      <w:r w:rsidR="00DB1AD0">
        <w:t>đời</w:t>
      </w:r>
      <w:proofErr w:type="spellEnd"/>
      <w:r w:rsidR="00DB1AD0">
        <w:t xml:space="preserve"> </w:t>
      </w:r>
      <w:proofErr w:type="spellStart"/>
      <w:r w:rsidR="00DB1AD0">
        <w:t>sống</w:t>
      </w:r>
      <w:proofErr w:type="spellEnd"/>
      <w:r w:rsidR="00DB1AD0">
        <w:t xml:space="preserve">. </w:t>
      </w:r>
      <w:proofErr w:type="spellStart"/>
      <w:r w:rsidR="00DB1AD0">
        <w:t>Điều</w:t>
      </w:r>
      <w:proofErr w:type="spellEnd"/>
      <w:r w:rsidR="00DB1AD0">
        <w:t xml:space="preserve"> </w:t>
      </w:r>
      <w:proofErr w:type="spellStart"/>
      <w:r w:rsidR="00DB1AD0">
        <w:t>này</w:t>
      </w:r>
      <w:proofErr w:type="spellEnd"/>
      <w:r w:rsidR="00DB1AD0">
        <w:t xml:space="preserve"> </w:t>
      </w:r>
      <w:proofErr w:type="spellStart"/>
      <w:r w:rsidR="00DB1AD0">
        <w:t>đã</w:t>
      </w:r>
      <w:proofErr w:type="spellEnd"/>
      <w:r w:rsidR="00DB1AD0">
        <w:t xml:space="preserve"> </w:t>
      </w:r>
      <w:proofErr w:type="spellStart"/>
      <w:r w:rsidR="00DB1AD0">
        <w:t>kéo</w:t>
      </w:r>
      <w:proofErr w:type="spellEnd"/>
      <w:r w:rsidR="00DB1AD0">
        <w:t xml:space="preserve"> </w:t>
      </w:r>
      <w:proofErr w:type="spellStart"/>
      <w:r w:rsidR="00DB1AD0">
        <w:t>theo</w:t>
      </w:r>
      <w:proofErr w:type="spellEnd"/>
      <w:r w:rsidR="00DB1AD0">
        <w:t xml:space="preserve"> </w:t>
      </w:r>
      <w:proofErr w:type="spellStart"/>
      <w:r w:rsidR="00DB1AD0">
        <w:t>việc</w:t>
      </w:r>
      <w:proofErr w:type="spellEnd"/>
      <w:r w:rsidR="00DB1AD0">
        <w:t xml:space="preserve"> </w:t>
      </w:r>
      <w:proofErr w:type="spellStart"/>
      <w:r w:rsidR="00DB1AD0">
        <w:t>phát</w:t>
      </w:r>
      <w:proofErr w:type="spellEnd"/>
      <w:r w:rsidR="00DB1AD0">
        <w:t xml:space="preserve"> </w:t>
      </w:r>
      <w:proofErr w:type="spellStart"/>
      <w:r w:rsidR="00DB1AD0">
        <w:t>triển</w:t>
      </w:r>
      <w:proofErr w:type="spellEnd"/>
      <w:r w:rsidR="00DB1AD0">
        <w:t xml:space="preserve"> </w:t>
      </w:r>
      <w:proofErr w:type="spellStart"/>
      <w:r w:rsidR="00DB1AD0">
        <w:t>mạnh</w:t>
      </w:r>
      <w:proofErr w:type="spellEnd"/>
      <w:r w:rsidR="00DB1AD0">
        <w:t xml:space="preserve"> </w:t>
      </w:r>
      <w:proofErr w:type="spellStart"/>
      <w:r w:rsidR="00DB1AD0">
        <w:t>số</w:t>
      </w:r>
      <w:proofErr w:type="spellEnd"/>
      <w:r w:rsidR="00DB1AD0">
        <w:t xml:space="preserve"> </w:t>
      </w:r>
      <w:proofErr w:type="spellStart"/>
      <w:r w:rsidR="00DB1AD0">
        <w:t>lượng</w:t>
      </w:r>
      <w:proofErr w:type="spellEnd"/>
      <w:r w:rsidR="00DB1AD0">
        <w:t xml:space="preserve"> </w:t>
      </w:r>
      <w:proofErr w:type="spellStart"/>
      <w:r w:rsidR="00DB1AD0">
        <w:t>các</w:t>
      </w:r>
      <w:proofErr w:type="spellEnd"/>
      <w:r w:rsidR="00DB1AD0">
        <w:t xml:space="preserve"> </w:t>
      </w:r>
      <w:proofErr w:type="spellStart"/>
      <w:r w:rsidR="00DB1AD0">
        <w:t>cửa</w:t>
      </w:r>
      <w:proofErr w:type="spellEnd"/>
      <w:r w:rsidR="00DB1AD0">
        <w:t xml:space="preserve"> </w:t>
      </w:r>
      <w:proofErr w:type="spellStart"/>
      <w:r w:rsidR="00DB1AD0">
        <w:t>hàng</w:t>
      </w:r>
      <w:proofErr w:type="spellEnd"/>
      <w:r w:rsidR="00DB1AD0">
        <w:t xml:space="preserve"> </w:t>
      </w:r>
      <w:proofErr w:type="spellStart"/>
      <w:r w:rsidR="00DB1AD0">
        <w:t>ăn</w:t>
      </w:r>
      <w:proofErr w:type="spellEnd"/>
      <w:r w:rsidR="00DB1AD0">
        <w:t xml:space="preserve"> </w:t>
      </w:r>
      <w:proofErr w:type="spellStart"/>
      <w:r w:rsidR="00DB1AD0">
        <w:t>uống</w:t>
      </w:r>
      <w:proofErr w:type="spellEnd"/>
      <w:r w:rsidR="00DB1AD0">
        <w:t xml:space="preserve">, </w:t>
      </w:r>
      <w:proofErr w:type="spellStart"/>
      <w:r w:rsidR="00DB1AD0">
        <w:t>quần</w:t>
      </w:r>
      <w:proofErr w:type="spellEnd"/>
      <w:r w:rsidR="00DB1AD0">
        <w:t xml:space="preserve"> </w:t>
      </w:r>
      <w:proofErr w:type="spellStart"/>
      <w:r w:rsidR="00DB1AD0">
        <w:t>áo</w:t>
      </w:r>
      <w:proofErr w:type="spellEnd"/>
      <w:r w:rsidR="00DB1AD0">
        <w:t>.</w:t>
      </w:r>
    </w:p>
    <w:p w:rsidR="0017270F" w:rsidRDefault="005E76C4">
      <w:pPr>
        <w:rPr>
          <w:del w:id="69" w:author="BUI Mai Anh" w:date="2018-05-28T02:05:00Z"/>
        </w:rPr>
      </w:pPr>
      <w:proofErr w:type="spellStart"/>
      <w:ins w:id="70" w:author="BUI Mai Anh" w:date="2018-05-28T02:05:00Z">
        <w:r>
          <w:t>Trên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đó</w:t>
        </w:r>
        <w:proofErr w:type="spellEnd"/>
        <w:r>
          <w:t xml:space="preserve">, </w:t>
        </w:r>
        <w:proofErr w:type="spellStart"/>
        <w:r>
          <w:t>em</w:t>
        </w:r>
        <w:proofErr w:type="spellEnd"/>
        <w:r>
          <w:t xml:space="preserve"> </w:t>
        </w:r>
        <w:proofErr w:type="spellStart"/>
        <w:r>
          <w:t>thấy</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mới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ins>
      <w:proofErr w:type="spellStart"/>
      <w:r w:rsidR="00DB1AD0">
        <w:t>cửa</w:t>
      </w:r>
      <w:proofErr w:type="spellEnd"/>
      <w:r w:rsidR="00DB1AD0">
        <w:t xml:space="preserve"> </w:t>
      </w:r>
      <w:proofErr w:type="spellStart"/>
      <w:r w:rsidR="00DB1AD0">
        <w:t>hàng</w:t>
      </w:r>
      <w:proofErr w:type="spellEnd"/>
      <w:ins w:id="71" w:author="BUI Mai Anh" w:date="2018-05-28T02:05:00Z">
        <w:r>
          <w:t xml:space="preserve"> </w:t>
        </w:r>
        <w:proofErr w:type="spellStart"/>
        <w:r>
          <w:t>là</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cho</w:t>
        </w:r>
        <w:proofErr w:type="spellEnd"/>
        <w:r>
          <w:t xml:space="preserve"> </w:t>
        </w:r>
        <w:proofErr w:type="spellStart"/>
        <w:r>
          <w:t>việc</w:t>
        </w:r>
        <w:proofErr w:type="spellEnd"/>
        <w:r>
          <w:t xml:space="preserve"> </w:t>
        </w:r>
      </w:ins>
      <w:proofErr w:type="spellStart"/>
      <w:r w:rsidR="00DB1AD0">
        <w:t>bán</w:t>
      </w:r>
      <w:proofErr w:type="spellEnd"/>
      <w:r w:rsidR="00DB1AD0">
        <w:t xml:space="preserve"> </w:t>
      </w:r>
      <w:proofErr w:type="spellStart"/>
      <w:r w:rsidR="00DB1AD0">
        <w:t>hàng</w:t>
      </w:r>
      <w:proofErr w:type="spellEnd"/>
      <w:r w:rsidR="00DB1AD0">
        <w:t xml:space="preserve">, </w:t>
      </w:r>
      <w:proofErr w:type="spellStart"/>
      <w:r w:rsidR="00DB1AD0">
        <w:t>quản</w:t>
      </w:r>
      <w:proofErr w:type="spellEnd"/>
      <w:r w:rsidR="00DB1AD0">
        <w:t xml:space="preserve"> </w:t>
      </w:r>
      <w:proofErr w:type="spellStart"/>
      <w:r w:rsidR="00DB1AD0">
        <w:t>lý</w:t>
      </w:r>
      <w:proofErr w:type="spellEnd"/>
      <w:r w:rsidR="00DB1AD0">
        <w:t xml:space="preserve"> </w:t>
      </w:r>
      <w:proofErr w:type="spellStart"/>
      <w:r w:rsidR="00DB1AD0">
        <w:t>các</w:t>
      </w:r>
      <w:proofErr w:type="spellEnd"/>
      <w:r w:rsidR="00DB1AD0">
        <w:t xml:space="preserve"> </w:t>
      </w:r>
      <w:proofErr w:type="spellStart"/>
      <w:r w:rsidR="00DB1AD0">
        <w:t>khoản</w:t>
      </w:r>
      <w:proofErr w:type="spellEnd"/>
      <w:r w:rsidR="00DB1AD0">
        <w:t xml:space="preserve"> </w:t>
      </w:r>
      <w:proofErr w:type="spellStart"/>
      <w:r w:rsidR="00DB1AD0">
        <w:t>doanh</w:t>
      </w:r>
      <w:proofErr w:type="spellEnd"/>
      <w:r w:rsidR="00DB1AD0">
        <w:t xml:space="preserve"> </w:t>
      </w:r>
      <w:proofErr w:type="spellStart"/>
      <w:r w:rsidR="00DB1AD0">
        <w:t>thu</w:t>
      </w:r>
      <w:proofErr w:type="spellEnd"/>
      <w:r w:rsidR="00DB1AD0">
        <w:t xml:space="preserve"> chi </w:t>
      </w:r>
      <w:proofErr w:type="spellStart"/>
      <w:r w:rsidR="00DB1AD0">
        <w:t>phí</w:t>
      </w:r>
      <w:proofErr w:type="spellEnd"/>
      <w:r w:rsidR="00DB1AD0">
        <w:t xml:space="preserve">, </w:t>
      </w:r>
      <w:proofErr w:type="spellStart"/>
      <w:r w:rsidR="00DB1AD0">
        <w:t>kiểm</w:t>
      </w:r>
      <w:proofErr w:type="spellEnd"/>
      <w:r w:rsidR="00DB1AD0">
        <w:t xml:space="preserve"> </w:t>
      </w:r>
      <w:proofErr w:type="spellStart"/>
      <w:r w:rsidR="00DB1AD0">
        <w:t>kê</w:t>
      </w:r>
      <w:proofErr w:type="spellEnd"/>
      <w:r w:rsidR="00DB1AD0">
        <w:t xml:space="preserve">, </w:t>
      </w:r>
      <w:proofErr w:type="spellStart"/>
      <w:r w:rsidR="00DB1AD0">
        <w:t>báo</w:t>
      </w:r>
      <w:proofErr w:type="spellEnd"/>
      <w:r w:rsidR="00DB1AD0">
        <w:t xml:space="preserve"> </w:t>
      </w:r>
      <w:proofErr w:type="spellStart"/>
      <w:r w:rsidR="00DB1AD0">
        <w:t>cáo</w:t>
      </w:r>
      <w:proofErr w:type="spellEnd"/>
      <w:r w:rsidR="00DB1AD0">
        <w:t xml:space="preserve"> </w:t>
      </w:r>
      <w:proofErr w:type="spellStart"/>
      <w:ins w:id="72" w:author="BUI Mai Anh" w:date="2018-05-28T02:05:00Z">
        <w:r>
          <w:t>và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số</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năng</w:t>
        </w:r>
        <w:proofErr w:type="spellEnd"/>
        <w:r>
          <w:t>.</w:t>
        </w:r>
      </w:ins>
    </w:p>
    <w:p w:rsidR="0017270F" w:rsidRDefault="0017270F"/>
    <w:p w:rsidR="0017270F" w:rsidRDefault="005E76C4">
      <w:pPr>
        <w:pStyle w:val="u2"/>
        <w:numPr>
          <w:ilvl w:val="1"/>
          <w:numId w:val="10"/>
        </w:numPr>
        <w:rPr>
          <w:ins w:id="73" w:author="BUI Mai Anh" w:date="2018-05-28T02:05:00Z"/>
        </w:rPr>
      </w:pPr>
      <w:proofErr w:type="spellStart"/>
      <w:r>
        <w:lastRenderedPageBreak/>
        <w:t>Tổng</w:t>
      </w:r>
      <w:proofErr w:type="spellEnd"/>
      <w:r>
        <w:t xml:space="preserve"> </w:t>
      </w:r>
      <w:proofErr w:type="spellStart"/>
      <w:r>
        <w:t>quan</w:t>
      </w:r>
      <w:proofErr w:type="spellEnd"/>
      <w:r>
        <w:t xml:space="preserve"> </w:t>
      </w:r>
      <w:proofErr w:type="spellStart"/>
      <w:r>
        <w:t>chức</w:t>
      </w:r>
      <w:proofErr w:type="spellEnd"/>
      <w:r>
        <w:t xml:space="preserve"> </w:t>
      </w:r>
      <w:proofErr w:type="spellStart"/>
      <w:r>
        <w:t>năng</w:t>
      </w:r>
      <w:bookmarkStart w:id="74" w:name="_4i7ojhp" w:colFirst="0" w:colLast="0"/>
      <w:bookmarkEnd w:id="74"/>
      <w:proofErr w:type="spellEnd"/>
    </w:p>
    <w:p w:rsidR="0017270F" w:rsidRPr="0017270F" w:rsidRDefault="005E76C4">
      <w:pPr>
        <w:rPr>
          <w:ins w:id="75" w:author="BUI Mai Anh" w:date="2018-05-28T02:05:00Z"/>
          <w:rFonts w:ascii="Arial" w:eastAsia="Arial" w:hAnsi="Arial" w:cs="Arial"/>
          <w:color w:val="000000"/>
          <w:sz w:val="22"/>
          <w:szCs w:val="22"/>
          <w:rPrChange w:id="76" w:author="BUI Mai Anh" w:date="2018-05-28T02:05:00Z">
            <w:rPr>
              <w:ins w:id="77" w:author="BUI Mai Anh" w:date="2018-05-28T02:05:00Z"/>
            </w:rPr>
          </w:rPrChange>
        </w:rPr>
        <w:pPrChange w:id="78" w:author="BUI Mai Anh" w:date="2018-05-28T02:05:00Z">
          <w:pPr>
            <w:pStyle w:val="u2"/>
            <w:numPr>
              <w:ilvl w:val="1"/>
              <w:numId w:val="10"/>
            </w:numPr>
          </w:pPr>
        </w:pPrChange>
      </w:pPr>
      <w:proofErr w:type="spellStart"/>
      <w:ins w:id="79" w:author="BUI Mai Anh" w:date="2018-05-28T02:05:00Z">
        <w:r>
          <w:t>Trong</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em</w:t>
        </w:r>
        <w:proofErr w:type="spellEnd"/>
        <w:r>
          <w:t xml:space="preserve"> </w:t>
        </w:r>
        <w:proofErr w:type="spellStart"/>
        <w:r>
          <w:t>xin</w:t>
        </w:r>
        <w:proofErr w:type="spellEnd"/>
        <w:r>
          <w:t xml:space="preserve"> </w:t>
        </w:r>
        <w:proofErr w:type="spellStart"/>
        <w:r>
          <w:t>được</w:t>
        </w:r>
        <w:proofErr w:type="spellEnd"/>
        <w:r>
          <w:t xml:space="preserve"> </w:t>
        </w:r>
        <w:proofErr w:type="spellStart"/>
        <w:r>
          <w:t>phác</w:t>
        </w:r>
        <w:proofErr w:type="spellEnd"/>
        <w:r>
          <w:t xml:space="preserve"> </w:t>
        </w:r>
        <w:proofErr w:type="spellStart"/>
        <w:r>
          <w:t>hoạ</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ins>
      <w:proofErr w:type="spellStart"/>
      <w:r w:rsidR="00DB1AD0">
        <w:t>cửa</w:t>
      </w:r>
      <w:proofErr w:type="spellEnd"/>
      <w:r w:rsidR="00DB1AD0">
        <w:t xml:space="preserve"> </w:t>
      </w:r>
      <w:proofErr w:type="spellStart"/>
      <w:r w:rsidR="00DB1AD0">
        <w:t>hàng</w:t>
      </w:r>
      <w:proofErr w:type="spellEnd"/>
      <w:r w:rsidR="00DB1AD0">
        <w:t xml:space="preserve"> </w:t>
      </w:r>
      <w:proofErr w:type="spellStart"/>
      <w:ins w:id="80" w:author="BUI Mai Anh" w:date="2018-05-28T02:05:00Z">
        <w:r>
          <w:t>thông</w:t>
        </w:r>
        <w:proofErr w:type="spellEnd"/>
        <w:r>
          <w:t xml:space="preserve"> qua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sử</w:t>
        </w:r>
        <w:proofErr w:type="spellEnd"/>
        <w:r>
          <w:t xml:space="preserve"> </w:t>
        </w:r>
        <w:proofErr w:type="spellStart"/>
        <w:r>
          <w:t>dụng</w:t>
        </w:r>
        <w:proofErr w:type="spellEnd"/>
        <w:r>
          <w:t xml:space="preserve"> (use-case diagrams).</w:t>
        </w:r>
      </w:ins>
    </w:p>
    <w:p w:rsidR="0017270F" w:rsidRPr="0017270F" w:rsidRDefault="005E76C4">
      <w:pPr>
        <w:rPr>
          <w:ins w:id="81" w:author="BUI Mai Anh" w:date="2018-05-28T02:05:00Z"/>
          <w:rFonts w:ascii="Arial" w:eastAsia="Arial" w:hAnsi="Arial" w:cs="Arial"/>
          <w:color w:val="000000"/>
          <w:sz w:val="22"/>
          <w:szCs w:val="22"/>
          <w:rPrChange w:id="82" w:author="BUI Mai Anh" w:date="2018-05-28T02:05:00Z">
            <w:rPr>
              <w:ins w:id="83" w:author="BUI Mai Anh" w:date="2018-05-28T02:05:00Z"/>
            </w:rPr>
          </w:rPrChange>
        </w:rPr>
        <w:pPrChange w:id="84" w:author="BUI Mai Anh" w:date="2018-05-28T02:05:00Z">
          <w:pPr>
            <w:pStyle w:val="u2"/>
            <w:numPr>
              <w:ilvl w:val="1"/>
              <w:numId w:val="10"/>
            </w:numPr>
          </w:pPr>
        </w:pPrChange>
      </w:pPr>
      <w:proofErr w:type="spellStart"/>
      <w:ins w:id="85" w:author="BUI Mai Anh" w:date="2018-05-28T02:05:00Z">
        <w:r>
          <w:t>Hệ</w:t>
        </w:r>
        <w:proofErr w:type="spellEnd"/>
        <w:r>
          <w:t xml:space="preserve"> </w:t>
        </w:r>
        <w:proofErr w:type="spellStart"/>
        <w:r>
          <w:t>thống</w:t>
        </w:r>
        <w:proofErr w:type="spellEnd"/>
        <w:r>
          <w:t xml:space="preserve"> </w:t>
        </w:r>
        <w:proofErr w:type="spellStart"/>
        <w:r>
          <w:t>có</w:t>
        </w:r>
        <w:proofErr w:type="spellEnd"/>
        <w:r>
          <w:t xml:space="preserve"> </w:t>
        </w:r>
      </w:ins>
      <w:r w:rsidR="00DB1AD0">
        <w:t>2</w:t>
      </w:r>
      <w:ins w:id="86" w:author="BUI Mai Anh" w:date="2018-05-28T02:05:00Z">
        <w:r>
          <w:t xml:space="preserve"> </w:t>
        </w:r>
        <w:proofErr w:type="spellStart"/>
        <w:r>
          <w:t>tác</w:t>
        </w:r>
        <w:proofErr w:type="spellEnd"/>
        <w:r>
          <w:t xml:space="preserve"> </w:t>
        </w:r>
        <w:proofErr w:type="spellStart"/>
        <w:r>
          <w:t>nhân</w:t>
        </w:r>
        <w:proofErr w:type="spellEnd"/>
        <w:r>
          <w:t xml:space="preserve"> </w:t>
        </w:r>
        <w:proofErr w:type="spellStart"/>
        <w:r>
          <w:t>chính</w:t>
        </w:r>
        <w:proofErr w:type="spellEnd"/>
        <w:r>
          <w:t xml:space="preserve"> </w:t>
        </w:r>
        <w:proofErr w:type="spellStart"/>
        <w:r>
          <w:t>là</w:t>
        </w:r>
        <w:proofErr w:type="spellEnd"/>
        <w:r>
          <w:t xml:space="preserve">: </w:t>
        </w:r>
      </w:ins>
    </w:p>
    <w:p w:rsidR="0017270F" w:rsidRPr="0017270F" w:rsidRDefault="005E76C4">
      <w:pPr>
        <w:numPr>
          <w:ilvl w:val="0"/>
          <w:numId w:val="6"/>
        </w:numPr>
        <w:spacing w:after="0"/>
        <w:rPr>
          <w:ins w:id="87" w:author="BUI Mai Anh" w:date="2018-05-28T02:05:00Z"/>
          <w:color w:val="000000"/>
          <w:rPrChange w:id="88" w:author="BUI Mai Anh" w:date="2018-05-28T02:05:00Z">
            <w:rPr>
              <w:ins w:id="89" w:author="BUI Mai Anh" w:date="2018-05-28T02:05:00Z"/>
            </w:rPr>
          </w:rPrChange>
        </w:rPr>
        <w:pPrChange w:id="90" w:author="BUI Mai Anh" w:date="2018-05-28T02:05:00Z">
          <w:pPr>
            <w:pStyle w:val="u2"/>
            <w:numPr>
              <w:ilvl w:val="1"/>
              <w:numId w:val="10"/>
            </w:numPr>
          </w:pPr>
        </w:pPrChange>
      </w:pPr>
      <w:proofErr w:type="spellStart"/>
      <w:ins w:id="91" w:author="BUI Mai Anh" w:date="2018-05-28T02:05:00Z">
        <w:r>
          <w:t>Quản</w:t>
        </w:r>
        <w:proofErr w:type="spellEnd"/>
        <w:r>
          <w:t xml:space="preserve"> </w:t>
        </w:r>
        <w:proofErr w:type="spellStart"/>
        <w:r>
          <w:t>lý</w:t>
        </w:r>
        <w:proofErr w:type="spellEnd"/>
      </w:ins>
    </w:p>
    <w:p w:rsidR="0017270F" w:rsidRPr="0017270F" w:rsidRDefault="00DB1AD0">
      <w:pPr>
        <w:numPr>
          <w:ilvl w:val="0"/>
          <w:numId w:val="6"/>
        </w:numPr>
        <w:spacing w:before="0" w:after="0"/>
        <w:rPr>
          <w:ins w:id="92" w:author="BUI Mai Anh" w:date="2018-05-28T02:05:00Z"/>
          <w:color w:val="000000"/>
          <w:rPrChange w:id="93" w:author="BUI Mai Anh" w:date="2018-05-28T02:05:00Z">
            <w:rPr>
              <w:ins w:id="94" w:author="BUI Mai Anh" w:date="2018-05-28T02:05:00Z"/>
            </w:rPr>
          </w:rPrChange>
        </w:rPr>
        <w:pPrChange w:id="95" w:author="BUI Mai Anh" w:date="2018-05-28T02:05:00Z">
          <w:pPr>
            <w:pStyle w:val="u2"/>
            <w:numPr>
              <w:ilvl w:val="1"/>
              <w:numId w:val="10"/>
            </w:numPr>
          </w:pPr>
        </w:pPrChange>
      </w:pPr>
      <w:proofErr w:type="spellStart"/>
      <w:r>
        <w:t>Nhân</w:t>
      </w:r>
      <w:proofErr w:type="spellEnd"/>
      <w:r>
        <w:t xml:space="preserve"> </w:t>
      </w:r>
      <w:proofErr w:type="spellStart"/>
      <w:r>
        <w:t>viên</w:t>
      </w:r>
      <w:proofErr w:type="spellEnd"/>
    </w:p>
    <w:p w:rsidR="0017270F" w:rsidRPr="0017270F" w:rsidRDefault="0017270F">
      <w:pPr>
        <w:spacing w:before="0"/>
        <w:ind w:left="360"/>
        <w:rPr>
          <w:ins w:id="96" w:author="BUI Mai Anh" w:date="2018-05-28T02:05:00Z"/>
          <w:color w:val="000000"/>
          <w:rPrChange w:id="97" w:author="BUI Mai Anh" w:date="2018-05-28T02:05:00Z">
            <w:rPr>
              <w:ins w:id="98" w:author="BUI Mai Anh" w:date="2018-05-28T02:05:00Z"/>
            </w:rPr>
          </w:rPrChange>
        </w:rPr>
        <w:pPrChange w:id="99" w:author="BUI Mai Anh" w:date="2018-05-28T02:05:00Z">
          <w:pPr>
            <w:pStyle w:val="u2"/>
            <w:numPr>
              <w:ilvl w:val="1"/>
              <w:numId w:val="10"/>
            </w:numPr>
          </w:pPr>
        </w:pPrChange>
      </w:pPr>
    </w:p>
    <w:p w:rsidR="0017270F" w:rsidRPr="0017270F" w:rsidRDefault="0017270F">
      <w:pPr>
        <w:rPr>
          <w:del w:id="100" w:author="BUI Mai Anh" w:date="2018-05-28T02:05:00Z"/>
          <w:rFonts w:ascii="Arial" w:eastAsia="Arial" w:hAnsi="Arial" w:cs="Arial"/>
          <w:color w:val="000000"/>
          <w:sz w:val="22"/>
          <w:szCs w:val="22"/>
          <w:rPrChange w:id="101" w:author="BUI Mai Anh" w:date="2018-05-28T02:05:00Z">
            <w:rPr>
              <w:del w:id="102" w:author="BUI Mai Anh" w:date="2018-05-28T02:05:00Z"/>
            </w:rPr>
          </w:rPrChange>
        </w:rPr>
        <w:pPrChange w:id="103" w:author="BUI Mai Anh" w:date="2018-05-28T02:05:00Z">
          <w:pPr>
            <w:pStyle w:val="u2"/>
            <w:numPr>
              <w:ilvl w:val="1"/>
              <w:numId w:val="10"/>
            </w:numPr>
          </w:pPr>
        </w:pPrChange>
      </w:pPr>
    </w:p>
    <w:p w:rsidR="0017270F" w:rsidRDefault="005E76C4">
      <w:pPr>
        <w:pStyle w:val="u3"/>
        <w:numPr>
          <w:ilvl w:val="2"/>
          <w:numId w:val="10"/>
        </w:numPr>
      </w:pPr>
      <w:bookmarkStart w:id="104" w:name="_2xcytpi" w:colFirst="0" w:colLast="0"/>
      <w:bookmarkEnd w:id="104"/>
      <w:proofErr w:type="spellStart"/>
      <w:r>
        <w:t>Biểu</w:t>
      </w:r>
      <w:proofErr w:type="spellEnd"/>
      <w:r>
        <w:t xml:space="preserve"> </w:t>
      </w:r>
      <w:proofErr w:type="spellStart"/>
      <w:r>
        <w:t>đồ</w:t>
      </w:r>
      <w:proofErr w:type="spellEnd"/>
      <w:r>
        <w:t xml:space="preserve"> use case </w:t>
      </w:r>
      <w:proofErr w:type="spellStart"/>
      <w:r>
        <w:t>tổng</w:t>
      </w:r>
      <w:proofErr w:type="spellEnd"/>
      <w:r>
        <w:t xml:space="preserve"> </w:t>
      </w:r>
      <w:proofErr w:type="spellStart"/>
      <w:r>
        <w:t>quan</w:t>
      </w:r>
      <w:proofErr w:type="spellEnd"/>
    </w:p>
    <w:p w:rsidR="0017270F" w:rsidRDefault="00D22084">
      <w:pPr>
        <w:keepNext/>
      </w:pPr>
      <w:r>
        <w:rPr>
          <w:noProof/>
        </w:rPr>
        <w:drawing>
          <wp:inline distT="0" distB="0" distL="0" distR="0" wp14:anchorId="4B78D3AC" wp14:editId="4D1399BB">
            <wp:extent cx="5575935" cy="3916680"/>
            <wp:effectExtent l="0" t="0" r="5715" b="762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5935" cy="3916680"/>
                    </a:xfrm>
                    <a:prstGeom prst="rect">
                      <a:avLst/>
                    </a:prstGeom>
                  </pic:spPr>
                </pic:pic>
              </a:graphicData>
            </a:graphic>
          </wp:inline>
        </w:drawing>
      </w:r>
    </w:p>
    <w:p w:rsidR="0017270F" w:rsidRDefault="005E76C4">
      <w:pPr>
        <w:jc w:val="center"/>
        <w:rPr>
          <w:color w:val="000000"/>
          <w:sz w:val="24"/>
          <w:szCs w:val="24"/>
        </w:rPr>
        <w:pPrChange w:id="105" w:author="BUI Mai Anh" w:date="2018-05-28T02:05:00Z">
          <w:pPr>
            <w:pBdr>
              <w:top w:val="nil"/>
              <w:left w:val="nil"/>
              <w:bottom w:val="nil"/>
              <w:right w:val="nil"/>
              <w:between w:val="nil"/>
            </w:pBdr>
          </w:pPr>
        </w:pPrChange>
      </w:pPr>
      <w:bookmarkStart w:id="106" w:name="_1ci93xb" w:colFirst="0" w:colLast="0"/>
      <w:bookmarkEnd w:id="106"/>
      <w:proofErr w:type="spellStart"/>
      <w:r>
        <w:rPr>
          <w:color w:val="000000"/>
          <w:sz w:val="24"/>
          <w:szCs w:val="24"/>
        </w:rPr>
        <w:t>Hình</w:t>
      </w:r>
      <w:proofErr w:type="spellEnd"/>
      <w:r>
        <w:rPr>
          <w:color w:val="000000"/>
          <w:sz w:val="24"/>
          <w:szCs w:val="24"/>
        </w:rPr>
        <w:t xml:space="preserve"> 4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use case </w:t>
      </w:r>
      <w:proofErr w:type="spellStart"/>
      <w:r>
        <w:rPr>
          <w:color w:val="000000"/>
          <w:sz w:val="24"/>
          <w:szCs w:val="24"/>
        </w:rPr>
        <w:t>tổng</w:t>
      </w:r>
      <w:proofErr w:type="spellEnd"/>
      <w:r>
        <w:rPr>
          <w:color w:val="000000"/>
          <w:sz w:val="24"/>
          <w:szCs w:val="24"/>
        </w:rPr>
        <w:t xml:space="preserve"> </w:t>
      </w:r>
      <w:proofErr w:type="spellStart"/>
      <w:r>
        <w:rPr>
          <w:color w:val="000000"/>
          <w:sz w:val="24"/>
          <w:szCs w:val="24"/>
        </w:rPr>
        <w:t>quan</w:t>
      </w:r>
      <w:proofErr w:type="spellEnd"/>
    </w:p>
    <w:p w:rsidR="0017270F" w:rsidRDefault="005E76C4">
      <w:pPr>
        <w:rPr>
          <w:del w:id="107" w:author="BUI Mai Anh" w:date="2018-05-28T02:05:00Z"/>
        </w:rPr>
      </w:pPr>
      <w:del w:id="108" w:author="BUI Mai Anh" w:date="2018-05-28T02:05:00Z">
        <w:r>
          <w:delText>Hệ thống gồm 3 tác nhân chính: quản lý, giảng viên và sinh viên.</w:delText>
        </w:r>
      </w:del>
    </w:p>
    <w:p w:rsidR="0017270F" w:rsidRDefault="005E76C4">
      <w:pPr>
        <w:rPr>
          <w:del w:id="109" w:author="BUI Mai Anh" w:date="2018-05-28T02:05:00Z"/>
        </w:rPr>
      </w:pPr>
      <w:del w:id="110" w:author="BUI Mai Anh" w:date="2018-05-28T02:05:00Z">
        <w:r>
          <w:delText>Và</w:delText>
        </w:r>
      </w:del>
      <w:proofErr w:type="spellStart"/>
      <w:ins w:id="111" w:author="BUI Mai Anh" w:date="2018-05-28T02:05:00Z">
        <w:r>
          <w:t>Hệ</w:t>
        </w:r>
        <w:proofErr w:type="spellEnd"/>
        <w:r>
          <w:t xml:space="preserve"> </w:t>
        </w:r>
        <w:proofErr w:type="spellStart"/>
        <w:r>
          <w:t>thống</w:t>
        </w:r>
        <w:proofErr w:type="spellEnd"/>
        <w:r>
          <w:t xml:space="preserve"> </w:t>
        </w:r>
        <w:proofErr w:type="spellStart"/>
        <w:r>
          <w:t>có</w:t>
        </w:r>
      </w:ins>
      <w:proofErr w:type="spellEnd"/>
      <w:r>
        <w:t xml:space="preserve"> </w:t>
      </w:r>
      <w:proofErr w:type="spellStart"/>
      <w:r w:rsidR="00646395">
        <w:t>các</w:t>
      </w:r>
      <w:proofErr w:type="spellEnd"/>
      <w:r>
        <w:t xml:space="preserve"> use-case </w:t>
      </w:r>
      <w:proofErr w:type="spellStart"/>
      <w:r>
        <w:t>chính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646395">
        <w:t>thu</w:t>
      </w:r>
      <w:proofErr w:type="spellEnd"/>
      <w:r w:rsidR="00646395">
        <w:t xml:space="preserve"> chi</w:t>
      </w:r>
      <w:r>
        <w:t xml:space="preserve">, </w:t>
      </w:r>
      <w:proofErr w:type="spellStart"/>
      <w:r>
        <w:t>Quản</w:t>
      </w:r>
      <w:proofErr w:type="spellEnd"/>
      <w:r>
        <w:t xml:space="preserve"> </w:t>
      </w:r>
      <w:proofErr w:type="spellStart"/>
      <w:r>
        <w:t>lý</w:t>
      </w:r>
      <w:proofErr w:type="spellEnd"/>
      <w:r>
        <w:t xml:space="preserve"> </w:t>
      </w:r>
      <w:proofErr w:type="spellStart"/>
      <w:r w:rsidR="00646395">
        <w:t>kho</w:t>
      </w:r>
      <w:proofErr w:type="spellEnd"/>
      <w:r w:rsidR="007803EC">
        <w:t>,</w:t>
      </w:r>
      <w:r>
        <w:t xml:space="preserve"> </w:t>
      </w:r>
      <w:proofErr w:type="spellStart"/>
      <w:r>
        <w:t>Quản</w:t>
      </w:r>
      <w:proofErr w:type="spellEnd"/>
      <w:r>
        <w:t xml:space="preserve"> </w:t>
      </w:r>
      <w:proofErr w:type="spellStart"/>
      <w:r>
        <w:t>lý</w:t>
      </w:r>
      <w:proofErr w:type="spellEnd"/>
      <w:r>
        <w:t xml:space="preserve"> </w:t>
      </w:r>
      <w:proofErr w:type="spellStart"/>
      <w:r w:rsidR="00646395">
        <w:t>bán</w:t>
      </w:r>
      <w:proofErr w:type="spellEnd"/>
      <w:r w:rsidR="00646395">
        <w:t xml:space="preserve"> </w:t>
      </w:r>
      <w:proofErr w:type="spellStart"/>
      <w:r w:rsidR="00646395">
        <w:t>hàng</w:t>
      </w:r>
      <w:proofErr w:type="spellEnd"/>
      <w:r w:rsidR="00646395">
        <w:t>,</w:t>
      </w:r>
      <w:r w:rsidR="007803EC">
        <w:t xml:space="preserve"> </w:t>
      </w:r>
      <w:proofErr w:type="spellStart"/>
      <w:r w:rsidR="007803EC">
        <w:t>Báo</w:t>
      </w:r>
      <w:proofErr w:type="spellEnd"/>
      <w:r w:rsidR="007803EC">
        <w:t xml:space="preserve"> </w:t>
      </w:r>
      <w:proofErr w:type="spellStart"/>
      <w:r w:rsidR="007803EC">
        <w:t>cáo</w:t>
      </w:r>
      <w:proofErr w:type="spellEnd"/>
      <w:r w:rsidR="007803EC">
        <w:t xml:space="preserve">, </w:t>
      </w:r>
      <w:proofErr w:type="spellStart"/>
      <w:r w:rsidR="007803EC">
        <w:t>kiểm</w:t>
      </w:r>
      <w:proofErr w:type="spellEnd"/>
      <w:r w:rsidR="007803EC">
        <w:t xml:space="preserve"> </w:t>
      </w:r>
      <w:proofErr w:type="spellStart"/>
      <w:r w:rsidR="007803EC">
        <w:t>kê</w:t>
      </w:r>
      <w:proofErr w:type="spellEnd"/>
      <w:r w:rsidR="007803EC">
        <w:t xml:space="preserve"> </w:t>
      </w:r>
      <w:proofErr w:type="spellStart"/>
      <w:r w:rsidR="007803EC">
        <w:t>đối</w:t>
      </w:r>
      <w:proofErr w:type="spellEnd"/>
      <w:r w:rsidR="007803EC">
        <w:t xml:space="preserve"> </w:t>
      </w:r>
      <w:proofErr w:type="spellStart"/>
      <w:r w:rsidR="007803EC">
        <w:t>với</w:t>
      </w:r>
      <w:proofErr w:type="spellEnd"/>
      <w:r w:rsidR="007803EC">
        <w:t xml:space="preserve"> </w:t>
      </w:r>
      <w:proofErr w:type="spellStart"/>
      <w:r w:rsidR="007803EC">
        <w:t>đối</w:t>
      </w:r>
      <w:proofErr w:type="spellEnd"/>
      <w:r w:rsidR="007803EC">
        <w:t xml:space="preserve"> </w:t>
      </w:r>
      <w:proofErr w:type="spellStart"/>
      <w:r w:rsidR="007803EC">
        <w:t>tượng</w:t>
      </w:r>
      <w:proofErr w:type="spellEnd"/>
      <w:r w:rsidR="007803EC">
        <w:t xml:space="preserve"> </w:t>
      </w:r>
      <w:proofErr w:type="spellStart"/>
      <w:r w:rsidR="007803EC">
        <w:t>quản</w:t>
      </w:r>
      <w:proofErr w:type="spellEnd"/>
      <w:r w:rsidR="007803EC">
        <w:t xml:space="preserve"> </w:t>
      </w:r>
      <w:proofErr w:type="spellStart"/>
      <w:r w:rsidR="007803EC">
        <w:t>lý</w:t>
      </w:r>
      <w:proofErr w:type="spellEnd"/>
      <w:r w:rsidR="007803EC">
        <w:t xml:space="preserve"> </w:t>
      </w:r>
      <w:proofErr w:type="spellStart"/>
      <w:r w:rsidR="007803EC">
        <w:t>và</w:t>
      </w:r>
      <w:proofErr w:type="spellEnd"/>
      <w:r w:rsidR="007803EC">
        <w:t xml:space="preserve"> </w:t>
      </w:r>
      <w:proofErr w:type="spellStart"/>
      <w:r w:rsidR="007803EC">
        <w:t>Chấm</w:t>
      </w:r>
      <w:proofErr w:type="spellEnd"/>
      <w:r w:rsidR="007803EC">
        <w:t xml:space="preserve"> </w:t>
      </w:r>
      <w:proofErr w:type="spellStart"/>
      <w:r w:rsidR="007803EC">
        <w:t>công</w:t>
      </w:r>
      <w:proofErr w:type="spellEnd"/>
      <w:r w:rsidR="007803EC">
        <w:t xml:space="preserve">, </w:t>
      </w:r>
      <w:proofErr w:type="spellStart"/>
      <w:r w:rsidR="007803EC">
        <w:t>tra</w:t>
      </w:r>
      <w:proofErr w:type="spellEnd"/>
      <w:r w:rsidR="007803EC">
        <w:t xml:space="preserve"> </w:t>
      </w:r>
      <w:proofErr w:type="spellStart"/>
      <w:r w:rsidR="007803EC">
        <w:t>cứu</w:t>
      </w:r>
      <w:proofErr w:type="spellEnd"/>
      <w:r w:rsidR="007803EC">
        <w:t xml:space="preserve"> </w:t>
      </w:r>
      <w:proofErr w:type="spellStart"/>
      <w:r w:rsidR="007803EC">
        <w:t>lương</w:t>
      </w:r>
      <w:proofErr w:type="spellEnd"/>
      <w:r w:rsidR="007803EC">
        <w:t xml:space="preserve"> </w:t>
      </w:r>
      <w:proofErr w:type="spellStart"/>
      <w:r w:rsidR="007803EC">
        <w:t>đối</w:t>
      </w:r>
      <w:proofErr w:type="spellEnd"/>
      <w:r w:rsidR="007803EC">
        <w:t xml:space="preserve"> </w:t>
      </w:r>
      <w:proofErr w:type="spellStart"/>
      <w:r w:rsidR="007803EC">
        <w:t>với</w:t>
      </w:r>
      <w:proofErr w:type="spellEnd"/>
      <w:r w:rsidR="007803EC">
        <w:t xml:space="preserve"> </w:t>
      </w:r>
      <w:proofErr w:type="spellStart"/>
      <w:r w:rsidR="007803EC">
        <w:t>đối</w:t>
      </w:r>
      <w:proofErr w:type="spellEnd"/>
      <w:r w:rsidR="007803EC">
        <w:t xml:space="preserve"> </w:t>
      </w:r>
      <w:proofErr w:type="spellStart"/>
      <w:r w:rsidR="007803EC">
        <w:lastRenderedPageBreak/>
        <w:t>tượng</w:t>
      </w:r>
      <w:proofErr w:type="spellEnd"/>
      <w:r w:rsidR="007803EC">
        <w:t xml:space="preserve"> </w:t>
      </w:r>
      <w:proofErr w:type="spellStart"/>
      <w:r w:rsidR="007803EC">
        <w:t>nhân</w:t>
      </w:r>
      <w:proofErr w:type="spellEnd"/>
      <w:r w:rsidR="007803EC">
        <w:t xml:space="preserve"> </w:t>
      </w:r>
      <w:proofErr w:type="spellStart"/>
      <w:r w:rsidR="007803EC">
        <w:t>viên</w:t>
      </w:r>
      <w:proofErr w:type="spellEnd"/>
      <w:r w:rsidR="007803EC">
        <w:t xml:space="preserve">. </w:t>
      </w:r>
    </w:p>
    <w:p w:rsidR="0017270F" w:rsidRDefault="005E76C4">
      <w:proofErr w:type="spellStart"/>
      <w:r>
        <w:t>Ngoài</w:t>
      </w:r>
      <w:proofErr w:type="spellEnd"/>
      <w:r>
        <w:t xml:space="preserve"> ra </w:t>
      </w:r>
      <w:proofErr w:type="spellStart"/>
      <w:r>
        <w:t>còn</w:t>
      </w:r>
      <w:proofErr w:type="spellEnd"/>
      <w:r>
        <w:t xml:space="preserve"> </w:t>
      </w:r>
      <w:proofErr w:type="spellStart"/>
      <w:r>
        <w:t>các</w:t>
      </w:r>
      <w:proofErr w:type="spellEnd"/>
      <w:r>
        <w:t xml:space="preserve"> use-case </w:t>
      </w:r>
      <w:proofErr w:type="spellStart"/>
      <w:r>
        <w:t>phụ</w:t>
      </w:r>
      <w:proofErr w:type="spellEnd"/>
      <w:r>
        <w:t xml:space="preserve"> </w:t>
      </w:r>
      <w:proofErr w:type="spellStart"/>
      <w:r>
        <w:t>khác</w:t>
      </w:r>
      <w:proofErr w:type="spellEnd"/>
      <w:r>
        <w:t xml:space="preserve"> </w:t>
      </w:r>
      <w:proofErr w:type="spellStart"/>
      <w:r>
        <w:t>như</w:t>
      </w:r>
      <w:proofErr w:type="spellEnd"/>
      <w:r w:rsidR="001B4FDB">
        <w:t xml:space="preserve"> </w:t>
      </w:r>
      <w:proofErr w:type="spellStart"/>
      <w:r w:rsidR="00646395">
        <w:t>đăng</w:t>
      </w:r>
      <w:proofErr w:type="spellEnd"/>
      <w:r w:rsidR="00646395">
        <w:t xml:space="preserve"> </w:t>
      </w:r>
      <w:proofErr w:type="spellStart"/>
      <w:r w:rsidR="00646395">
        <w:t>nhập</w:t>
      </w:r>
      <w:proofErr w:type="spellEnd"/>
      <w:r w:rsidR="00646395">
        <w:t xml:space="preserve">, </w:t>
      </w:r>
      <w:proofErr w:type="spellStart"/>
      <w:r w:rsidR="00646395">
        <w:t>nhà</w:t>
      </w:r>
      <w:proofErr w:type="spellEnd"/>
      <w:r w:rsidR="00646395">
        <w:t xml:space="preserve"> </w:t>
      </w:r>
      <w:proofErr w:type="spellStart"/>
      <w:r w:rsidR="00646395">
        <w:t>cung</w:t>
      </w:r>
      <w:proofErr w:type="spellEnd"/>
      <w:r w:rsidR="00646395">
        <w:t xml:space="preserve"> </w:t>
      </w:r>
      <w:proofErr w:type="spellStart"/>
      <w:r w:rsidR="00646395">
        <w:t>cấp</w:t>
      </w:r>
      <w:proofErr w:type="spellEnd"/>
      <w:r w:rsidR="00646395">
        <w:t xml:space="preserve">, </w:t>
      </w:r>
      <w:proofErr w:type="spellStart"/>
      <w:r w:rsidR="00646395">
        <w:t>khách</w:t>
      </w:r>
      <w:proofErr w:type="spellEnd"/>
      <w:r w:rsidR="00646395">
        <w:t xml:space="preserve"> </w:t>
      </w:r>
      <w:proofErr w:type="spellStart"/>
      <w:r w:rsidR="00646395">
        <w:t>hàng</w:t>
      </w:r>
      <w:proofErr w:type="spellEnd"/>
      <w:r w:rsidR="00646395">
        <w:t>,</w:t>
      </w:r>
      <w:r w:rsidR="007803EC">
        <w:t xml:space="preserve"> </w:t>
      </w:r>
      <w:proofErr w:type="spellStart"/>
      <w:r w:rsidR="007803EC">
        <w:t>nhân</w:t>
      </w:r>
      <w:proofErr w:type="spellEnd"/>
      <w:r w:rsidR="007803EC">
        <w:t xml:space="preserve"> </w:t>
      </w:r>
      <w:proofErr w:type="spellStart"/>
      <w:r w:rsidR="007803EC">
        <w:t>viên</w:t>
      </w:r>
      <w:proofErr w:type="spellEnd"/>
      <w:r w:rsidR="00646395">
        <w:t>...</w:t>
      </w:r>
    </w:p>
    <w:p w:rsidR="0017270F" w:rsidRDefault="005E76C4">
      <w:proofErr w:type="spellStart"/>
      <w:r>
        <w:t>Vì</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nội</w:t>
      </w:r>
      <w:proofErr w:type="spellEnd"/>
      <w:r>
        <w:t xml:space="preserve"> </w:t>
      </w:r>
      <w:proofErr w:type="spellStart"/>
      <w:r>
        <w:t>bộ</w:t>
      </w:r>
      <w:proofErr w:type="spellEnd"/>
      <w:r>
        <w:t xml:space="preserve"> </w:t>
      </w:r>
      <w:proofErr w:type="spellStart"/>
      <w:r>
        <w:t>nên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có</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toàn</w:t>
      </w:r>
      <w:proofErr w:type="spellEnd"/>
      <w:r>
        <w:t xml:space="preserve"> </w:t>
      </w:r>
      <w:proofErr w:type="spellStart"/>
      <w:r>
        <w:t>bộ</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phân</w:t>
      </w:r>
      <w:proofErr w:type="spellEnd"/>
      <w:r>
        <w:t xml:space="preserve"> </w:t>
      </w:r>
      <w:del w:id="112" w:author="BUI Mai Anh" w:date="2018-05-28T02:05:00Z">
        <w:r>
          <w:delText>quyền,…</w:delText>
        </w:r>
      </w:del>
      <w:proofErr w:type="spellStart"/>
      <w:ins w:id="113" w:author="BUI Mai Anh" w:date="2018-05-28T02:05:00Z">
        <w:r>
          <w:t>quyền</w:t>
        </w:r>
        <w:proofErr w:type="spellEnd"/>
        <w:r>
          <w:t>…</w:t>
        </w:r>
      </w:ins>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bởi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qua use-case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proofErr w:type="spellEnd"/>
      <w:r>
        <w:t>.</w:t>
      </w:r>
    </w:p>
    <w:p w:rsidR="0017270F" w:rsidRDefault="0017270F">
      <w:pPr>
        <w:rPr>
          <w:ins w:id="114" w:author="BUI Mai Anh" w:date="2018-05-28T02:05:00Z"/>
        </w:rPr>
      </w:pPr>
    </w:p>
    <w:p w:rsidR="0017270F" w:rsidRDefault="0017270F"/>
    <w:p w:rsidR="0017270F" w:rsidRDefault="005E76C4">
      <w:pPr>
        <w:keepNext/>
        <w:pBdr>
          <w:top w:val="nil"/>
          <w:left w:val="nil"/>
          <w:bottom w:val="nil"/>
          <w:right w:val="nil"/>
          <w:between w:val="nil"/>
        </w:pBdr>
        <w:jc w:val="center"/>
        <w:rPr>
          <w:color w:val="000000"/>
          <w:sz w:val="24"/>
          <w:szCs w:val="24"/>
        </w:rPr>
      </w:pPr>
      <w:bookmarkStart w:id="115" w:name="_3whwml4" w:colFirst="0" w:colLast="0"/>
      <w:bookmarkEnd w:id="115"/>
      <w:proofErr w:type="spellStart"/>
      <w:r>
        <w:rPr>
          <w:color w:val="000000"/>
          <w:sz w:val="24"/>
          <w:szCs w:val="24"/>
        </w:rPr>
        <w:t>Bảng</w:t>
      </w:r>
      <w:proofErr w:type="spellEnd"/>
      <w:r>
        <w:rPr>
          <w:color w:val="000000"/>
          <w:sz w:val="24"/>
          <w:szCs w:val="24"/>
        </w:rPr>
        <w:t xml:space="preserve"> 1 </w:t>
      </w:r>
      <w:proofErr w:type="spellStart"/>
      <w:r>
        <w:rPr>
          <w:color w:val="000000"/>
          <w:sz w:val="24"/>
          <w:szCs w:val="24"/>
        </w:rPr>
        <w:t>Bảng</w:t>
      </w:r>
      <w:proofErr w:type="spellEnd"/>
      <w:r>
        <w:rPr>
          <w:color w:val="000000"/>
          <w:sz w:val="24"/>
          <w:szCs w:val="24"/>
        </w:rPr>
        <w:t xml:space="preserve"> </w:t>
      </w:r>
      <w:proofErr w:type="spellStart"/>
      <w:r>
        <w:rPr>
          <w:color w:val="000000"/>
          <w:sz w:val="24"/>
          <w:szCs w:val="24"/>
        </w:rPr>
        <w:t>mô</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w:t>
      </w:r>
      <w:proofErr w:type="spellStart"/>
      <w:r>
        <w:rPr>
          <w:color w:val="000000"/>
          <w:sz w:val="24"/>
          <w:szCs w:val="24"/>
        </w:rPr>
        <w:t>quyền</w:t>
      </w:r>
      <w:proofErr w:type="spellEnd"/>
      <w:r>
        <w:rPr>
          <w:color w:val="000000"/>
          <w:sz w:val="24"/>
          <w:szCs w:val="24"/>
        </w:rPr>
        <w:t xml:space="preserve"> </w:t>
      </w:r>
      <w:proofErr w:type="spellStart"/>
      <w:r>
        <w:rPr>
          <w:color w:val="000000"/>
          <w:sz w:val="24"/>
          <w:szCs w:val="24"/>
        </w:rPr>
        <w:t>hạn</w:t>
      </w:r>
      <w:proofErr w:type="spellEnd"/>
      <w:r>
        <w:rPr>
          <w:color w:val="000000"/>
          <w:sz w:val="24"/>
          <w:szCs w:val="24"/>
        </w:rPr>
        <w:t xml:space="preserve"> </w:t>
      </w:r>
      <w:proofErr w:type="spellStart"/>
      <w:r>
        <w:rPr>
          <w:color w:val="000000"/>
          <w:sz w:val="24"/>
          <w:szCs w:val="24"/>
        </w:rPr>
        <w:t>của</w:t>
      </w:r>
      <w:proofErr w:type="spellEnd"/>
      <w:r>
        <w:rPr>
          <w:color w:val="000000"/>
          <w:sz w:val="24"/>
          <w:szCs w:val="24"/>
        </w:rPr>
        <w:t xml:space="preserve"> </w:t>
      </w:r>
      <w:proofErr w:type="spellStart"/>
      <w:r>
        <w:rPr>
          <w:color w:val="000000"/>
          <w:sz w:val="24"/>
          <w:szCs w:val="24"/>
        </w:rPr>
        <w:t>Quản</w:t>
      </w:r>
      <w:proofErr w:type="spellEnd"/>
      <w:r>
        <w:rPr>
          <w:color w:val="000000"/>
          <w:sz w:val="24"/>
          <w:szCs w:val="24"/>
        </w:rPr>
        <w:t xml:space="preserve"> </w:t>
      </w:r>
      <w:proofErr w:type="spellStart"/>
      <w:r>
        <w:rPr>
          <w:color w:val="000000"/>
          <w:sz w:val="24"/>
          <w:szCs w:val="24"/>
        </w:rPr>
        <w:t>lý</w:t>
      </w:r>
      <w:proofErr w:type="spellEnd"/>
      <w:r>
        <w:rPr>
          <w:color w:val="000000"/>
          <w:sz w:val="24"/>
          <w:szCs w:val="24"/>
        </w:rPr>
        <w:t xml:space="preserve"> </w:t>
      </w:r>
      <w:proofErr w:type="spellStart"/>
      <w:r>
        <w:rPr>
          <w:color w:val="000000"/>
          <w:sz w:val="24"/>
          <w:szCs w:val="24"/>
        </w:rPr>
        <w:t>trong</w:t>
      </w:r>
      <w:proofErr w:type="spellEnd"/>
      <w:r>
        <w:rPr>
          <w:color w:val="000000"/>
          <w:sz w:val="24"/>
          <w:szCs w:val="24"/>
        </w:rPr>
        <w:t xml:space="preserve"> </w:t>
      </w:r>
      <w:proofErr w:type="spellStart"/>
      <w:r>
        <w:rPr>
          <w:color w:val="000000"/>
          <w:sz w:val="24"/>
          <w:szCs w:val="24"/>
        </w:rPr>
        <w:t>các</w:t>
      </w:r>
      <w:proofErr w:type="spellEnd"/>
      <w:r>
        <w:rPr>
          <w:color w:val="000000"/>
          <w:sz w:val="24"/>
          <w:szCs w:val="24"/>
        </w:rPr>
        <w:t xml:space="preserve"> use-case</w:t>
      </w:r>
    </w:p>
    <w:tbl>
      <w:tblPr>
        <w:tblStyle w:val="a3"/>
        <w:tblW w:w="873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3507"/>
        <w:gridCol w:w="1337"/>
        <w:gridCol w:w="1360"/>
        <w:gridCol w:w="1313"/>
        <w:gridCol w:w="1219"/>
      </w:tblGrid>
      <w:tr w:rsidR="0017270F">
        <w:trPr>
          <w:cnfStyle w:val="100000000000" w:firstRow="1" w:lastRow="0" w:firstColumn="0" w:lastColumn="0" w:oddVBand="0" w:evenVBand="0" w:oddHBand="0" w:evenHBand="0" w:firstRowFirstColumn="0" w:firstRowLastColumn="0" w:lastRowFirstColumn="0" w:lastRowLastColumn="0"/>
          <w:trHeight w:val="1240"/>
        </w:trPr>
        <w:tc>
          <w:tcPr>
            <w:tcW w:w="3507" w:type="dxa"/>
            <w:tcBorders>
              <w:top w:val="nil"/>
              <w:left w:val="nil"/>
              <w:bottom w:val="single" w:sz="4" w:space="0" w:color="000000"/>
            </w:tcBorders>
          </w:tcPr>
          <w:p w:rsidR="0017270F" w:rsidRDefault="0017270F"/>
        </w:tc>
        <w:tc>
          <w:tcPr>
            <w:tcW w:w="1337" w:type="dxa"/>
          </w:tcPr>
          <w:p w:rsidR="0017270F" w:rsidRDefault="005E76C4">
            <w:proofErr w:type="spellStart"/>
            <w:r>
              <w:t>Tìm</w:t>
            </w:r>
            <w:proofErr w:type="spellEnd"/>
            <w:r>
              <w:t xml:space="preserve"> </w:t>
            </w:r>
            <w:proofErr w:type="spellStart"/>
            <w:r>
              <w:t>kiếm</w:t>
            </w:r>
            <w:proofErr w:type="spellEnd"/>
          </w:p>
        </w:tc>
        <w:tc>
          <w:tcPr>
            <w:tcW w:w="1360" w:type="dxa"/>
          </w:tcPr>
          <w:p w:rsidR="0017270F" w:rsidRDefault="005E76C4">
            <w:proofErr w:type="spellStart"/>
            <w:r>
              <w:t>Thêm</w:t>
            </w:r>
            <w:proofErr w:type="spellEnd"/>
          </w:p>
        </w:tc>
        <w:tc>
          <w:tcPr>
            <w:tcW w:w="1313" w:type="dxa"/>
          </w:tcPr>
          <w:p w:rsidR="0017270F" w:rsidRDefault="005E76C4">
            <w:proofErr w:type="spellStart"/>
            <w:r>
              <w:t>Sửa</w:t>
            </w:r>
            <w:proofErr w:type="spellEnd"/>
          </w:p>
        </w:tc>
        <w:tc>
          <w:tcPr>
            <w:tcW w:w="1219" w:type="dxa"/>
          </w:tcPr>
          <w:p w:rsidR="0017270F" w:rsidRDefault="005E76C4">
            <w:proofErr w:type="spellStart"/>
            <w:r>
              <w:t>Xóa</w:t>
            </w:r>
            <w:proofErr w:type="spellEnd"/>
          </w:p>
        </w:tc>
      </w:tr>
      <w:tr w:rsidR="0017270F">
        <w:trPr>
          <w:trHeight w:val="800"/>
        </w:trPr>
        <w:tc>
          <w:tcPr>
            <w:tcW w:w="3507" w:type="dxa"/>
            <w:tcBorders>
              <w:top w:val="single" w:sz="4" w:space="0" w:color="000000"/>
            </w:tcBorders>
          </w:tcPr>
          <w:p w:rsidR="0017270F" w:rsidRDefault="005E76C4">
            <w:r>
              <w:t xml:space="preserve">Module </w:t>
            </w:r>
            <w:proofErr w:type="spellStart"/>
            <w:r>
              <w:t>Quản</w:t>
            </w:r>
            <w:proofErr w:type="spellEnd"/>
            <w:r>
              <w:t xml:space="preserve"> </w:t>
            </w:r>
            <w:proofErr w:type="spellStart"/>
            <w:r>
              <w:t>lý</w:t>
            </w:r>
            <w:proofErr w:type="spellEnd"/>
            <w:r>
              <w:t xml:space="preserve"> </w:t>
            </w:r>
            <w:proofErr w:type="spellStart"/>
            <w:r w:rsidR="00646395">
              <w:t>thu</w:t>
            </w:r>
            <w:proofErr w:type="spellEnd"/>
            <w:r w:rsidR="00646395">
              <w:t xml:space="preserve"> chi</w:t>
            </w:r>
          </w:p>
        </w:tc>
        <w:tc>
          <w:tcPr>
            <w:tcW w:w="1337" w:type="dxa"/>
          </w:tcPr>
          <w:p w:rsidR="0017270F" w:rsidRDefault="005E76C4">
            <w:pPr>
              <w:jc w:val="center"/>
            </w:pPr>
            <w:r>
              <w:t>x</w:t>
            </w:r>
          </w:p>
        </w:tc>
        <w:tc>
          <w:tcPr>
            <w:tcW w:w="1360" w:type="dxa"/>
          </w:tcPr>
          <w:p w:rsidR="0017270F" w:rsidRDefault="005E76C4">
            <w:pPr>
              <w:jc w:val="center"/>
            </w:pPr>
            <w:r>
              <w:t>x</w:t>
            </w:r>
          </w:p>
        </w:tc>
        <w:tc>
          <w:tcPr>
            <w:tcW w:w="1313" w:type="dxa"/>
          </w:tcPr>
          <w:p w:rsidR="0017270F" w:rsidRDefault="005E76C4">
            <w:pPr>
              <w:jc w:val="center"/>
            </w:pPr>
            <w:r>
              <w:t>x</w:t>
            </w:r>
          </w:p>
        </w:tc>
        <w:tc>
          <w:tcPr>
            <w:tcW w:w="1219" w:type="dxa"/>
          </w:tcPr>
          <w:p w:rsidR="0017270F" w:rsidRDefault="005E76C4">
            <w:pPr>
              <w:jc w:val="center"/>
            </w:pPr>
            <w:r>
              <w:t>x</w:t>
            </w:r>
          </w:p>
        </w:tc>
      </w:tr>
      <w:tr w:rsidR="0017270F">
        <w:trPr>
          <w:trHeight w:val="800"/>
        </w:trPr>
        <w:tc>
          <w:tcPr>
            <w:tcW w:w="3507" w:type="dxa"/>
          </w:tcPr>
          <w:p w:rsidR="0017270F" w:rsidRDefault="005E76C4">
            <w:r>
              <w:t xml:space="preserve">Module </w:t>
            </w:r>
            <w:proofErr w:type="spellStart"/>
            <w:r>
              <w:t>Quản</w:t>
            </w:r>
            <w:proofErr w:type="spellEnd"/>
            <w:r>
              <w:t xml:space="preserve"> </w:t>
            </w:r>
            <w:proofErr w:type="spellStart"/>
            <w:r>
              <w:t>lý</w:t>
            </w:r>
            <w:proofErr w:type="spellEnd"/>
            <w:r>
              <w:t xml:space="preserve"> </w:t>
            </w:r>
            <w:proofErr w:type="spellStart"/>
            <w:r w:rsidR="00646395">
              <w:t>kho</w:t>
            </w:r>
            <w:proofErr w:type="spellEnd"/>
          </w:p>
        </w:tc>
        <w:tc>
          <w:tcPr>
            <w:tcW w:w="1337" w:type="dxa"/>
          </w:tcPr>
          <w:p w:rsidR="0017270F" w:rsidRDefault="005E76C4">
            <w:pPr>
              <w:jc w:val="center"/>
            </w:pPr>
            <w:r>
              <w:t>x</w:t>
            </w:r>
          </w:p>
        </w:tc>
        <w:tc>
          <w:tcPr>
            <w:tcW w:w="1360" w:type="dxa"/>
          </w:tcPr>
          <w:p w:rsidR="0017270F" w:rsidRDefault="005E76C4">
            <w:pPr>
              <w:jc w:val="center"/>
            </w:pPr>
            <w:r>
              <w:t>x</w:t>
            </w:r>
          </w:p>
        </w:tc>
        <w:tc>
          <w:tcPr>
            <w:tcW w:w="1313" w:type="dxa"/>
          </w:tcPr>
          <w:p w:rsidR="0017270F" w:rsidRDefault="005E76C4">
            <w:pPr>
              <w:jc w:val="center"/>
            </w:pPr>
            <w:r>
              <w:t>x</w:t>
            </w:r>
          </w:p>
        </w:tc>
        <w:tc>
          <w:tcPr>
            <w:tcW w:w="1219" w:type="dxa"/>
          </w:tcPr>
          <w:p w:rsidR="0017270F" w:rsidRDefault="005E76C4">
            <w:pPr>
              <w:jc w:val="center"/>
            </w:pPr>
            <w:r>
              <w:t>x</w:t>
            </w:r>
          </w:p>
        </w:tc>
      </w:tr>
      <w:tr w:rsidR="0017270F">
        <w:trPr>
          <w:trHeight w:val="800"/>
        </w:trPr>
        <w:tc>
          <w:tcPr>
            <w:tcW w:w="3507" w:type="dxa"/>
          </w:tcPr>
          <w:p w:rsidR="0017270F" w:rsidRDefault="005E76C4">
            <w:r>
              <w:t xml:space="preserve">Module </w:t>
            </w:r>
            <w:proofErr w:type="spellStart"/>
            <w:r>
              <w:t>Quản</w:t>
            </w:r>
            <w:proofErr w:type="spellEnd"/>
            <w:r>
              <w:t xml:space="preserve"> </w:t>
            </w:r>
            <w:proofErr w:type="spellStart"/>
            <w:r>
              <w:t>lý</w:t>
            </w:r>
            <w:proofErr w:type="spellEnd"/>
            <w:r>
              <w:t xml:space="preserve"> </w:t>
            </w:r>
            <w:proofErr w:type="spellStart"/>
            <w:r w:rsidR="00646395">
              <w:t>bán</w:t>
            </w:r>
            <w:proofErr w:type="spellEnd"/>
            <w:r w:rsidR="00646395">
              <w:t xml:space="preserve"> </w:t>
            </w:r>
            <w:proofErr w:type="spellStart"/>
            <w:r w:rsidR="00646395">
              <w:t>hàng</w:t>
            </w:r>
            <w:proofErr w:type="spellEnd"/>
          </w:p>
        </w:tc>
        <w:tc>
          <w:tcPr>
            <w:tcW w:w="1337" w:type="dxa"/>
          </w:tcPr>
          <w:p w:rsidR="0017270F" w:rsidRDefault="005E76C4">
            <w:pPr>
              <w:jc w:val="center"/>
            </w:pPr>
            <w:r>
              <w:t>x</w:t>
            </w:r>
          </w:p>
        </w:tc>
        <w:tc>
          <w:tcPr>
            <w:tcW w:w="1360" w:type="dxa"/>
          </w:tcPr>
          <w:p w:rsidR="0017270F" w:rsidRDefault="005E76C4">
            <w:pPr>
              <w:jc w:val="center"/>
            </w:pPr>
            <w:r>
              <w:t>x</w:t>
            </w:r>
          </w:p>
        </w:tc>
        <w:tc>
          <w:tcPr>
            <w:tcW w:w="1313" w:type="dxa"/>
          </w:tcPr>
          <w:p w:rsidR="0017270F" w:rsidRDefault="005E76C4">
            <w:pPr>
              <w:jc w:val="center"/>
            </w:pPr>
            <w:r>
              <w:t>x</w:t>
            </w:r>
          </w:p>
        </w:tc>
        <w:tc>
          <w:tcPr>
            <w:tcW w:w="1219" w:type="dxa"/>
          </w:tcPr>
          <w:p w:rsidR="0017270F" w:rsidRDefault="005E76C4">
            <w:pPr>
              <w:jc w:val="center"/>
            </w:pPr>
            <w:r>
              <w:t>x</w:t>
            </w:r>
          </w:p>
        </w:tc>
      </w:tr>
      <w:tr w:rsidR="007803EC">
        <w:trPr>
          <w:trHeight w:val="800"/>
        </w:trPr>
        <w:tc>
          <w:tcPr>
            <w:tcW w:w="3507" w:type="dxa"/>
          </w:tcPr>
          <w:p w:rsidR="007803EC" w:rsidRDefault="007803EC">
            <w:proofErr w:type="spellStart"/>
            <w:r>
              <w:t>Báo</w:t>
            </w:r>
            <w:proofErr w:type="spellEnd"/>
            <w:r>
              <w:t xml:space="preserve"> </w:t>
            </w:r>
            <w:proofErr w:type="spellStart"/>
            <w:r>
              <w:t>cáo</w:t>
            </w:r>
            <w:proofErr w:type="spellEnd"/>
          </w:p>
        </w:tc>
        <w:tc>
          <w:tcPr>
            <w:tcW w:w="1337" w:type="dxa"/>
          </w:tcPr>
          <w:p w:rsidR="007803EC" w:rsidRDefault="007803EC">
            <w:pPr>
              <w:jc w:val="center"/>
            </w:pPr>
            <w:r>
              <w:t>x</w:t>
            </w:r>
          </w:p>
        </w:tc>
        <w:tc>
          <w:tcPr>
            <w:tcW w:w="1360" w:type="dxa"/>
          </w:tcPr>
          <w:p w:rsidR="007803EC" w:rsidRDefault="007803EC">
            <w:pPr>
              <w:jc w:val="center"/>
            </w:pPr>
            <w:r>
              <w:t>x</w:t>
            </w:r>
          </w:p>
        </w:tc>
        <w:tc>
          <w:tcPr>
            <w:tcW w:w="1313" w:type="dxa"/>
          </w:tcPr>
          <w:p w:rsidR="007803EC" w:rsidRDefault="007803EC">
            <w:pPr>
              <w:jc w:val="center"/>
            </w:pPr>
            <w:r>
              <w:t>x</w:t>
            </w:r>
          </w:p>
        </w:tc>
        <w:tc>
          <w:tcPr>
            <w:tcW w:w="1219" w:type="dxa"/>
          </w:tcPr>
          <w:p w:rsidR="007803EC" w:rsidRDefault="007803EC">
            <w:pPr>
              <w:jc w:val="center"/>
            </w:pPr>
            <w:r>
              <w:t>x</w:t>
            </w:r>
          </w:p>
        </w:tc>
      </w:tr>
    </w:tbl>
    <w:p w:rsidR="0017270F" w:rsidRDefault="00274C96">
      <w:pPr>
        <w:keepNext/>
        <w:pBdr>
          <w:top w:val="nil"/>
          <w:left w:val="nil"/>
          <w:bottom w:val="nil"/>
          <w:right w:val="nil"/>
          <w:between w:val="nil"/>
        </w:pBdr>
        <w:jc w:val="center"/>
      </w:pPr>
      <w:r>
        <w:tab/>
      </w:r>
    </w:p>
    <w:p w:rsidR="00646395" w:rsidRDefault="00646395">
      <w:pPr>
        <w:rPr>
          <w:del w:id="116" w:author="BUI Mai Anh" w:date="2018-05-28T02:05:00Z"/>
        </w:rPr>
      </w:pPr>
    </w:p>
    <w:p w:rsidR="0017270F" w:rsidRDefault="005E76C4">
      <w:pPr>
        <w:keepNext/>
        <w:pBdr>
          <w:top w:val="nil"/>
          <w:left w:val="nil"/>
          <w:bottom w:val="nil"/>
          <w:right w:val="nil"/>
          <w:between w:val="nil"/>
        </w:pBdr>
        <w:jc w:val="center"/>
        <w:rPr>
          <w:color w:val="000000"/>
          <w:sz w:val="24"/>
          <w:szCs w:val="24"/>
        </w:rPr>
      </w:pPr>
      <w:bookmarkStart w:id="117" w:name="_2bn6wsx" w:colFirst="0" w:colLast="0"/>
      <w:bookmarkEnd w:id="117"/>
      <w:proofErr w:type="spellStart"/>
      <w:r>
        <w:rPr>
          <w:color w:val="000000"/>
          <w:sz w:val="24"/>
          <w:szCs w:val="24"/>
        </w:rPr>
        <w:t>Bảng</w:t>
      </w:r>
      <w:proofErr w:type="spellEnd"/>
      <w:r>
        <w:rPr>
          <w:color w:val="000000"/>
          <w:sz w:val="24"/>
          <w:szCs w:val="24"/>
        </w:rPr>
        <w:t xml:space="preserve"> 2 </w:t>
      </w:r>
      <w:proofErr w:type="spellStart"/>
      <w:r>
        <w:rPr>
          <w:color w:val="000000"/>
          <w:sz w:val="24"/>
          <w:szCs w:val="24"/>
        </w:rPr>
        <w:t>Bảng</w:t>
      </w:r>
      <w:proofErr w:type="spellEnd"/>
      <w:r>
        <w:rPr>
          <w:color w:val="000000"/>
          <w:sz w:val="24"/>
          <w:szCs w:val="24"/>
        </w:rPr>
        <w:t xml:space="preserve"> </w:t>
      </w:r>
      <w:proofErr w:type="spellStart"/>
      <w:r>
        <w:rPr>
          <w:color w:val="000000"/>
          <w:sz w:val="24"/>
          <w:szCs w:val="24"/>
        </w:rPr>
        <w:t>mô</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w:t>
      </w:r>
      <w:proofErr w:type="spellStart"/>
      <w:r>
        <w:rPr>
          <w:color w:val="000000"/>
          <w:sz w:val="24"/>
          <w:szCs w:val="24"/>
        </w:rPr>
        <w:t>quyền</w:t>
      </w:r>
      <w:proofErr w:type="spellEnd"/>
      <w:r>
        <w:rPr>
          <w:color w:val="000000"/>
          <w:sz w:val="24"/>
          <w:szCs w:val="24"/>
        </w:rPr>
        <w:t xml:space="preserve"> </w:t>
      </w:r>
      <w:proofErr w:type="spellStart"/>
      <w:r>
        <w:rPr>
          <w:color w:val="000000"/>
          <w:sz w:val="24"/>
          <w:szCs w:val="24"/>
        </w:rPr>
        <w:t>hạn</w:t>
      </w:r>
      <w:proofErr w:type="spellEnd"/>
      <w:r>
        <w:rPr>
          <w:color w:val="000000"/>
          <w:sz w:val="24"/>
          <w:szCs w:val="24"/>
        </w:rPr>
        <w:t xml:space="preserve"> </w:t>
      </w:r>
      <w:proofErr w:type="spellStart"/>
      <w:r>
        <w:rPr>
          <w:color w:val="000000"/>
          <w:sz w:val="24"/>
          <w:szCs w:val="24"/>
        </w:rPr>
        <w:t>của</w:t>
      </w:r>
      <w:proofErr w:type="spellEnd"/>
      <w:r>
        <w:rPr>
          <w:color w:val="000000"/>
          <w:sz w:val="24"/>
          <w:szCs w:val="24"/>
        </w:rPr>
        <w:t xml:space="preserve"> </w:t>
      </w:r>
      <w:proofErr w:type="spellStart"/>
      <w:r w:rsidR="00646395">
        <w:rPr>
          <w:color w:val="000000"/>
          <w:sz w:val="24"/>
          <w:szCs w:val="24"/>
        </w:rPr>
        <w:t>Nhân</w:t>
      </w:r>
      <w:proofErr w:type="spellEnd"/>
      <w:r>
        <w:rPr>
          <w:color w:val="000000"/>
          <w:sz w:val="24"/>
          <w:szCs w:val="24"/>
        </w:rPr>
        <w:t xml:space="preserve"> </w:t>
      </w:r>
      <w:proofErr w:type="spellStart"/>
      <w:r>
        <w:rPr>
          <w:color w:val="000000"/>
          <w:sz w:val="24"/>
          <w:szCs w:val="24"/>
        </w:rPr>
        <w:t>viên</w:t>
      </w:r>
      <w:proofErr w:type="spellEnd"/>
      <w:r>
        <w:rPr>
          <w:color w:val="000000"/>
          <w:sz w:val="24"/>
          <w:szCs w:val="24"/>
        </w:rPr>
        <w:t xml:space="preserve"> </w:t>
      </w:r>
      <w:proofErr w:type="spellStart"/>
      <w:r>
        <w:rPr>
          <w:color w:val="000000"/>
          <w:sz w:val="24"/>
          <w:szCs w:val="24"/>
        </w:rPr>
        <w:t>trong</w:t>
      </w:r>
      <w:proofErr w:type="spellEnd"/>
      <w:r>
        <w:rPr>
          <w:color w:val="000000"/>
          <w:sz w:val="24"/>
          <w:szCs w:val="24"/>
        </w:rPr>
        <w:t xml:space="preserve"> </w:t>
      </w:r>
      <w:proofErr w:type="spellStart"/>
      <w:r>
        <w:rPr>
          <w:color w:val="000000"/>
          <w:sz w:val="24"/>
          <w:szCs w:val="24"/>
        </w:rPr>
        <w:t>các</w:t>
      </w:r>
      <w:proofErr w:type="spellEnd"/>
      <w:r>
        <w:rPr>
          <w:color w:val="000000"/>
          <w:sz w:val="24"/>
          <w:szCs w:val="24"/>
        </w:rPr>
        <w:t xml:space="preserve"> use-case</w:t>
      </w:r>
    </w:p>
    <w:tbl>
      <w:tblPr>
        <w:tblStyle w:val="a4"/>
        <w:tblW w:w="872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3502"/>
        <w:gridCol w:w="1335"/>
        <w:gridCol w:w="1358"/>
        <w:gridCol w:w="1311"/>
        <w:gridCol w:w="1217"/>
      </w:tblGrid>
      <w:tr w:rsidR="0017270F">
        <w:trPr>
          <w:cnfStyle w:val="100000000000" w:firstRow="1" w:lastRow="0" w:firstColumn="0" w:lastColumn="0" w:oddVBand="0" w:evenVBand="0" w:oddHBand="0" w:evenHBand="0" w:firstRowFirstColumn="0" w:firstRowLastColumn="0" w:lastRowFirstColumn="0" w:lastRowLastColumn="0"/>
          <w:trHeight w:val="1320"/>
        </w:trPr>
        <w:tc>
          <w:tcPr>
            <w:tcW w:w="3502" w:type="dxa"/>
            <w:tcBorders>
              <w:top w:val="nil"/>
              <w:left w:val="nil"/>
              <w:bottom w:val="single" w:sz="4" w:space="0" w:color="000000"/>
            </w:tcBorders>
          </w:tcPr>
          <w:p w:rsidR="0017270F" w:rsidRDefault="0017270F"/>
        </w:tc>
        <w:tc>
          <w:tcPr>
            <w:tcW w:w="1335" w:type="dxa"/>
          </w:tcPr>
          <w:p w:rsidR="0017270F" w:rsidRDefault="005E76C4">
            <w:proofErr w:type="spellStart"/>
            <w:r>
              <w:t>Tìm</w:t>
            </w:r>
            <w:proofErr w:type="spellEnd"/>
            <w:r>
              <w:t xml:space="preserve"> </w:t>
            </w:r>
            <w:proofErr w:type="spellStart"/>
            <w:r>
              <w:t>kiếm</w:t>
            </w:r>
            <w:proofErr w:type="spellEnd"/>
          </w:p>
        </w:tc>
        <w:tc>
          <w:tcPr>
            <w:tcW w:w="1358" w:type="dxa"/>
          </w:tcPr>
          <w:p w:rsidR="0017270F" w:rsidRDefault="005E76C4">
            <w:proofErr w:type="spellStart"/>
            <w:r>
              <w:t>Thêm</w:t>
            </w:r>
            <w:proofErr w:type="spellEnd"/>
          </w:p>
        </w:tc>
        <w:tc>
          <w:tcPr>
            <w:tcW w:w="1311" w:type="dxa"/>
          </w:tcPr>
          <w:p w:rsidR="0017270F" w:rsidRDefault="005E76C4">
            <w:proofErr w:type="spellStart"/>
            <w:r>
              <w:t>Sửa</w:t>
            </w:r>
            <w:proofErr w:type="spellEnd"/>
          </w:p>
        </w:tc>
        <w:tc>
          <w:tcPr>
            <w:tcW w:w="1217" w:type="dxa"/>
          </w:tcPr>
          <w:p w:rsidR="0017270F" w:rsidRDefault="005E76C4">
            <w:proofErr w:type="spellStart"/>
            <w:r>
              <w:t>Xóa</w:t>
            </w:r>
            <w:proofErr w:type="spellEnd"/>
          </w:p>
        </w:tc>
      </w:tr>
      <w:tr w:rsidR="0017270F">
        <w:trPr>
          <w:trHeight w:val="860"/>
        </w:trPr>
        <w:tc>
          <w:tcPr>
            <w:tcW w:w="3502" w:type="dxa"/>
            <w:tcBorders>
              <w:top w:val="single" w:sz="4" w:space="0" w:color="000000"/>
            </w:tcBorders>
          </w:tcPr>
          <w:p w:rsidR="0017270F" w:rsidRDefault="005E76C4">
            <w:r>
              <w:t xml:space="preserve">Module </w:t>
            </w:r>
            <w:proofErr w:type="spellStart"/>
            <w:r>
              <w:t>Quản</w:t>
            </w:r>
            <w:proofErr w:type="spellEnd"/>
            <w:r>
              <w:t xml:space="preserve"> </w:t>
            </w:r>
            <w:proofErr w:type="spellStart"/>
            <w:r>
              <w:t>lý</w:t>
            </w:r>
            <w:proofErr w:type="spellEnd"/>
            <w:r>
              <w:t xml:space="preserve"> </w:t>
            </w:r>
            <w:proofErr w:type="spellStart"/>
            <w:r w:rsidR="00646395">
              <w:t>thu</w:t>
            </w:r>
            <w:proofErr w:type="spellEnd"/>
            <w:r w:rsidR="00646395">
              <w:t xml:space="preserve"> chi</w:t>
            </w:r>
          </w:p>
        </w:tc>
        <w:tc>
          <w:tcPr>
            <w:tcW w:w="1335" w:type="dxa"/>
          </w:tcPr>
          <w:p w:rsidR="0017270F" w:rsidRDefault="0017270F">
            <w:pPr>
              <w:jc w:val="center"/>
            </w:pPr>
          </w:p>
        </w:tc>
        <w:tc>
          <w:tcPr>
            <w:tcW w:w="1358" w:type="dxa"/>
          </w:tcPr>
          <w:p w:rsidR="0017270F" w:rsidRDefault="005E76C4">
            <w:pPr>
              <w:jc w:val="center"/>
            </w:pPr>
            <w:r>
              <w:t>x</w:t>
            </w:r>
          </w:p>
        </w:tc>
        <w:tc>
          <w:tcPr>
            <w:tcW w:w="1311" w:type="dxa"/>
          </w:tcPr>
          <w:p w:rsidR="0017270F" w:rsidRDefault="005E76C4">
            <w:pPr>
              <w:jc w:val="center"/>
            </w:pPr>
            <w:r>
              <w:t>x</w:t>
            </w:r>
          </w:p>
        </w:tc>
        <w:tc>
          <w:tcPr>
            <w:tcW w:w="1217" w:type="dxa"/>
          </w:tcPr>
          <w:p w:rsidR="0017270F" w:rsidRDefault="0017270F">
            <w:pPr>
              <w:jc w:val="center"/>
            </w:pPr>
          </w:p>
        </w:tc>
      </w:tr>
      <w:tr w:rsidR="0017270F">
        <w:trPr>
          <w:trHeight w:val="840"/>
        </w:trPr>
        <w:tc>
          <w:tcPr>
            <w:tcW w:w="3502" w:type="dxa"/>
          </w:tcPr>
          <w:p w:rsidR="0017270F" w:rsidRDefault="005E76C4">
            <w:r>
              <w:t xml:space="preserve">Module </w:t>
            </w:r>
            <w:proofErr w:type="spellStart"/>
            <w:r>
              <w:t>Quản</w:t>
            </w:r>
            <w:proofErr w:type="spellEnd"/>
            <w:r>
              <w:t xml:space="preserve"> </w:t>
            </w:r>
            <w:proofErr w:type="spellStart"/>
            <w:r>
              <w:t>lý</w:t>
            </w:r>
            <w:proofErr w:type="spellEnd"/>
            <w:r>
              <w:t xml:space="preserve"> </w:t>
            </w:r>
            <w:proofErr w:type="spellStart"/>
            <w:r w:rsidR="00646395">
              <w:t>kho</w:t>
            </w:r>
            <w:proofErr w:type="spellEnd"/>
          </w:p>
        </w:tc>
        <w:tc>
          <w:tcPr>
            <w:tcW w:w="1335" w:type="dxa"/>
          </w:tcPr>
          <w:p w:rsidR="0017270F" w:rsidRDefault="0017270F">
            <w:pPr>
              <w:jc w:val="center"/>
            </w:pPr>
          </w:p>
        </w:tc>
        <w:tc>
          <w:tcPr>
            <w:tcW w:w="1358" w:type="dxa"/>
          </w:tcPr>
          <w:p w:rsidR="0017270F" w:rsidRDefault="00646395">
            <w:pPr>
              <w:jc w:val="center"/>
            </w:pPr>
            <w:r>
              <w:t>x</w:t>
            </w:r>
          </w:p>
        </w:tc>
        <w:tc>
          <w:tcPr>
            <w:tcW w:w="1311" w:type="dxa"/>
          </w:tcPr>
          <w:p w:rsidR="0017270F" w:rsidRDefault="00646395">
            <w:pPr>
              <w:jc w:val="center"/>
            </w:pPr>
            <w:r>
              <w:t>x</w:t>
            </w:r>
          </w:p>
        </w:tc>
        <w:tc>
          <w:tcPr>
            <w:tcW w:w="1217" w:type="dxa"/>
          </w:tcPr>
          <w:p w:rsidR="0017270F" w:rsidRDefault="0017270F">
            <w:pPr>
              <w:jc w:val="center"/>
            </w:pPr>
          </w:p>
        </w:tc>
      </w:tr>
      <w:tr w:rsidR="0017270F">
        <w:trPr>
          <w:trHeight w:val="840"/>
        </w:trPr>
        <w:tc>
          <w:tcPr>
            <w:tcW w:w="3502" w:type="dxa"/>
          </w:tcPr>
          <w:p w:rsidR="0017270F" w:rsidRDefault="005E76C4">
            <w:r>
              <w:t xml:space="preserve">Module </w:t>
            </w:r>
            <w:proofErr w:type="spellStart"/>
            <w:r>
              <w:t>Quản</w:t>
            </w:r>
            <w:proofErr w:type="spellEnd"/>
            <w:r>
              <w:t xml:space="preserve"> </w:t>
            </w:r>
            <w:proofErr w:type="spellStart"/>
            <w:r>
              <w:t>lý</w:t>
            </w:r>
            <w:proofErr w:type="spellEnd"/>
            <w:r>
              <w:t xml:space="preserve"> </w:t>
            </w:r>
            <w:proofErr w:type="spellStart"/>
            <w:r w:rsidR="00646395">
              <w:t>bán</w:t>
            </w:r>
            <w:proofErr w:type="spellEnd"/>
            <w:r w:rsidR="00646395">
              <w:t xml:space="preserve"> </w:t>
            </w:r>
            <w:proofErr w:type="spellStart"/>
            <w:r w:rsidR="00646395">
              <w:t>hàng</w:t>
            </w:r>
            <w:proofErr w:type="spellEnd"/>
          </w:p>
        </w:tc>
        <w:tc>
          <w:tcPr>
            <w:tcW w:w="1335" w:type="dxa"/>
          </w:tcPr>
          <w:p w:rsidR="0017270F" w:rsidRDefault="0017270F">
            <w:pPr>
              <w:jc w:val="center"/>
            </w:pPr>
          </w:p>
        </w:tc>
        <w:tc>
          <w:tcPr>
            <w:tcW w:w="1358" w:type="dxa"/>
          </w:tcPr>
          <w:p w:rsidR="0017270F" w:rsidRDefault="005E76C4">
            <w:pPr>
              <w:jc w:val="center"/>
            </w:pPr>
            <w:r>
              <w:t>x</w:t>
            </w:r>
          </w:p>
        </w:tc>
        <w:tc>
          <w:tcPr>
            <w:tcW w:w="1311" w:type="dxa"/>
          </w:tcPr>
          <w:p w:rsidR="0017270F" w:rsidRDefault="005E76C4">
            <w:pPr>
              <w:jc w:val="center"/>
            </w:pPr>
            <w:r>
              <w:t>x</w:t>
            </w:r>
          </w:p>
        </w:tc>
        <w:tc>
          <w:tcPr>
            <w:tcW w:w="1217" w:type="dxa"/>
          </w:tcPr>
          <w:p w:rsidR="0017270F" w:rsidRDefault="0017270F">
            <w:pPr>
              <w:jc w:val="center"/>
            </w:pPr>
          </w:p>
        </w:tc>
      </w:tr>
      <w:tr w:rsidR="007803EC">
        <w:trPr>
          <w:trHeight w:val="840"/>
        </w:trPr>
        <w:tc>
          <w:tcPr>
            <w:tcW w:w="3502" w:type="dxa"/>
          </w:tcPr>
          <w:p w:rsidR="007803EC" w:rsidRDefault="007803EC">
            <w:proofErr w:type="spellStart"/>
            <w:r>
              <w:lastRenderedPageBreak/>
              <w:t>Tra</w:t>
            </w:r>
            <w:proofErr w:type="spellEnd"/>
            <w:r>
              <w:t xml:space="preserve"> </w:t>
            </w:r>
            <w:proofErr w:type="spellStart"/>
            <w:r>
              <w:t>cứu</w:t>
            </w:r>
            <w:proofErr w:type="spellEnd"/>
            <w:r>
              <w:t xml:space="preserve"> </w:t>
            </w:r>
            <w:proofErr w:type="spellStart"/>
            <w:r>
              <w:t>lương</w:t>
            </w:r>
            <w:proofErr w:type="spellEnd"/>
          </w:p>
        </w:tc>
        <w:tc>
          <w:tcPr>
            <w:tcW w:w="1335" w:type="dxa"/>
          </w:tcPr>
          <w:p w:rsidR="007803EC" w:rsidRDefault="007803EC">
            <w:pPr>
              <w:jc w:val="center"/>
            </w:pPr>
            <w:r>
              <w:t>x</w:t>
            </w:r>
          </w:p>
        </w:tc>
        <w:tc>
          <w:tcPr>
            <w:tcW w:w="1358" w:type="dxa"/>
          </w:tcPr>
          <w:p w:rsidR="007803EC" w:rsidRDefault="007803EC">
            <w:pPr>
              <w:jc w:val="center"/>
            </w:pPr>
          </w:p>
        </w:tc>
        <w:tc>
          <w:tcPr>
            <w:tcW w:w="1311" w:type="dxa"/>
          </w:tcPr>
          <w:p w:rsidR="007803EC" w:rsidRDefault="007803EC">
            <w:pPr>
              <w:jc w:val="center"/>
            </w:pPr>
          </w:p>
        </w:tc>
        <w:tc>
          <w:tcPr>
            <w:tcW w:w="1217" w:type="dxa"/>
          </w:tcPr>
          <w:p w:rsidR="007803EC" w:rsidRDefault="007803EC">
            <w:pPr>
              <w:jc w:val="center"/>
            </w:pPr>
          </w:p>
        </w:tc>
      </w:tr>
    </w:tbl>
    <w:p w:rsidR="0017270F" w:rsidRDefault="0017270F">
      <w:pPr>
        <w:rPr>
          <w:del w:id="118" w:author="BUI Mai Anh" w:date="2018-05-28T02:05:00Z"/>
        </w:rPr>
      </w:pPr>
    </w:p>
    <w:p w:rsidR="0017270F" w:rsidRDefault="0017270F">
      <w:pPr>
        <w:rPr>
          <w:del w:id="119" w:author="BUI Mai Anh" w:date="2018-05-28T02:05:00Z"/>
        </w:rPr>
      </w:pPr>
    </w:p>
    <w:p w:rsidR="0017270F" w:rsidRDefault="0017270F">
      <w:pPr>
        <w:rPr>
          <w:del w:id="120" w:author="BUI Mai Anh" w:date="2018-05-28T02:05:00Z"/>
        </w:rPr>
      </w:pPr>
    </w:p>
    <w:p w:rsidR="0017270F" w:rsidRDefault="005E76C4">
      <w:pPr>
        <w:pStyle w:val="u3"/>
        <w:numPr>
          <w:ilvl w:val="2"/>
          <w:numId w:val="10"/>
        </w:numPr>
      </w:pPr>
      <w:bookmarkStart w:id="121" w:name="_3as4poj" w:colFirst="0" w:colLast="0"/>
      <w:bookmarkEnd w:id="121"/>
      <w:proofErr w:type="spellStart"/>
      <w:r>
        <w:t>Biểu</w:t>
      </w:r>
      <w:proofErr w:type="spellEnd"/>
      <w:r>
        <w:t xml:space="preserve"> </w:t>
      </w:r>
      <w:proofErr w:type="spellStart"/>
      <w:r>
        <w:t>đồ</w:t>
      </w:r>
      <w:proofErr w:type="spellEnd"/>
      <w:r>
        <w:t xml:space="preserve"> use case </w:t>
      </w:r>
      <w:proofErr w:type="spellStart"/>
      <w:r>
        <w:t>phân</w:t>
      </w:r>
      <w:proofErr w:type="spellEnd"/>
      <w:r>
        <w:t xml:space="preserve"> </w:t>
      </w:r>
      <w:proofErr w:type="spellStart"/>
      <w:r>
        <w:t>rã</w:t>
      </w:r>
      <w:proofErr w:type="spellEnd"/>
      <w:r>
        <w:t xml:space="preserve"> </w:t>
      </w:r>
    </w:p>
    <w:p w:rsidR="0017270F" w:rsidRDefault="005E76C4">
      <w:pPr>
        <w:numPr>
          <w:ilvl w:val="0"/>
          <w:numId w:val="3"/>
        </w:numPr>
        <w:pBdr>
          <w:top w:val="nil"/>
          <w:left w:val="nil"/>
          <w:bottom w:val="nil"/>
          <w:right w:val="nil"/>
          <w:between w:val="nil"/>
        </w:pBdr>
      </w:pPr>
      <w:proofErr w:type="spellStart"/>
      <w:r>
        <w:rPr>
          <w:color w:val="000000"/>
        </w:rPr>
        <w:t>Biểu</w:t>
      </w:r>
      <w:proofErr w:type="spellEnd"/>
      <w:r>
        <w:rPr>
          <w:color w:val="000000"/>
        </w:rPr>
        <w:t xml:space="preserve"> </w:t>
      </w:r>
      <w:proofErr w:type="spellStart"/>
      <w:r>
        <w:rPr>
          <w:color w:val="000000"/>
        </w:rPr>
        <w:t>đồ</w:t>
      </w:r>
      <w:proofErr w:type="spellEnd"/>
      <w:r>
        <w:rPr>
          <w:color w:val="000000"/>
        </w:rPr>
        <w:t xml:space="preserve"> use case </w:t>
      </w:r>
      <w:proofErr w:type="spellStart"/>
      <w:r>
        <w:rPr>
          <w:color w:val="000000"/>
        </w:rPr>
        <w:t>phân</w:t>
      </w:r>
      <w:proofErr w:type="spellEnd"/>
      <w:r>
        <w:rPr>
          <w:color w:val="000000"/>
        </w:rPr>
        <w:t xml:space="preserve"> </w:t>
      </w:r>
      <w:proofErr w:type="spellStart"/>
      <w:r>
        <w:rPr>
          <w:color w:val="000000"/>
        </w:rPr>
        <w:t>rã</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sidR="00DE216A">
        <w:rPr>
          <w:color w:val="000000"/>
        </w:rPr>
        <w:t>thu</w:t>
      </w:r>
      <w:proofErr w:type="spellEnd"/>
      <w:r w:rsidR="00DE216A">
        <w:rPr>
          <w:color w:val="000000"/>
        </w:rPr>
        <w:t>, chi</w:t>
      </w:r>
    </w:p>
    <w:p w:rsidR="0017270F" w:rsidRDefault="004F789E">
      <w:pPr>
        <w:keepNext/>
      </w:pPr>
      <w:r>
        <w:rPr>
          <w:noProof/>
        </w:rPr>
        <w:drawing>
          <wp:inline distT="0" distB="0" distL="0" distR="0" wp14:anchorId="2B594301" wp14:editId="416CC022">
            <wp:extent cx="5575935" cy="3702050"/>
            <wp:effectExtent l="0" t="0" r="5715"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5935" cy="3702050"/>
                    </a:xfrm>
                    <a:prstGeom prst="rect">
                      <a:avLst/>
                    </a:prstGeom>
                  </pic:spPr>
                </pic:pic>
              </a:graphicData>
            </a:graphic>
          </wp:inline>
        </w:drawing>
      </w:r>
    </w:p>
    <w:p w:rsidR="0017270F" w:rsidRDefault="005E76C4">
      <w:pPr>
        <w:jc w:val="center"/>
        <w:rPr>
          <w:color w:val="000000"/>
          <w:sz w:val="24"/>
          <w:szCs w:val="24"/>
        </w:rPr>
        <w:pPrChange w:id="122" w:author="BUI Mai Anh" w:date="2018-05-28T02:05:00Z">
          <w:pPr>
            <w:pBdr>
              <w:top w:val="nil"/>
              <w:left w:val="nil"/>
              <w:bottom w:val="nil"/>
              <w:right w:val="nil"/>
              <w:between w:val="nil"/>
            </w:pBdr>
          </w:pPr>
        </w:pPrChange>
      </w:pPr>
      <w:bookmarkStart w:id="123" w:name="_1pxezwc" w:colFirst="0" w:colLast="0"/>
      <w:bookmarkEnd w:id="123"/>
      <w:proofErr w:type="spellStart"/>
      <w:r>
        <w:rPr>
          <w:color w:val="000000"/>
          <w:sz w:val="24"/>
          <w:szCs w:val="24"/>
        </w:rPr>
        <w:t>Hình</w:t>
      </w:r>
      <w:proofErr w:type="spellEnd"/>
      <w:r>
        <w:rPr>
          <w:color w:val="000000"/>
          <w:sz w:val="24"/>
          <w:szCs w:val="24"/>
        </w:rPr>
        <w:t xml:space="preserve"> 5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use case </w:t>
      </w:r>
      <w:proofErr w:type="spellStart"/>
      <w:r>
        <w:rPr>
          <w:color w:val="000000"/>
          <w:sz w:val="24"/>
          <w:szCs w:val="24"/>
        </w:rPr>
        <w:t>phân</w:t>
      </w:r>
      <w:proofErr w:type="spellEnd"/>
      <w:r>
        <w:rPr>
          <w:color w:val="000000"/>
          <w:sz w:val="24"/>
          <w:szCs w:val="24"/>
        </w:rPr>
        <w:t xml:space="preserve"> </w:t>
      </w:r>
      <w:proofErr w:type="spellStart"/>
      <w:r>
        <w:rPr>
          <w:color w:val="000000"/>
          <w:sz w:val="24"/>
          <w:szCs w:val="24"/>
        </w:rPr>
        <w:t>rã</w:t>
      </w:r>
      <w:proofErr w:type="spellEnd"/>
      <w:r>
        <w:rPr>
          <w:color w:val="000000"/>
          <w:sz w:val="24"/>
          <w:szCs w:val="24"/>
        </w:rPr>
        <w:t xml:space="preserve"> </w:t>
      </w:r>
      <w:proofErr w:type="spellStart"/>
      <w:r>
        <w:rPr>
          <w:color w:val="000000"/>
          <w:sz w:val="24"/>
          <w:szCs w:val="24"/>
        </w:rPr>
        <w:t>quản</w:t>
      </w:r>
      <w:proofErr w:type="spellEnd"/>
      <w:r>
        <w:rPr>
          <w:color w:val="000000"/>
          <w:sz w:val="24"/>
          <w:szCs w:val="24"/>
        </w:rPr>
        <w:t xml:space="preserve"> </w:t>
      </w:r>
      <w:proofErr w:type="spellStart"/>
      <w:r>
        <w:rPr>
          <w:color w:val="000000"/>
          <w:sz w:val="24"/>
          <w:szCs w:val="24"/>
        </w:rPr>
        <w:t>lý</w:t>
      </w:r>
      <w:proofErr w:type="spellEnd"/>
      <w:r>
        <w:rPr>
          <w:color w:val="000000"/>
          <w:sz w:val="24"/>
          <w:szCs w:val="24"/>
        </w:rPr>
        <w:t xml:space="preserve"> </w:t>
      </w:r>
      <w:proofErr w:type="spellStart"/>
      <w:r w:rsidR="004F789E">
        <w:rPr>
          <w:color w:val="000000"/>
          <w:sz w:val="24"/>
          <w:szCs w:val="24"/>
        </w:rPr>
        <w:t>thu</w:t>
      </w:r>
      <w:proofErr w:type="spellEnd"/>
      <w:r w:rsidR="004F789E">
        <w:rPr>
          <w:color w:val="000000"/>
          <w:sz w:val="24"/>
          <w:szCs w:val="24"/>
        </w:rPr>
        <w:t>, chi</w:t>
      </w:r>
    </w:p>
    <w:p w:rsidR="0017270F" w:rsidRDefault="0017270F">
      <w:pPr>
        <w:pBdr>
          <w:top w:val="nil"/>
          <w:left w:val="nil"/>
          <w:bottom w:val="nil"/>
          <w:right w:val="nil"/>
          <w:between w:val="nil"/>
        </w:pBdr>
        <w:rPr>
          <w:del w:id="124" w:author="BUI Mai Anh" w:date="2018-05-28T02:05:00Z"/>
          <w:color w:val="000000"/>
          <w:sz w:val="24"/>
          <w:szCs w:val="24"/>
        </w:rPr>
      </w:pPr>
    </w:p>
    <w:p w:rsidR="0017270F" w:rsidRDefault="005E76C4">
      <w:r>
        <w:t xml:space="preserve">Bao </w:t>
      </w:r>
      <w:proofErr w:type="spellStart"/>
      <w:r>
        <w:t>gồm</w:t>
      </w:r>
      <w:proofErr w:type="spellEnd"/>
      <w:r>
        <w:t xml:space="preserve"> </w:t>
      </w:r>
      <w:r w:rsidR="004F789E">
        <w:t>2</w:t>
      </w:r>
      <w:r>
        <w:t xml:space="preserve"> </w:t>
      </w:r>
      <w:proofErr w:type="spellStart"/>
      <w:r>
        <w:t>tác</w:t>
      </w:r>
      <w:proofErr w:type="spellEnd"/>
      <w:r>
        <w:t xml:space="preserve"> </w:t>
      </w:r>
      <w:proofErr w:type="spellStart"/>
      <w:r>
        <w:t>nhân</w:t>
      </w:r>
      <w:proofErr w:type="spellEnd"/>
      <w:r>
        <w:t xml:space="preserve"> </w:t>
      </w:r>
      <w:proofErr w:type="spellStart"/>
      <w:r>
        <w:t>chính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4F789E">
        <w:t>nhân</w:t>
      </w:r>
      <w:proofErr w:type="spellEnd"/>
      <w:r w:rsidR="004F789E">
        <w:t xml:space="preserve"> </w:t>
      </w:r>
      <w:proofErr w:type="spellStart"/>
      <w:r w:rsidR="004F789E">
        <w:t>viên</w:t>
      </w:r>
      <w:proofErr w:type="spellEnd"/>
      <w:r>
        <w:t xml:space="preserve"> </w:t>
      </w:r>
    </w:p>
    <w:p w:rsidR="0017270F" w:rsidRDefault="005E76C4">
      <w:r>
        <w:t xml:space="preserve">4 use case </w:t>
      </w:r>
      <w:proofErr w:type="spellStart"/>
      <w:r>
        <w:t>chính</w:t>
      </w:r>
      <w:proofErr w:type="spellEnd"/>
      <w:r>
        <w:t xml:space="preserve">: </w:t>
      </w:r>
      <w:proofErr w:type="spellStart"/>
      <w:r>
        <w:t>thêm</w:t>
      </w:r>
      <w:proofErr w:type="spellEnd"/>
      <w:r>
        <w:t xml:space="preserve">, </w:t>
      </w:r>
      <w:proofErr w:type="spellStart"/>
      <w:r>
        <w:t>tìm</w:t>
      </w:r>
      <w:proofErr w:type="spellEnd"/>
      <w:r>
        <w:t xml:space="preserve"> </w:t>
      </w:r>
      <w:proofErr w:type="spellStart"/>
      <w:r>
        <w:t>kiếm</w:t>
      </w:r>
      <w:proofErr w:type="spellEnd"/>
      <w:r>
        <w:t xml:space="preserve">, </w:t>
      </w:r>
      <w:del w:id="125" w:author="BUI Mai Anh" w:date="2018-05-28T02:05:00Z">
        <w:r>
          <w:delText>sửa ,xóa</w:delText>
        </w:r>
      </w:del>
      <w:proofErr w:type="spellStart"/>
      <w:ins w:id="126" w:author="BUI Mai Anh" w:date="2018-05-28T02:05:00Z">
        <w:r>
          <w:t>sửa</w:t>
        </w:r>
        <w:proofErr w:type="spellEnd"/>
        <w:r>
          <w:t xml:space="preserve">, </w:t>
        </w:r>
        <w:proofErr w:type="spellStart"/>
        <w:r>
          <w:t>xóa</w:t>
        </w:r>
      </w:ins>
      <w:proofErr w:type="spellEnd"/>
      <w:r>
        <w:t>.</w:t>
      </w:r>
    </w:p>
    <w:p w:rsidR="0017270F" w:rsidRDefault="005E76C4">
      <w:proofErr w:type="spellStart"/>
      <w:r>
        <w:t>Các</w:t>
      </w:r>
      <w:proofErr w:type="spellEnd"/>
      <w:r>
        <w:t xml:space="preserve"> </w:t>
      </w:r>
      <w:proofErr w:type="spellStart"/>
      <w:r>
        <w:t>tác</w:t>
      </w:r>
      <w:proofErr w:type="spellEnd"/>
      <w:r>
        <w:t xml:space="preserve"> </w:t>
      </w:r>
      <w:proofErr w:type="spellStart"/>
      <w:r>
        <w:t>nhân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use-case </w:t>
      </w:r>
      <w:proofErr w:type="spellStart"/>
      <w:r>
        <w:t>theo</w:t>
      </w:r>
      <w:proofErr w:type="spellEnd"/>
      <w:r>
        <w:t xml:space="preserve"> </w:t>
      </w:r>
      <w:proofErr w:type="spellStart"/>
      <w:r>
        <w:t>quyền</w:t>
      </w:r>
      <w:proofErr w:type="spellEnd"/>
      <w:r>
        <w:t xml:space="preserve"> </w:t>
      </w:r>
      <w:proofErr w:type="spellStart"/>
      <w:r>
        <w:t>hạn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liệt</w:t>
      </w:r>
      <w:proofErr w:type="spellEnd"/>
      <w:r>
        <w:t xml:space="preserve"> </w:t>
      </w:r>
      <w:proofErr w:type="spellStart"/>
      <w:r>
        <w:t>kê</w:t>
      </w:r>
      <w:proofErr w:type="spellEnd"/>
      <w:r>
        <w:t xml:space="preserve"> ở 2.2.1</w:t>
      </w:r>
    </w:p>
    <w:p w:rsidR="0017270F" w:rsidRDefault="005E76C4">
      <w:pPr>
        <w:numPr>
          <w:ilvl w:val="0"/>
          <w:numId w:val="3"/>
        </w:numPr>
        <w:pBdr>
          <w:top w:val="nil"/>
          <w:left w:val="nil"/>
          <w:bottom w:val="nil"/>
          <w:right w:val="nil"/>
          <w:between w:val="nil"/>
        </w:pBdr>
        <w:spacing w:after="0"/>
      </w:pPr>
      <w:r>
        <w:rPr>
          <w:color w:val="000000"/>
        </w:rPr>
        <w:t xml:space="preserve">Use case </w:t>
      </w:r>
      <w:proofErr w:type="spellStart"/>
      <w:r>
        <w:rPr>
          <w:color w:val="000000"/>
        </w:rPr>
        <w:t>phân</w:t>
      </w:r>
      <w:proofErr w:type="spellEnd"/>
      <w:r>
        <w:rPr>
          <w:color w:val="000000"/>
        </w:rPr>
        <w:t xml:space="preserve"> </w:t>
      </w:r>
      <w:proofErr w:type="spellStart"/>
      <w:r>
        <w:rPr>
          <w:color w:val="000000"/>
        </w:rPr>
        <w:t>rã</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sidR="004F789E">
        <w:rPr>
          <w:color w:val="000000"/>
        </w:rPr>
        <w:t xml:space="preserve"> </w:t>
      </w:r>
      <w:proofErr w:type="spellStart"/>
      <w:r w:rsidR="004F789E">
        <w:rPr>
          <w:color w:val="000000"/>
        </w:rPr>
        <w:t>kho</w:t>
      </w:r>
      <w:proofErr w:type="spellEnd"/>
    </w:p>
    <w:p w:rsidR="0017270F" w:rsidRDefault="005E76C4">
      <w:pPr>
        <w:keepNext/>
        <w:pBdr>
          <w:top w:val="nil"/>
          <w:left w:val="nil"/>
          <w:bottom w:val="nil"/>
          <w:right w:val="nil"/>
          <w:between w:val="nil"/>
        </w:pBdr>
        <w:spacing w:before="0"/>
        <w:ind w:hanging="720"/>
        <w:rPr>
          <w:color w:val="000000"/>
        </w:rPr>
      </w:pPr>
      <w:r>
        <w:rPr>
          <w:color w:val="000000"/>
        </w:rPr>
        <w:lastRenderedPageBreak/>
        <w:t xml:space="preserve"> </w:t>
      </w:r>
      <w:r w:rsidR="004F789E">
        <w:rPr>
          <w:noProof/>
        </w:rPr>
        <w:drawing>
          <wp:inline distT="0" distB="0" distL="0" distR="0" wp14:anchorId="3C2FEAF8" wp14:editId="125E429E">
            <wp:extent cx="5575935" cy="3797300"/>
            <wp:effectExtent l="0" t="0" r="5715"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5935" cy="3797300"/>
                    </a:xfrm>
                    <a:prstGeom prst="rect">
                      <a:avLst/>
                    </a:prstGeom>
                  </pic:spPr>
                </pic:pic>
              </a:graphicData>
            </a:graphic>
          </wp:inline>
        </w:drawing>
      </w:r>
    </w:p>
    <w:p w:rsidR="0017270F" w:rsidRDefault="005E76C4">
      <w:pPr>
        <w:jc w:val="center"/>
        <w:rPr>
          <w:color w:val="000000"/>
          <w:sz w:val="24"/>
          <w:szCs w:val="24"/>
        </w:rPr>
        <w:pPrChange w:id="127" w:author="BUI Mai Anh" w:date="2018-05-28T02:05:00Z">
          <w:pPr>
            <w:pBdr>
              <w:top w:val="nil"/>
              <w:left w:val="nil"/>
              <w:bottom w:val="nil"/>
              <w:right w:val="nil"/>
              <w:between w:val="nil"/>
            </w:pBdr>
          </w:pPr>
        </w:pPrChange>
      </w:pPr>
      <w:bookmarkStart w:id="128" w:name="_49x2ik5" w:colFirst="0" w:colLast="0"/>
      <w:bookmarkEnd w:id="128"/>
      <w:proofErr w:type="spellStart"/>
      <w:r>
        <w:rPr>
          <w:color w:val="000000"/>
          <w:sz w:val="24"/>
          <w:szCs w:val="24"/>
        </w:rPr>
        <w:t>Hình</w:t>
      </w:r>
      <w:proofErr w:type="spellEnd"/>
      <w:r>
        <w:rPr>
          <w:color w:val="000000"/>
          <w:sz w:val="24"/>
          <w:szCs w:val="24"/>
        </w:rPr>
        <w:t xml:space="preserve"> 6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use case </w:t>
      </w:r>
      <w:proofErr w:type="spellStart"/>
      <w:r>
        <w:rPr>
          <w:color w:val="000000"/>
          <w:sz w:val="24"/>
          <w:szCs w:val="24"/>
        </w:rPr>
        <w:t>phân</w:t>
      </w:r>
      <w:proofErr w:type="spellEnd"/>
      <w:r>
        <w:rPr>
          <w:color w:val="000000"/>
          <w:sz w:val="24"/>
          <w:szCs w:val="24"/>
        </w:rPr>
        <w:t xml:space="preserve"> </w:t>
      </w:r>
      <w:proofErr w:type="spellStart"/>
      <w:r>
        <w:rPr>
          <w:color w:val="000000"/>
          <w:sz w:val="24"/>
          <w:szCs w:val="24"/>
        </w:rPr>
        <w:t>rã</w:t>
      </w:r>
      <w:proofErr w:type="spellEnd"/>
      <w:r>
        <w:rPr>
          <w:color w:val="000000"/>
          <w:sz w:val="24"/>
          <w:szCs w:val="24"/>
        </w:rPr>
        <w:t xml:space="preserve"> </w:t>
      </w:r>
      <w:proofErr w:type="spellStart"/>
      <w:r>
        <w:rPr>
          <w:color w:val="000000"/>
          <w:sz w:val="24"/>
          <w:szCs w:val="24"/>
        </w:rPr>
        <w:t>cho</w:t>
      </w:r>
      <w:proofErr w:type="spellEnd"/>
      <w:r>
        <w:rPr>
          <w:color w:val="000000"/>
          <w:sz w:val="24"/>
          <w:szCs w:val="24"/>
        </w:rPr>
        <w:t xml:space="preserve"> </w:t>
      </w:r>
      <w:proofErr w:type="spellStart"/>
      <w:r>
        <w:rPr>
          <w:color w:val="000000"/>
          <w:sz w:val="24"/>
          <w:szCs w:val="24"/>
        </w:rPr>
        <w:t>quản</w:t>
      </w:r>
      <w:proofErr w:type="spellEnd"/>
      <w:r>
        <w:rPr>
          <w:color w:val="000000"/>
          <w:sz w:val="24"/>
          <w:szCs w:val="24"/>
        </w:rPr>
        <w:t xml:space="preserve"> </w:t>
      </w:r>
      <w:proofErr w:type="spellStart"/>
      <w:r>
        <w:rPr>
          <w:color w:val="000000"/>
          <w:sz w:val="24"/>
          <w:szCs w:val="24"/>
        </w:rPr>
        <w:t>lý</w:t>
      </w:r>
      <w:proofErr w:type="spellEnd"/>
      <w:r>
        <w:rPr>
          <w:color w:val="000000"/>
          <w:sz w:val="24"/>
          <w:szCs w:val="24"/>
        </w:rPr>
        <w:t xml:space="preserve"> </w:t>
      </w:r>
      <w:proofErr w:type="spellStart"/>
      <w:r w:rsidR="004F789E">
        <w:rPr>
          <w:color w:val="000000"/>
          <w:sz w:val="24"/>
          <w:szCs w:val="24"/>
        </w:rPr>
        <w:t>kho</w:t>
      </w:r>
      <w:proofErr w:type="spellEnd"/>
    </w:p>
    <w:p w:rsidR="0017270F" w:rsidRDefault="005E76C4">
      <w:r>
        <w:t xml:space="preserve">Bao </w:t>
      </w:r>
      <w:proofErr w:type="spellStart"/>
      <w:r>
        <w:t>gồm</w:t>
      </w:r>
      <w:proofErr w:type="spellEnd"/>
      <w:r>
        <w:t xml:space="preserve"> </w:t>
      </w:r>
      <w:r w:rsidR="004F789E">
        <w:t>2</w:t>
      </w:r>
      <w:r>
        <w:t xml:space="preserve"> </w:t>
      </w:r>
      <w:proofErr w:type="spellStart"/>
      <w:r>
        <w:t>tác</w:t>
      </w:r>
      <w:proofErr w:type="spellEnd"/>
      <w:r>
        <w:t xml:space="preserve"> </w:t>
      </w:r>
      <w:proofErr w:type="spellStart"/>
      <w:r>
        <w:t>nhân</w:t>
      </w:r>
      <w:proofErr w:type="spellEnd"/>
      <w:r>
        <w:t xml:space="preserve"> </w:t>
      </w:r>
      <w:proofErr w:type="spellStart"/>
      <w:r>
        <w:t>chính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4F789E">
        <w:t>nhân</w:t>
      </w:r>
      <w:proofErr w:type="spellEnd"/>
      <w:r w:rsidR="004F789E">
        <w:t xml:space="preserve"> </w:t>
      </w:r>
      <w:proofErr w:type="spellStart"/>
      <w:r w:rsidR="004F789E">
        <w:t>viên</w:t>
      </w:r>
      <w:proofErr w:type="spellEnd"/>
    </w:p>
    <w:p w:rsidR="0017270F" w:rsidRDefault="005E76C4">
      <w:r>
        <w:t xml:space="preserve">4 use case </w:t>
      </w:r>
      <w:proofErr w:type="spellStart"/>
      <w:r>
        <w:t>chính</w:t>
      </w:r>
      <w:proofErr w:type="spellEnd"/>
      <w:r>
        <w:t xml:space="preserve">: </w:t>
      </w:r>
      <w:proofErr w:type="spellStart"/>
      <w:r>
        <w:t>thêm</w:t>
      </w:r>
      <w:proofErr w:type="spellEnd"/>
      <w:r>
        <w:t xml:space="preserve">, </w:t>
      </w:r>
      <w:proofErr w:type="spellStart"/>
      <w:r>
        <w:t>tìm</w:t>
      </w:r>
      <w:proofErr w:type="spellEnd"/>
      <w:r>
        <w:t xml:space="preserve"> </w:t>
      </w:r>
      <w:proofErr w:type="spellStart"/>
      <w:r>
        <w:t>kiếm</w:t>
      </w:r>
      <w:proofErr w:type="spellEnd"/>
      <w:r>
        <w:t xml:space="preserve">, </w:t>
      </w:r>
      <w:del w:id="129" w:author="BUI Mai Anh" w:date="2018-05-28T02:05:00Z">
        <w:r>
          <w:delText>sửa ,xóa</w:delText>
        </w:r>
      </w:del>
      <w:proofErr w:type="spellStart"/>
      <w:ins w:id="130" w:author="BUI Mai Anh" w:date="2018-05-28T02:05:00Z">
        <w:r>
          <w:t>sửa</w:t>
        </w:r>
        <w:proofErr w:type="spellEnd"/>
        <w:r>
          <w:t xml:space="preserve">, </w:t>
        </w:r>
        <w:proofErr w:type="spellStart"/>
        <w:r>
          <w:t>xóa</w:t>
        </w:r>
      </w:ins>
      <w:proofErr w:type="spellEnd"/>
      <w:r>
        <w:t>.</w:t>
      </w:r>
    </w:p>
    <w:p w:rsidR="0017270F" w:rsidRDefault="005E76C4">
      <w:proofErr w:type="spellStart"/>
      <w:r>
        <w:t>Các</w:t>
      </w:r>
      <w:proofErr w:type="spellEnd"/>
      <w:r>
        <w:t xml:space="preserve"> </w:t>
      </w:r>
      <w:proofErr w:type="spellStart"/>
      <w:r>
        <w:t>tác</w:t>
      </w:r>
      <w:proofErr w:type="spellEnd"/>
      <w:r>
        <w:t xml:space="preserve"> </w:t>
      </w:r>
      <w:proofErr w:type="spellStart"/>
      <w:r>
        <w:t>nhân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use-case </w:t>
      </w:r>
      <w:proofErr w:type="spellStart"/>
      <w:r>
        <w:t>theo</w:t>
      </w:r>
      <w:proofErr w:type="spellEnd"/>
      <w:r>
        <w:t xml:space="preserve"> </w:t>
      </w:r>
      <w:proofErr w:type="spellStart"/>
      <w:r>
        <w:t>quyền</w:t>
      </w:r>
      <w:proofErr w:type="spellEnd"/>
      <w:r>
        <w:t xml:space="preserve"> </w:t>
      </w:r>
      <w:proofErr w:type="spellStart"/>
      <w:r>
        <w:t>hạn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liệt</w:t>
      </w:r>
      <w:proofErr w:type="spellEnd"/>
      <w:r>
        <w:t xml:space="preserve"> </w:t>
      </w:r>
      <w:proofErr w:type="spellStart"/>
      <w:r>
        <w:t>kê</w:t>
      </w:r>
      <w:proofErr w:type="spellEnd"/>
      <w:r>
        <w:t xml:space="preserve"> ở 2.2.1</w:t>
      </w:r>
    </w:p>
    <w:p w:rsidR="0017270F" w:rsidRPr="007803EC" w:rsidRDefault="005E76C4">
      <w:pPr>
        <w:numPr>
          <w:ilvl w:val="0"/>
          <w:numId w:val="3"/>
        </w:numPr>
        <w:pBdr>
          <w:top w:val="nil"/>
          <w:left w:val="nil"/>
          <w:bottom w:val="nil"/>
          <w:right w:val="nil"/>
          <w:between w:val="nil"/>
        </w:pBdr>
        <w:spacing w:after="0"/>
      </w:pPr>
      <w:r>
        <w:rPr>
          <w:color w:val="000000"/>
        </w:rPr>
        <w:t xml:space="preserve">Use case </w:t>
      </w:r>
      <w:proofErr w:type="spellStart"/>
      <w:r>
        <w:rPr>
          <w:color w:val="000000"/>
        </w:rPr>
        <w:t>phân</w:t>
      </w:r>
      <w:proofErr w:type="spellEnd"/>
      <w:r>
        <w:rPr>
          <w:color w:val="000000"/>
        </w:rPr>
        <w:t xml:space="preserve"> </w:t>
      </w:r>
      <w:proofErr w:type="spellStart"/>
      <w:r>
        <w:rPr>
          <w:color w:val="000000"/>
        </w:rPr>
        <w:t>rã</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sidR="004F789E">
        <w:rPr>
          <w:color w:val="000000"/>
        </w:rPr>
        <w:t>bán</w:t>
      </w:r>
      <w:proofErr w:type="spellEnd"/>
      <w:r w:rsidR="004F789E">
        <w:rPr>
          <w:color w:val="000000"/>
        </w:rPr>
        <w:t xml:space="preserve"> </w:t>
      </w:r>
      <w:proofErr w:type="spellStart"/>
      <w:r w:rsidR="004F789E">
        <w:rPr>
          <w:color w:val="000000"/>
        </w:rPr>
        <w:t>hàng</w:t>
      </w:r>
      <w:proofErr w:type="spellEnd"/>
    </w:p>
    <w:p w:rsidR="007803EC" w:rsidRDefault="007803EC" w:rsidP="007803EC">
      <w:pPr>
        <w:pBdr>
          <w:top w:val="nil"/>
          <w:left w:val="nil"/>
          <w:bottom w:val="nil"/>
          <w:right w:val="nil"/>
          <w:between w:val="nil"/>
        </w:pBdr>
        <w:spacing w:after="0"/>
        <w:ind w:left="720"/>
      </w:pPr>
      <w:r>
        <w:rPr>
          <w:noProof/>
        </w:rPr>
        <w:lastRenderedPageBreak/>
        <w:drawing>
          <wp:inline distT="0" distB="0" distL="0" distR="0" wp14:anchorId="27549FC4" wp14:editId="7481DC6B">
            <wp:extent cx="5283623" cy="3616884"/>
            <wp:effectExtent l="0" t="0" r="0" b="3175"/>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8694" cy="3640892"/>
                    </a:xfrm>
                    <a:prstGeom prst="rect">
                      <a:avLst/>
                    </a:prstGeom>
                  </pic:spPr>
                </pic:pic>
              </a:graphicData>
            </a:graphic>
          </wp:inline>
        </w:drawing>
      </w:r>
    </w:p>
    <w:p w:rsidR="007803EC" w:rsidRDefault="007803EC">
      <w:pPr>
        <w:jc w:val="center"/>
        <w:rPr>
          <w:color w:val="000000"/>
          <w:sz w:val="24"/>
          <w:szCs w:val="24"/>
        </w:rPr>
        <w:pPrChange w:id="131" w:author="BUI Mai Anh" w:date="2018-05-28T02:05:00Z">
          <w:pPr>
            <w:pBdr>
              <w:top w:val="nil"/>
              <w:left w:val="nil"/>
              <w:bottom w:val="nil"/>
              <w:right w:val="nil"/>
              <w:between w:val="nil"/>
            </w:pBdr>
          </w:pPr>
        </w:pPrChange>
      </w:pPr>
      <w:proofErr w:type="spellStart"/>
      <w:r>
        <w:rPr>
          <w:color w:val="000000"/>
          <w:sz w:val="24"/>
          <w:szCs w:val="24"/>
        </w:rPr>
        <w:t>Hình</w:t>
      </w:r>
      <w:proofErr w:type="spellEnd"/>
      <w:r>
        <w:rPr>
          <w:color w:val="000000"/>
          <w:sz w:val="24"/>
          <w:szCs w:val="24"/>
        </w:rPr>
        <w:t xml:space="preserve"> 7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use case </w:t>
      </w:r>
      <w:proofErr w:type="spellStart"/>
      <w:r>
        <w:rPr>
          <w:color w:val="000000"/>
          <w:sz w:val="24"/>
          <w:szCs w:val="24"/>
        </w:rPr>
        <w:t>phân</w:t>
      </w:r>
      <w:proofErr w:type="spellEnd"/>
      <w:r>
        <w:rPr>
          <w:color w:val="000000"/>
          <w:sz w:val="24"/>
          <w:szCs w:val="24"/>
        </w:rPr>
        <w:t xml:space="preserve"> </w:t>
      </w:r>
      <w:proofErr w:type="spellStart"/>
      <w:r>
        <w:rPr>
          <w:color w:val="000000"/>
          <w:sz w:val="24"/>
          <w:szCs w:val="24"/>
        </w:rPr>
        <w:t>rã</w:t>
      </w:r>
      <w:proofErr w:type="spellEnd"/>
      <w:r>
        <w:rPr>
          <w:color w:val="000000"/>
          <w:sz w:val="24"/>
          <w:szCs w:val="24"/>
        </w:rPr>
        <w:t xml:space="preserve"> </w:t>
      </w:r>
      <w:proofErr w:type="spellStart"/>
      <w:r>
        <w:rPr>
          <w:color w:val="000000"/>
          <w:sz w:val="24"/>
          <w:szCs w:val="24"/>
        </w:rPr>
        <w:t>cho</w:t>
      </w:r>
      <w:proofErr w:type="spellEnd"/>
      <w:r>
        <w:rPr>
          <w:color w:val="000000"/>
          <w:sz w:val="24"/>
          <w:szCs w:val="24"/>
        </w:rPr>
        <w:t xml:space="preserve"> </w:t>
      </w:r>
      <w:proofErr w:type="spellStart"/>
      <w:r>
        <w:rPr>
          <w:color w:val="000000"/>
          <w:sz w:val="24"/>
          <w:szCs w:val="24"/>
        </w:rPr>
        <w:t>quản</w:t>
      </w:r>
      <w:proofErr w:type="spellEnd"/>
      <w:r>
        <w:rPr>
          <w:color w:val="000000"/>
          <w:sz w:val="24"/>
          <w:szCs w:val="24"/>
        </w:rPr>
        <w:t xml:space="preserve"> </w:t>
      </w:r>
      <w:proofErr w:type="spellStart"/>
      <w:r>
        <w:rPr>
          <w:color w:val="000000"/>
          <w:sz w:val="24"/>
          <w:szCs w:val="24"/>
        </w:rPr>
        <w:t>lý</w:t>
      </w:r>
      <w:proofErr w:type="spellEnd"/>
      <w:r>
        <w:rPr>
          <w:color w:val="000000"/>
          <w:sz w:val="24"/>
          <w:szCs w:val="24"/>
        </w:rPr>
        <w:t xml:space="preserve"> </w:t>
      </w:r>
      <w:proofErr w:type="spellStart"/>
      <w:r>
        <w:rPr>
          <w:color w:val="000000"/>
          <w:sz w:val="24"/>
          <w:szCs w:val="24"/>
        </w:rPr>
        <w:t>bán</w:t>
      </w:r>
      <w:proofErr w:type="spellEnd"/>
      <w:r>
        <w:rPr>
          <w:color w:val="000000"/>
          <w:sz w:val="24"/>
          <w:szCs w:val="24"/>
        </w:rPr>
        <w:t xml:space="preserve"> </w:t>
      </w:r>
      <w:proofErr w:type="spellStart"/>
      <w:r>
        <w:rPr>
          <w:color w:val="000000"/>
          <w:sz w:val="24"/>
          <w:szCs w:val="24"/>
        </w:rPr>
        <w:t>hàng</w:t>
      </w:r>
      <w:proofErr w:type="spellEnd"/>
    </w:p>
    <w:p w:rsidR="007803EC" w:rsidRDefault="007803EC" w:rsidP="007803EC">
      <w:r>
        <w:t xml:space="preserve">Bao </w:t>
      </w:r>
      <w:proofErr w:type="spellStart"/>
      <w:r>
        <w:t>gồm</w:t>
      </w:r>
      <w:proofErr w:type="spellEnd"/>
      <w:r>
        <w:t xml:space="preserve"> 2 </w:t>
      </w:r>
      <w:proofErr w:type="spellStart"/>
      <w:r>
        <w:t>tác</w:t>
      </w:r>
      <w:proofErr w:type="spellEnd"/>
      <w:r>
        <w:t xml:space="preserve"> </w:t>
      </w:r>
      <w:proofErr w:type="spellStart"/>
      <w:r>
        <w:t>nhân</w:t>
      </w:r>
      <w:proofErr w:type="spellEnd"/>
      <w:r>
        <w:t xml:space="preserve"> </w:t>
      </w:r>
      <w:proofErr w:type="spellStart"/>
      <w:r>
        <w:t>chính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
    <w:p w:rsidR="007803EC" w:rsidRDefault="007803EC" w:rsidP="007803EC">
      <w:r>
        <w:t xml:space="preserve">4 use case </w:t>
      </w:r>
      <w:proofErr w:type="spellStart"/>
      <w:r>
        <w:t>chính</w:t>
      </w:r>
      <w:proofErr w:type="spellEnd"/>
      <w:r>
        <w:t xml:space="preserve">: </w:t>
      </w:r>
      <w:proofErr w:type="spellStart"/>
      <w:r>
        <w:t>thêm</w:t>
      </w:r>
      <w:proofErr w:type="spellEnd"/>
      <w:r>
        <w:t xml:space="preserve">, </w:t>
      </w:r>
      <w:proofErr w:type="spellStart"/>
      <w:r>
        <w:t>tìm</w:t>
      </w:r>
      <w:proofErr w:type="spellEnd"/>
      <w:r>
        <w:t xml:space="preserve"> </w:t>
      </w:r>
      <w:proofErr w:type="spellStart"/>
      <w:r>
        <w:t>kiếm</w:t>
      </w:r>
      <w:proofErr w:type="spellEnd"/>
      <w:r>
        <w:t xml:space="preserve">, </w:t>
      </w:r>
      <w:proofErr w:type="spellStart"/>
      <w:proofErr w:type="gramStart"/>
      <w:r>
        <w:t>sửa</w:t>
      </w:r>
      <w:proofErr w:type="spellEnd"/>
      <w:r>
        <w:t xml:space="preserve"> ,</w:t>
      </w:r>
      <w:proofErr w:type="spellStart"/>
      <w:r>
        <w:t>xóa</w:t>
      </w:r>
      <w:proofErr w:type="spellEnd"/>
      <w:proofErr w:type="gramEnd"/>
      <w:r>
        <w:t>.</w:t>
      </w:r>
    </w:p>
    <w:p w:rsidR="007803EC" w:rsidRPr="007803EC" w:rsidRDefault="007803EC" w:rsidP="00B95D51">
      <w:proofErr w:type="spellStart"/>
      <w:r>
        <w:t>Các</w:t>
      </w:r>
      <w:proofErr w:type="spellEnd"/>
      <w:r>
        <w:t xml:space="preserve"> </w:t>
      </w:r>
      <w:proofErr w:type="spellStart"/>
      <w:r>
        <w:t>tác</w:t>
      </w:r>
      <w:proofErr w:type="spellEnd"/>
      <w:r>
        <w:t xml:space="preserve"> </w:t>
      </w:r>
      <w:proofErr w:type="spellStart"/>
      <w:r>
        <w:t>nhân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use-case </w:t>
      </w:r>
      <w:proofErr w:type="spellStart"/>
      <w:r>
        <w:t>theo</w:t>
      </w:r>
      <w:proofErr w:type="spellEnd"/>
      <w:r>
        <w:t xml:space="preserve"> </w:t>
      </w:r>
      <w:proofErr w:type="spellStart"/>
      <w:r>
        <w:t>quyền</w:t>
      </w:r>
      <w:proofErr w:type="spellEnd"/>
      <w:r>
        <w:t xml:space="preserve"> </w:t>
      </w:r>
      <w:proofErr w:type="spellStart"/>
      <w:r>
        <w:t>hạn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liệt</w:t>
      </w:r>
      <w:proofErr w:type="spellEnd"/>
      <w:r>
        <w:t xml:space="preserve"> </w:t>
      </w:r>
      <w:proofErr w:type="spellStart"/>
      <w:r>
        <w:t>kê</w:t>
      </w:r>
      <w:proofErr w:type="spellEnd"/>
      <w:r>
        <w:t xml:space="preserve"> ở 2.2.1</w:t>
      </w:r>
    </w:p>
    <w:p w:rsidR="007803EC" w:rsidRDefault="007803EC" w:rsidP="007803EC">
      <w:pPr>
        <w:numPr>
          <w:ilvl w:val="0"/>
          <w:numId w:val="3"/>
        </w:numPr>
        <w:pBdr>
          <w:top w:val="nil"/>
          <w:left w:val="nil"/>
          <w:bottom w:val="nil"/>
          <w:right w:val="nil"/>
          <w:between w:val="nil"/>
        </w:pBdr>
        <w:spacing w:after="0"/>
      </w:pPr>
      <w:proofErr w:type="spellStart"/>
      <w:r>
        <w:t>Usecase</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cho</w:t>
      </w:r>
      <w:proofErr w:type="spellEnd"/>
      <w:r>
        <w:t xml:space="preserve"> Module </w:t>
      </w:r>
      <w:proofErr w:type="spellStart"/>
      <w:r>
        <w:t>Kiểm</w:t>
      </w:r>
      <w:proofErr w:type="spellEnd"/>
      <w:r>
        <w:t xml:space="preserve"> </w:t>
      </w:r>
      <w:proofErr w:type="spellStart"/>
      <w:r>
        <w:t>kê</w:t>
      </w:r>
      <w:proofErr w:type="spellEnd"/>
      <w:r>
        <w:t xml:space="preserve">, </w:t>
      </w:r>
      <w:proofErr w:type="spellStart"/>
      <w:r>
        <w:t>Báo</w:t>
      </w:r>
      <w:proofErr w:type="spellEnd"/>
      <w:r>
        <w:t xml:space="preserve"> </w:t>
      </w:r>
      <w:proofErr w:type="spellStart"/>
      <w:r>
        <w:t>cáo</w:t>
      </w:r>
      <w:proofErr w:type="spellEnd"/>
    </w:p>
    <w:p w:rsidR="007803EC" w:rsidRDefault="007803EC" w:rsidP="007803EC">
      <w:pPr>
        <w:pBdr>
          <w:top w:val="nil"/>
          <w:left w:val="nil"/>
          <w:bottom w:val="nil"/>
          <w:right w:val="nil"/>
          <w:between w:val="nil"/>
        </w:pBdr>
        <w:spacing w:after="0"/>
      </w:pPr>
      <w:r>
        <w:rPr>
          <w:noProof/>
        </w:rPr>
        <w:lastRenderedPageBreak/>
        <w:drawing>
          <wp:inline distT="0" distB="0" distL="0" distR="0" wp14:anchorId="154D982C" wp14:editId="3B7F6493">
            <wp:extent cx="5575935" cy="4239260"/>
            <wp:effectExtent l="0" t="0" r="5715" b="889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5935" cy="4239260"/>
                    </a:xfrm>
                    <a:prstGeom prst="rect">
                      <a:avLst/>
                    </a:prstGeom>
                  </pic:spPr>
                </pic:pic>
              </a:graphicData>
            </a:graphic>
          </wp:inline>
        </w:drawing>
      </w:r>
    </w:p>
    <w:p w:rsidR="007803EC" w:rsidRDefault="007803EC" w:rsidP="007803EC">
      <w:r>
        <w:t xml:space="preserve">Bao </w:t>
      </w:r>
      <w:proofErr w:type="spellStart"/>
      <w:r>
        <w:t>gồm</w:t>
      </w:r>
      <w:proofErr w:type="spellEnd"/>
      <w:r>
        <w:t xml:space="preserve"> 1 </w:t>
      </w:r>
      <w:proofErr w:type="spellStart"/>
      <w:r>
        <w:t>tác</w:t>
      </w:r>
      <w:proofErr w:type="spellEnd"/>
      <w:r>
        <w:t xml:space="preserve"> </w:t>
      </w:r>
      <w:proofErr w:type="spellStart"/>
      <w:r>
        <w:t>nhân</w:t>
      </w:r>
      <w:proofErr w:type="spellEnd"/>
      <w:r>
        <w:t xml:space="preserve"> </w:t>
      </w:r>
      <w:proofErr w:type="spellStart"/>
      <w:r>
        <w:t>chính</w:t>
      </w:r>
      <w:proofErr w:type="spellEnd"/>
      <w:r>
        <w:t xml:space="preserve">: </w:t>
      </w:r>
      <w:proofErr w:type="spellStart"/>
      <w:r>
        <w:t>quản</w:t>
      </w:r>
      <w:proofErr w:type="spellEnd"/>
      <w:r>
        <w:t xml:space="preserve"> </w:t>
      </w:r>
      <w:proofErr w:type="spellStart"/>
      <w:r>
        <w:t>lý</w:t>
      </w:r>
      <w:proofErr w:type="spellEnd"/>
      <w:r>
        <w:t>.</w:t>
      </w:r>
    </w:p>
    <w:p w:rsidR="007803EC" w:rsidRDefault="00B95D51" w:rsidP="007803EC">
      <w:r>
        <w:t>2</w:t>
      </w:r>
      <w:r w:rsidR="007803EC">
        <w:t xml:space="preserve"> use case </w:t>
      </w:r>
      <w:proofErr w:type="spellStart"/>
      <w:r w:rsidR="007803EC">
        <w:t>chính</w:t>
      </w:r>
      <w:proofErr w:type="spellEnd"/>
      <w:r w:rsidR="007803EC">
        <w:t xml:space="preserve">: </w:t>
      </w:r>
      <w:proofErr w:type="spellStart"/>
      <w:r w:rsidR="007803EC">
        <w:t>xem</w:t>
      </w:r>
      <w:proofErr w:type="spellEnd"/>
      <w:r w:rsidR="007803EC">
        <w:t xml:space="preserve"> </w:t>
      </w:r>
      <w:proofErr w:type="spellStart"/>
      <w:r w:rsidR="007803EC">
        <w:t>báo</w:t>
      </w:r>
      <w:proofErr w:type="spellEnd"/>
      <w:r w:rsidR="007803EC">
        <w:t xml:space="preserve"> </w:t>
      </w:r>
      <w:proofErr w:type="spellStart"/>
      <w:r w:rsidR="007803EC">
        <w:t>cáo</w:t>
      </w:r>
      <w:proofErr w:type="spellEnd"/>
      <w:r w:rsidR="007803EC">
        <w:t xml:space="preserve"> </w:t>
      </w:r>
      <w:proofErr w:type="spellStart"/>
      <w:r w:rsidR="007803EC">
        <w:t>bán</w:t>
      </w:r>
      <w:proofErr w:type="spellEnd"/>
      <w:r w:rsidR="007803EC">
        <w:t xml:space="preserve"> </w:t>
      </w:r>
      <w:proofErr w:type="spellStart"/>
      <w:r w:rsidR="007803EC">
        <w:t>hàng</w:t>
      </w:r>
      <w:proofErr w:type="spellEnd"/>
      <w:r w:rsidR="007803EC">
        <w:t xml:space="preserve"> </w:t>
      </w:r>
      <w:proofErr w:type="spellStart"/>
      <w:r w:rsidR="007803EC">
        <w:t>và</w:t>
      </w:r>
      <w:proofErr w:type="spellEnd"/>
      <w:r w:rsidR="007803EC">
        <w:t xml:space="preserve"> </w:t>
      </w:r>
      <w:proofErr w:type="spellStart"/>
      <w:r w:rsidR="007803EC">
        <w:t>báo</w:t>
      </w:r>
      <w:proofErr w:type="spellEnd"/>
      <w:r w:rsidR="007803EC">
        <w:t xml:space="preserve"> </w:t>
      </w:r>
      <w:proofErr w:type="spellStart"/>
      <w:r w:rsidR="007803EC">
        <w:t>cáo</w:t>
      </w:r>
      <w:proofErr w:type="spellEnd"/>
      <w:r w:rsidR="007803EC">
        <w:t xml:space="preserve"> </w:t>
      </w:r>
      <w:proofErr w:type="spellStart"/>
      <w:r w:rsidR="007803EC">
        <w:t>kho</w:t>
      </w:r>
      <w:proofErr w:type="spellEnd"/>
    </w:p>
    <w:p w:rsidR="007803EC" w:rsidRDefault="007803EC" w:rsidP="007803EC">
      <w:proofErr w:type="spellStart"/>
      <w:r>
        <w:t>Tác</w:t>
      </w:r>
      <w:proofErr w:type="spellEnd"/>
      <w:r>
        <w:t xml:space="preserve"> </w:t>
      </w:r>
      <w:proofErr w:type="spellStart"/>
      <w:r>
        <w:t>nhân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use-case </w:t>
      </w:r>
      <w:proofErr w:type="spellStart"/>
      <w:r>
        <w:t>theo</w:t>
      </w:r>
      <w:proofErr w:type="spellEnd"/>
      <w:r>
        <w:t xml:space="preserve"> </w:t>
      </w:r>
      <w:proofErr w:type="spellStart"/>
      <w:r>
        <w:t>quyền</w:t>
      </w:r>
      <w:proofErr w:type="spellEnd"/>
      <w:r>
        <w:t xml:space="preserve"> </w:t>
      </w:r>
      <w:proofErr w:type="spellStart"/>
      <w:r>
        <w:t>hạn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liệt</w:t>
      </w:r>
      <w:proofErr w:type="spellEnd"/>
      <w:r>
        <w:t xml:space="preserve"> </w:t>
      </w:r>
      <w:proofErr w:type="spellStart"/>
      <w:r>
        <w:t>kê</w:t>
      </w:r>
      <w:proofErr w:type="spellEnd"/>
      <w:r>
        <w:t xml:space="preserve"> ở 2.2.1</w:t>
      </w:r>
    </w:p>
    <w:p w:rsidR="007803EC" w:rsidRDefault="007803EC">
      <w:pPr>
        <w:numPr>
          <w:ilvl w:val="0"/>
          <w:numId w:val="3"/>
        </w:numPr>
        <w:pBdr>
          <w:top w:val="nil"/>
          <w:left w:val="nil"/>
          <w:bottom w:val="nil"/>
          <w:right w:val="nil"/>
          <w:between w:val="nil"/>
        </w:pBdr>
        <w:spacing w:after="0"/>
      </w:pPr>
      <w:proofErr w:type="spellStart"/>
      <w:r>
        <w:t>Usecase</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cho</w:t>
      </w:r>
      <w:proofErr w:type="spellEnd"/>
      <w:r>
        <w:t xml:space="preserve"> Module </w:t>
      </w:r>
      <w:proofErr w:type="spellStart"/>
      <w:r>
        <w:t>Chấm</w:t>
      </w:r>
      <w:proofErr w:type="spellEnd"/>
      <w:r>
        <w:t xml:space="preserve"> </w:t>
      </w:r>
      <w:proofErr w:type="spellStart"/>
      <w:r>
        <w:t>công</w:t>
      </w:r>
      <w:proofErr w:type="spellEnd"/>
      <w:r>
        <w:t xml:space="preserve">, </w:t>
      </w:r>
      <w:proofErr w:type="spellStart"/>
      <w:r>
        <w:t>Tra</w:t>
      </w:r>
      <w:proofErr w:type="spellEnd"/>
      <w:r>
        <w:t xml:space="preserve"> </w:t>
      </w:r>
      <w:proofErr w:type="spellStart"/>
      <w:r>
        <w:t>cứu</w:t>
      </w:r>
      <w:proofErr w:type="spellEnd"/>
      <w:r>
        <w:t xml:space="preserve"> </w:t>
      </w:r>
      <w:proofErr w:type="spellStart"/>
      <w:r>
        <w:t>lương</w:t>
      </w:r>
      <w:proofErr w:type="spellEnd"/>
    </w:p>
    <w:p w:rsidR="00B95D51" w:rsidRDefault="00B95D51" w:rsidP="00B95D51">
      <w:pPr>
        <w:pBdr>
          <w:top w:val="nil"/>
          <w:left w:val="nil"/>
          <w:bottom w:val="nil"/>
          <w:right w:val="nil"/>
          <w:between w:val="nil"/>
        </w:pBdr>
        <w:spacing w:after="0"/>
        <w:ind w:left="720"/>
      </w:pPr>
      <w:r>
        <w:rPr>
          <w:noProof/>
        </w:rPr>
        <w:lastRenderedPageBreak/>
        <w:drawing>
          <wp:inline distT="0" distB="0" distL="0" distR="0" wp14:anchorId="4A15AF0F" wp14:editId="50EBE502">
            <wp:extent cx="5575935" cy="4293235"/>
            <wp:effectExtent l="0" t="0" r="5715"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5935" cy="4293235"/>
                    </a:xfrm>
                    <a:prstGeom prst="rect">
                      <a:avLst/>
                    </a:prstGeom>
                  </pic:spPr>
                </pic:pic>
              </a:graphicData>
            </a:graphic>
          </wp:inline>
        </w:drawing>
      </w:r>
    </w:p>
    <w:p w:rsidR="00B95D51" w:rsidRDefault="00B95D51" w:rsidP="00B95D51">
      <w:pPr>
        <w:pBdr>
          <w:top w:val="nil"/>
          <w:left w:val="nil"/>
          <w:bottom w:val="nil"/>
          <w:right w:val="nil"/>
          <w:between w:val="nil"/>
        </w:pBdr>
        <w:spacing w:after="0"/>
      </w:pPr>
      <w:r>
        <w:t xml:space="preserve">Bao </w:t>
      </w:r>
      <w:proofErr w:type="spellStart"/>
      <w:r>
        <w:t>gồm</w:t>
      </w:r>
      <w:proofErr w:type="spellEnd"/>
      <w:r>
        <w:t xml:space="preserve"> 1 </w:t>
      </w:r>
      <w:proofErr w:type="spellStart"/>
      <w:r>
        <w:t>tác</w:t>
      </w:r>
      <w:proofErr w:type="spellEnd"/>
      <w:r>
        <w:t xml:space="preserve"> </w:t>
      </w:r>
      <w:proofErr w:type="spellStart"/>
      <w:r>
        <w:t>nhân</w:t>
      </w:r>
      <w:proofErr w:type="spellEnd"/>
      <w:r>
        <w:t xml:space="preserve"> </w:t>
      </w:r>
      <w:proofErr w:type="spellStart"/>
      <w:r>
        <w:t>chính</w:t>
      </w:r>
      <w:proofErr w:type="spellEnd"/>
      <w:r>
        <w:t xml:space="preserve"> </w:t>
      </w:r>
      <w:proofErr w:type="spellStart"/>
      <w:r>
        <w:t>là</w:t>
      </w:r>
      <w:proofErr w:type="spellEnd"/>
      <w:r>
        <w:t xml:space="preserve"> </w:t>
      </w:r>
      <w:proofErr w:type="spellStart"/>
      <w:r>
        <w:t>nhân</w:t>
      </w:r>
      <w:proofErr w:type="spellEnd"/>
      <w:r>
        <w:t xml:space="preserve"> </w:t>
      </w:r>
      <w:proofErr w:type="spellStart"/>
      <w:r>
        <w:t>viên</w:t>
      </w:r>
      <w:proofErr w:type="spellEnd"/>
      <w:r>
        <w:t>.</w:t>
      </w:r>
    </w:p>
    <w:p w:rsidR="00B95D51" w:rsidRDefault="00B95D51" w:rsidP="00B95D51">
      <w:r>
        <w:t xml:space="preserve">2 use case </w:t>
      </w:r>
      <w:proofErr w:type="spellStart"/>
      <w:r>
        <w:t>chính</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và</w:t>
      </w:r>
      <w:proofErr w:type="spellEnd"/>
      <w:r>
        <w:t xml:space="preserve"> </w:t>
      </w:r>
      <w:proofErr w:type="spellStart"/>
      <w:r>
        <w:t>Tra</w:t>
      </w:r>
      <w:proofErr w:type="spellEnd"/>
      <w:r>
        <w:t xml:space="preserve"> </w:t>
      </w:r>
      <w:proofErr w:type="spellStart"/>
      <w:r>
        <w:t>cứu</w:t>
      </w:r>
      <w:proofErr w:type="spellEnd"/>
      <w:r>
        <w:t xml:space="preserve"> </w:t>
      </w:r>
      <w:proofErr w:type="spellStart"/>
      <w:r>
        <w:t>lương</w:t>
      </w:r>
      <w:proofErr w:type="spellEnd"/>
    </w:p>
    <w:p w:rsidR="00B95D51" w:rsidRDefault="00B95D51" w:rsidP="00B95D51">
      <w:proofErr w:type="spellStart"/>
      <w:r>
        <w:t>Tác</w:t>
      </w:r>
      <w:proofErr w:type="spellEnd"/>
      <w:r>
        <w:t xml:space="preserve"> </w:t>
      </w:r>
      <w:proofErr w:type="spellStart"/>
      <w:r>
        <w:t>nhân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use-case </w:t>
      </w:r>
      <w:proofErr w:type="spellStart"/>
      <w:r>
        <w:t>theo</w:t>
      </w:r>
      <w:proofErr w:type="spellEnd"/>
      <w:r>
        <w:t xml:space="preserve"> </w:t>
      </w:r>
      <w:proofErr w:type="spellStart"/>
      <w:r>
        <w:t>quyền</w:t>
      </w:r>
      <w:proofErr w:type="spellEnd"/>
      <w:r>
        <w:t xml:space="preserve"> </w:t>
      </w:r>
      <w:proofErr w:type="spellStart"/>
      <w:r>
        <w:t>hạn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liệt</w:t>
      </w:r>
      <w:proofErr w:type="spellEnd"/>
      <w:r>
        <w:t xml:space="preserve"> </w:t>
      </w:r>
      <w:proofErr w:type="spellStart"/>
      <w:r>
        <w:t>kê</w:t>
      </w:r>
      <w:proofErr w:type="spellEnd"/>
      <w:r>
        <w:t xml:space="preserve"> ở 2.2.1</w:t>
      </w:r>
    </w:p>
    <w:p w:rsidR="001B4FDB" w:rsidRDefault="001B4FDB" w:rsidP="001B4FDB">
      <w:pPr>
        <w:pBdr>
          <w:top w:val="nil"/>
          <w:left w:val="nil"/>
          <w:bottom w:val="nil"/>
          <w:right w:val="nil"/>
          <w:between w:val="nil"/>
        </w:pBdr>
        <w:spacing w:after="0"/>
        <w:ind w:left="720"/>
        <w:jc w:val="left"/>
      </w:pPr>
    </w:p>
    <w:p w:rsidR="0017270F" w:rsidRDefault="005E76C4">
      <w:pPr>
        <w:pStyle w:val="u3"/>
        <w:numPr>
          <w:ilvl w:val="2"/>
          <w:numId w:val="10"/>
        </w:numPr>
      </w:pPr>
      <w:bookmarkStart w:id="132" w:name="_147n2zr" w:colFirst="0" w:colLast="0"/>
      <w:bookmarkEnd w:id="132"/>
      <w:proofErr w:type="spellStart"/>
      <w:r>
        <w:t>Quy</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p>
    <w:p w:rsidR="0017270F" w:rsidRDefault="005E76C4">
      <w:pPr>
        <w:pStyle w:val="u5"/>
        <w:numPr>
          <w:ilvl w:val="4"/>
          <w:numId w:val="10"/>
        </w:numPr>
      </w:pPr>
      <w:proofErr w:type="spellStart"/>
      <w:r>
        <w:t>Quy</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rsidR="00806805">
        <w:t>th</w:t>
      </w:r>
      <w:r w:rsidR="00DE1D36">
        <w:t>ê</w:t>
      </w:r>
      <w:r w:rsidR="00806805">
        <w:t>m</w:t>
      </w:r>
      <w:proofErr w:type="spellEnd"/>
      <w:r w:rsidR="00806805">
        <w:t xml:space="preserve"> </w:t>
      </w:r>
      <w:proofErr w:type="spellStart"/>
      <w:r w:rsidR="00806805">
        <w:t>phiếu</w:t>
      </w:r>
      <w:proofErr w:type="spellEnd"/>
      <w:r w:rsidR="00806805">
        <w:t xml:space="preserve"> </w:t>
      </w:r>
      <w:proofErr w:type="spellStart"/>
      <w:r w:rsidR="00806805">
        <w:t>xuất</w:t>
      </w:r>
      <w:proofErr w:type="spellEnd"/>
      <w:r w:rsidR="00806805">
        <w:t xml:space="preserve">, </w:t>
      </w:r>
      <w:proofErr w:type="spellStart"/>
      <w:r w:rsidR="00806805">
        <w:t>nhập</w:t>
      </w:r>
      <w:proofErr w:type="spellEnd"/>
      <w:r w:rsidR="00806805">
        <w:t xml:space="preserve"> </w:t>
      </w:r>
      <w:proofErr w:type="spellStart"/>
      <w:r w:rsidR="00806805">
        <w:t>kho</w:t>
      </w:r>
      <w:proofErr w:type="spellEnd"/>
      <w:r w:rsidR="00AB3F5C">
        <w:t>:</w:t>
      </w:r>
    </w:p>
    <w:p w:rsidR="0017270F" w:rsidRDefault="00806805">
      <w:pPr>
        <w:keepNext/>
      </w:pPr>
      <w:r>
        <w:rPr>
          <w:noProof/>
        </w:rPr>
        <w:lastRenderedPageBreak/>
        <w:drawing>
          <wp:inline distT="0" distB="0" distL="0" distR="0" wp14:anchorId="1138672F" wp14:editId="172D40F4">
            <wp:extent cx="4981575" cy="6515100"/>
            <wp:effectExtent l="0" t="0" r="9525" b="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6515100"/>
                    </a:xfrm>
                    <a:prstGeom prst="rect">
                      <a:avLst/>
                    </a:prstGeom>
                  </pic:spPr>
                </pic:pic>
              </a:graphicData>
            </a:graphic>
          </wp:inline>
        </w:drawing>
      </w:r>
    </w:p>
    <w:p w:rsidR="0017270F" w:rsidRDefault="005E76C4">
      <w:pPr>
        <w:jc w:val="center"/>
        <w:rPr>
          <w:color w:val="000000"/>
          <w:sz w:val="24"/>
          <w:szCs w:val="24"/>
        </w:rPr>
        <w:pPrChange w:id="133" w:author="BUI Mai Anh" w:date="2018-05-28T02:05:00Z">
          <w:pPr>
            <w:pBdr>
              <w:top w:val="nil"/>
              <w:left w:val="nil"/>
              <w:bottom w:val="nil"/>
              <w:right w:val="nil"/>
              <w:between w:val="nil"/>
            </w:pBdr>
          </w:pPr>
        </w:pPrChange>
      </w:pPr>
      <w:bookmarkStart w:id="134" w:name="_3o7alnk" w:colFirst="0" w:colLast="0"/>
      <w:bookmarkEnd w:id="134"/>
      <w:proofErr w:type="spellStart"/>
      <w:r>
        <w:rPr>
          <w:color w:val="000000"/>
          <w:sz w:val="24"/>
          <w:szCs w:val="24"/>
        </w:rPr>
        <w:t>Hình</w:t>
      </w:r>
      <w:proofErr w:type="spellEnd"/>
      <w:r>
        <w:rPr>
          <w:color w:val="000000"/>
          <w:sz w:val="24"/>
          <w:szCs w:val="24"/>
        </w:rPr>
        <w:t xml:space="preserve"> 8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w:t>
      </w:r>
      <w:proofErr w:type="spellStart"/>
      <w:r>
        <w:rPr>
          <w:color w:val="000000"/>
          <w:sz w:val="24"/>
          <w:szCs w:val="24"/>
        </w:rPr>
        <w:t>quy</w:t>
      </w:r>
      <w:proofErr w:type="spellEnd"/>
      <w:r>
        <w:rPr>
          <w:color w:val="000000"/>
          <w:sz w:val="24"/>
          <w:szCs w:val="24"/>
        </w:rPr>
        <w:t xml:space="preserve"> </w:t>
      </w:r>
      <w:proofErr w:type="spellStart"/>
      <w:r>
        <w:rPr>
          <w:color w:val="000000"/>
          <w:sz w:val="24"/>
          <w:szCs w:val="24"/>
        </w:rPr>
        <w:t>trình</w:t>
      </w:r>
      <w:proofErr w:type="spellEnd"/>
      <w:r>
        <w:rPr>
          <w:color w:val="000000"/>
          <w:sz w:val="24"/>
          <w:szCs w:val="24"/>
        </w:rPr>
        <w:t xml:space="preserve"> </w:t>
      </w:r>
      <w:proofErr w:type="spellStart"/>
      <w:r>
        <w:rPr>
          <w:color w:val="000000"/>
          <w:sz w:val="24"/>
          <w:szCs w:val="24"/>
        </w:rPr>
        <w:t>nghiệp</w:t>
      </w:r>
      <w:proofErr w:type="spellEnd"/>
      <w:r>
        <w:rPr>
          <w:color w:val="000000"/>
          <w:sz w:val="24"/>
          <w:szCs w:val="24"/>
        </w:rPr>
        <w:t xml:space="preserve"> </w:t>
      </w:r>
      <w:proofErr w:type="spellStart"/>
      <w:r>
        <w:rPr>
          <w:color w:val="000000"/>
          <w:sz w:val="24"/>
          <w:szCs w:val="24"/>
        </w:rPr>
        <w:t>vụ</w:t>
      </w:r>
      <w:proofErr w:type="spellEnd"/>
      <w:r>
        <w:rPr>
          <w:color w:val="000000"/>
          <w:sz w:val="24"/>
          <w:szCs w:val="24"/>
        </w:rPr>
        <w:t xml:space="preserve"> </w:t>
      </w:r>
      <w:proofErr w:type="spellStart"/>
      <w:r>
        <w:rPr>
          <w:color w:val="000000"/>
          <w:sz w:val="24"/>
          <w:szCs w:val="24"/>
        </w:rPr>
        <w:t>thêm</w:t>
      </w:r>
      <w:proofErr w:type="spellEnd"/>
      <w:r>
        <w:rPr>
          <w:color w:val="000000"/>
          <w:sz w:val="24"/>
          <w:szCs w:val="24"/>
        </w:rPr>
        <w:t>/</w:t>
      </w:r>
      <w:proofErr w:type="spellStart"/>
      <w:r>
        <w:rPr>
          <w:color w:val="000000"/>
          <w:sz w:val="24"/>
          <w:szCs w:val="24"/>
        </w:rPr>
        <w:t>sửa</w:t>
      </w:r>
      <w:proofErr w:type="spellEnd"/>
      <w:r>
        <w:rPr>
          <w:color w:val="000000"/>
          <w:sz w:val="24"/>
          <w:szCs w:val="24"/>
        </w:rPr>
        <w:t xml:space="preserve"> </w:t>
      </w:r>
      <w:proofErr w:type="spellStart"/>
      <w:r w:rsidR="00DE1D36">
        <w:rPr>
          <w:color w:val="000000"/>
          <w:sz w:val="24"/>
          <w:szCs w:val="24"/>
        </w:rPr>
        <w:t>phiếu</w:t>
      </w:r>
      <w:proofErr w:type="spellEnd"/>
      <w:r w:rsidR="00DE1D36">
        <w:rPr>
          <w:color w:val="000000"/>
          <w:sz w:val="24"/>
          <w:szCs w:val="24"/>
        </w:rPr>
        <w:t xml:space="preserve"> </w:t>
      </w:r>
      <w:proofErr w:type="spellStart"/>
      <w:r w:rsidR="00DE1D36">
        <w:rPr>
          <w:color w:val="000000"/>
          <w:sz w:val="24"/>
          <w:szCs w:val="24"/>
        </w:rPr>
        <w:t>xuất</w:t>
      </w:r>
      <w:proofErr w:type="spellEnd"/>
      <w:r w:rsidR="00DE1D36">
        <w:rPr>
          <w:color w:val="000000"/>
          <w:sz w:val="24"/>
          <w:szCs w:val="24"/>
        </w:rPr>
        <w:t xml:space="preserve">, </w:t>
      </w:r>
      <w:proofErr w:type="spellStart"/>
      <w:r w:rsidR="00DE1D36">
        <w:rPr>
          <w:color w:val="000000"/>
          <w:sz w:val="24"/>
          <w:szCs w:val="24"/>
        </w:rPr>
        <w:t>nhập</w:t>
      </w:r>
      <w:proofErr w:type="spellEnd"/>
      <w:r w:rsidR="00DE1D36">
        <w:rPr>
          <w:color w:val="000000"/>
          <w:sz w:val="24"/>
          <w:szCs w:val="24"/>
        </w:rPr>
        <w:t xml:space="preserve"> </w:t>
      </w:r>
      <w:proofErr w:type="spellStart"/>
      <w:r w:rsidR="00DE1D36">
        <w:rPr>
          <w:color w:val="000000"/>
          <w:sz w:val="24"/>
          <w:szCs w:val="24"/>
        </w:rPr>
        <w:t>kho</w:t>
      </w:r>
      <w:proofErr w:type="spellEnd"/>
    </w:p>
    <w:p w:rsidR="0017270F" w:rsidRDefault="005E76C4">
      <w:proofErr w:type="spellStart"/>
      <w:r>
        <w:t>Mô</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
    <w:p w:rsidR="0017270F" w:rsidRDefault="005E76C4">
      <w:proofErr w:type="spellStart"/>
      <w:r>
        <w:t>Bước</w:t>
      </w:r>
      <w:proofErr w:type="spellEnd"/>
      <w:r>
        <w:t xml:space="preserve"> 1</w:t>
      </w:r>
      <w:r w:rsidR="00AB3F5C">
        <w:t xml:space="preserve">: </w:t>
      </w:r>
      <w:proofErr w:type="spellStart"/>
      <w:r w:rsidR="00AB3F5C">
        <w:t>Nhân</w:t>
      </w:r>
      <w:proofErr w:type="spellEnd"/>
      <w:r w:rsidR="00AB3F5C">
        <w:t xml:space="preserve"> </w:t>
      </w:r>
      <w:proofErr w:type="spellStart"/>
      <w:r w:rsidR="00AB3F5C">
        <w:t>viên</w:t>
      </w:r>
      <w:proofErr w:type="spellEnd"/>
      <w:r w:rsidR="00AB3F5C">
        <w:t xml:space="preserve"> </w:t>
      </w:r>
      <w:proofErr w:type="spellStart"/>
      <w:r w:rsidR="00AB3F5C">
        <w:t>thực</w:t>
      </w:r>
      <w:proofErr w:type="spellEnd"/>
      <w:r w:rsidR="00AB3F5C">
        <w:t xml:space="preserve"> </w:t>
      </w:r>
      <w:proofErr w:type="spellStart"/>
      <w:r w:rsidR="00AB3F5C">
        <w:t>hiện</w:t>
      </w:r>
      <w:proofErr w:type="spellEnd"/>
      <w:r w:rsidR="00AB3F5C">
        <w:t xml:space="preserve"> </w:t>
      </w:r>
      <w:proofErr w:type="spellStart"/>
      <w:r w:rsidR="00AB3F5C">
        <w:t>tạo</w:t>
      </w:r>
      <w:proofErr w:type="spellEnd"/>
      <w:r w:rsidR="00AB3F5C">
        <w:t xml:space="preserve"> </w:t>
      </w:r>
      <w:proofErr w:type="spellStart"/>
      <w:r w:rsidR="00AB3F5C">
        <w:t>mới</w:t>
      </w:r>
      <w:proofErr w:type="spellEnd"/>
      <w:r w:rsidR="00AB3F5C">
        <w:t xml:space="preserve"> </w:t>
      </w:r>
      <w:proofErr w:type="spellStart"/>
      <w:r w:rsidR="00AB3F5C">
        <w:t>hoặc</w:t>
      </w:r>
      <w:proofErr w:type="spellEnd"/>
      <w:r w:rsidR="00AB3F5C">
        <w:t xml:space="preserve"> </w:t>
      </w:r>
      <w:proofErr w:type="spellStart"/>
      <w:r w:rsidR="00AB3F5C">
        <w:t>sửa</w:t>
      </w:r>
      <w:proofErr w:type="spellEnd"/>
      <w:r w:rsidR="00AB3F5C">
        <w:t xml:space="preserve"> </w:t>
      </w:r>
      <w:proofErr w:type="spellStart"/>
      <w:r w:rsidR="00AB3F5C">
        <w:t>phiếu</w:t>
      </w:r>
      <w:proofErr w:type="spellEnd"/>
      <w:r w:rsidR="00AB3F5C">
        <w:t xml:space="preserve"> </w:t>
      </w:r>
      <w:proofErr w:type="spellStart"/>
      <w:r w:rsidR="00AB3F5C">
        <w:t>xuất</w:t>
      </w:r>
      <w:proofErr w:type="spellEnd"/>
      <w:r w:rsidR="00AB3F5C">
        <w:t xml:space="preserve">, </w:t>
      </w:r>
      <w:proofErr w:type="spellStart"/>
      <w:r w:rsidR="00AB3F5C">
        <w:t>nhập</w:t>
      </w:r>
      <w:proofErr w:type="spellEnd"/>
      <w:r w:rsidR="00AB3F5C">
        <w:t xml:space="preserve"> </w:t>
      </w:r>
      <w:proofErr w:type="spellStart"/>
      <w:r w:rsidR="00AB3F5C">
        <w:t>kho</w:t>
      </w:r>
      <w:proofErr w:type="spellEnd"/>
      <w:r w:rsidR="00AB3F5C">
        <w:t xml:space="preserve"> </w:t>
      </w:r>
      <w:proofErr w:type="spellStart"/>
      <w:r w:rsidR="00AB3F5C">
        <w:t>đã</w:t>
      </w:r>
      <w:proofErr w:type="spellEnd"/>
      <w:r w:rsidR="00AB3F5C">
        <w:t xml:space="preserve"> </w:t>
      </w:r>
      <w:proofErr w:type="spellStart"/>
      <w:r w:rsidR="00AB3F5C">
        <w:t>có</w:t>
      </w:r>
      <w:proofErr w:type="spellEnd"/>
      <w:r w:rsidR="00AB3F5C">
        <w:t xml:space="preserve">, </w:t>
      </w:r>
      <w:proofErr w:type="spellStart"/>
      <w:r w:rsidR="00AB3F5C">
        <w:t>nhập</w:t>
      </w:r>
      <w:proofErr w:type="spellEnd"/>
      <w:r w:rsidR="00AB3F5C">
        <w:t xml:space="preserve"> </w:t>
      </w:r>
      <w:proofErr w:type="spellStart"/>
      <w:r w:rsidR="00AB3F5C">
        <w:t>đầy</w:t>
      </w:r>
      <w:proofErr w:type="spellEnd"/>
      <w:r w:rsidR="00AB3F5C">
        <w:t xml:space="preserve"> </w:t>
      </w:r>
      <w:proofErr w:type="spellStart"/>
      <w:r w:rsidR="00AB3F5C">
        <w:t>đủ</w:t>
      </w:r>
      <w:proofErr w:type="spellEnd"/>
      <w:r w:rsidR="00AB3F5C">
        <w:t xml:space="preserve"> </w:t>
      </w:r>
      <w:proofErr w:type="spellStart"/>
      <w:r w:rsidR="00AB3F5C">
        <w:t>các</w:t>
      </w:r>
      <w:proofErr w:type="spellEnd"/>
      <w:r w:rsidR="00AB3F5C">
        <w:t xml:space="preserve"> </w:t>
      </w:r>
      <w:proofErr w:type="spellStart"/>
      <w:r w:rsidR="00AB3F5C">
        <w:t>trường</w:t>
      </w:r>
      <w:proofErr w:type="spellEnd"/>
      <w:r w:rsidR="00AB3F5C">
        <w:t xml:space="preserve"> </w:t>
      </w:r>
      <w:proofErr w:type="spellStart"/>
      <w:r w:rsidR="00AB3F5C">
        <w:t>thông</w:t>
      </w:r>
      <w:proofErr w:type="spellEnd"/>
      <w:r w:rsidR="00AB3F5C">
        <w:t xml:space="preserve"> tin</w:t>
      </w:r>
      <w:r>
        <w:t xml:space="preserve"> </w:t>
      </w:r>
    </w:p>
    <w:p w:rsidR="0017270F" w:rsidRDefault="005E76C4">
      <w:proofErr w:type="spellStart"/>
      <w:r>
        <w:t>Bước</w:t>
      </w:r>
      <w:proofErr w:type="spellEnd"/>
      <w:r>
        <w:t xml:space="preserve"> 2: </w:t>
      </w:r>
      <w:proofErr w:type="spellStart"/>
      <w:r w:rsidR="00AB3F5C">
        <w:t>Dữ</w:t>
      </w:r>
      <w:proofErr w:type="spellEnd"/>
      <w:r w:rsidR="00AB3F5C">
        <w:t xml:space="preserve"> </w:t>
      </w:r>
      <w:proofErr w:type="spellStart"/>
      <w:r w:rsidR="00AB3F5C">
        <w:t>liệu</w:t>
      </w:r>
      <w:proofErr w:type="spellEnd"/>
      <w:r w:rsidR="00AB3F5C">
        <w:t xml:space="preserve"> </w:t>
      </w:r>
      <w:proofErr w:type="spellStart"/>
      <w:r w:rsidR="00AB3F5C">
        <w:t>được</w:t>
      </w:r>
      <w:proofErr w:type="spellEnd"/>
      <w:r w:rsidR="00AB3F5C">
        <w:t xml:space="preserve"> </w:t>
      </w:r>
      <w:proofErr w:type="spellStart"/>
      <w:r w:rsidR="00AB3F5C">
        <w:t>đẩy</w:t>
      </w:r>
      <w:proofErr w:type="spellEnd"/>
      <w:r w:rsidR="00AB3F5C">
        <w:t xml:space="preserve"> </w:t>
      </w:r>
      <w:proofErr w:type="spellStart"/>
      <w:r w:rsidR="00AB3F5C">
        <w:t>về</w:t>
      </w:r>
      <w:proofErr w:type="spellEnd"/>
      <w:r w:rsidR="00AB3F5C">
        <w:t xml:space="preserve"> </w:t>
      </w:r>
      <w:proofErr w:type="spellStart"/>
      <w:r w:rsidR="00AB3F5C">
        <w:t>phía</w:t>
      </w:r>
      <w:proofErr w:type="spellEnd"/>
      <w:r w:rsidR="00AB3F5C">
        <w:t xml:space="preserve"> Server </w:t>
      </w:r>
      <w:proofErr w:type="spellStart"/>
      <w:r w:rsidR="00AB3F5C">
        <w:t>để</w:t>
      </w:r>
      <w:proofErr w:type="spellEnd"/>
      <w:r w:rsidR="00AB3F5C">
        <w:t xml:space="preserve"> </w:t>
      </w:r>
      <w:proofErr w:type="spellStart"/>
      <w:r w:rsidR="00AB3F5C">
        <w:t>kiểm</w:t>
      </w:r>
      <w:proofErr w:type="spellEnd"/>
      <w:r w:rsidR="00AB3F5C">
        <w:t xml:space="preserve"> </w:t>
      </w:r>
      <w:proofErr w:type="spellStart"/>
      <w:r w:rsidR="00AB3F5C">
        <w:t>tra</w:t>
      </w:r>
      <w:proofErr w:type="spellEnd"/>
      <w:r w:rsidR="00AB3F5C">
        <w:t xml:space="preserve"> </w:t>
      </w:r>
      <w:proofErr w:type="spellStart"/>
      <w:r w:rsidR="00AB3F5C">
        <w:t>thông</w:t>
      </w:r>
      <w:proofErr w:type="spellEnd"/>
      <w:r w:rsidR="00AB3F5C">
        <w:t xml:space="preserve"> tin </w:t>
      </w:r>
      <w:proofErr w:type="spellStart"/>
      <w:r w:rsidR="00AB3F5C">
        <w:t>phiếu</w:t>
      </w:r>
      <w:proofErr w:type="spellEnd"/>
      <w:r w:rsidR="00AB3F5C">
        <w:t xml:space="preserve"> </w:t>
      </w:r>
      <w:proofErr w:type="spellStart"/>
      <w:r w:rsidR="00AB3F5C">
        <w:t>có</w:t>
      </w:r>
      <w:proofErr w:type="spellEnd"/>
      <w:r w:rsidR="00AB3F5C">
        <w:t xml:space="preserve"> </w:t>
      </w:r>
      <w:proofErr w:type="spellStart"/>
      <w:r w:rsidR="00AB3F5C">
        <w:t>hợp</w:t>
      </w:r>
      <w:proofErr w:type="spellEnd"/>
      <w:r w:rsidR="00AB3F5C">
        <w:t xml:space="preserve"> </w:t>
      </w:r>
      <w:proofErr w:type="spellStart"/>
      <w:r w:rsidR="00AB3F5C">
        <w:t>lệ</w:t>
      </w:r>
      <w:proofErr w:type="spellEnd"/>
    </w:p>
    <w:p w:rsidR="0017270F" w:rsidRDefault="005E76C4">
      <w:proofErr w:type="spellStart"/>
      <w:r>
        <w:t>Bước</w:t>
      </w:r>
      <w:proofErr w:type="spellEnd"/>
      <w:r>
        <w:t xml:space="preserve"> 3: </w:t>
      </w:r>
      <w:proofErr w:type="spellStart"/>
      <w:r w:rsidR="00AB3F5C">
        <w:t>Dữ</w:t>
      </w:r>
      <w:proofErr w:type="spellEnd"/>
      <w:r w:rsidR="00AB3F5C">
        <w:t xml:space="preserve"> </w:t>
      </w:r>
      <w:proofErr w:type="spellStart"/>
      <w:r w:rsidR="00AB3F5C">
        <w:t>liệu</w:t>
      </w:r>
      <w:proofErr w:type="spellEnd"/>
      <w:r w:rsidR="00AB3F5C">
        <w:t xml:space="preserve"> </w:t>
      </w:r>
      <w:proofErr w:type="spellStart"/>
      <w:r w:rsidR="00AB3F5C">
        <w:t>không</w:t>
      </w:r>
      <w:proofErr w:type="spellEnd"/>
      <w:r w:rsidR="00AB3F5C">
        <w:t xml:space="preserve"> </w:t>
      </w:r>
      <w:proofErr w:type="spellStart"/>
      <w:r w:rsidR="00AB3F5C">
        <w:t>hợp</w:t>
      </w:r>
      <w:proofErr w:type="spellEnd"/>
      <w:r w:rsidR="00AB3F5C">
        <w:t xml:space="preserve"> </w:t>
      </w:r>
      <w:proofErr w:type="spellStart"/>
      <w:r w:rsidR="00AB3F5C">
        <w:t>lệ</w:t>
      </w:r>
      <w:proofErr w:type="spellEnd"/>
      <w:r w:rsidR="00AB3F5C">
        <w:t xml:space="preserve"> </w:t>
      </w:r>
      <w:proofErr w:type="spellStart"/>
      <w:r w:rsidR="00AB3F5C">
        <w:t>sẽ</w:t>
      </w:r>
      <w:proofErr w:type="spellEnd"/>
      <w:r w:rsidR="00AB3F5C">
        <w:t xml:space="preserve"> </w:t>
      </w:r>
      <w:proofErr w:type="spellStart"/>
      <w:r w:rsidR="00AB3F5C">
        <w:t>được</w:t>
      </w:r>
      <w:proofErr w:type="spellEnd"/>
      <w:r w:rsidR="00AB3F5C">
        <w:t xml:space="preserve"> </w:t>
      </w:r>
      <w:proofErr w:type="spellStart"/>
      <w:r w:rsidR="00AB3F5C">
        <w:t>gửi</w:t>
      </w:r>
      <w:proofErr w:type="spellEnd"/>
      <w:r w:rsidR="00AB3F5C">
        <w:t xml:space="preserve"> </w:t>
      </w:r>
      <w:proofErr w:type="spellStart"/>
      <w:r w:rsidR="00AB3F5C">
        <w:t>thông</w:t>
      </w:r>
      <w:proofErr w:type="spellEnd"/>
      <w:r w:rsidR="00AB3F5C">
        <w:t xml:space="preserve"> </w:t>
      </w:r>
      <w:proofErr w:type="spellStart"/>
      <w:r w:rsidR="00AB3F5C">
        <w:t>báo</w:t>
      </w:r>
      <w:proofErr w:type="spellEnd"/>
      <w:r w:rsidR="00AB3F5C">
        <w:t xml:space="preserve"> </w:t>
      </w:r>
      <w:proofErr w:type="spellStart"/>
      <w:r w:rsidR="00AB3F5C">
        <w:t>về</w:t>
      </w:r>
      <w:proofErr w:type="spellEnd"/>
      <w:r w:rsidR="00AB3F5C">
        <w:t xml:space="preserve"> </w:t>
      </w:r>
      <w:proofErr w:type="spellStart"/>
      <w:r w:rsidR="00AB3F5C">
        <w:t>phía</w:t>
      </w:r>
      <w:proofErr w:type="spellEnd"/>
      <w:r w:rsidR="00AB3F5C">
        <w:t xml:space="preserve"> </w:t>
      </w:r>
      <w:proofErr w:type="spellStart"/>
      <w:r w:rsidR="00AB3F5C">
        <w:t>giao</w:t>
      </w:r>
      <w:proofErr w:type="spellEnd"/>
      <w:r w:rsidR="00AB3F5C">
        <w:t xml:space="preserve"> </w:t>
      </w:r>
      <w:proofErr w:type="spellStart"/>
      <w:r w:rsidR="00AB3F5C">
        <w:t>diện</w:t>
      </w:r>
      <w:proofErr w:type="spellEnd"/>
      <w:r w:rsidR="00AB3F5C">
        <w:t xml:space="preserve"> </w:t>
      </w:r>
      <w:proofErr w:type="spellStart"/>
      <w:r w:rsidR="00AB3F5C">
        <w:t>người</w:t>
      </w:r>
      <w:proofErr w:type="spellEnd"/>
      <w:r w:rsidR="00AB3F5C">
        <w:t xml:space="preserve"> </w:t>
      </w:r>
      <w:proofErr w:type="spellStart"/>
      <w:r w:rsidR="00AB3F5C">
        <w:t>dùng</w:t>
      </w:r>
      <w:proofErr w:type="spellEnd"/>
      <w:r w:rsidR="00AB3F5C">
        <w:t xml:space="preserve">, </w:t>
      </w:r>
      <w:proofErr w:type="spellStart"/>
      <w:r w:rsidR="00AB3F5C">
        <w:t>với</w:t>
      </w:r>
      <w:proofErr w:type="spellEnd"/>
      <w:r w:rsidR="00AB3F5C">
        <w:t xml:space="preserve"> </w:t>
      </w:r>
      <w:proofErr w:type="spellStart"/>
      <w:r w:rsidR="00AB3F5C">
        <w:t>dữ</w:t>
      </w:r>
      <w:proofErr w:type="spellEnd"/>
      <w:r w:rsidR="00AB3F5C">
        <w:t xml:space="preserve"> </w:t>
      </w:r>
      <w:proofErr w:type="spellStart"/>
      <w:r w:rsidR="00AB3F5C">
        <w:t>liệu</w:t>
      </w:r>
      <w:proofErr w:type="spellEnd"/>
      <w:r w:rsidR="00AB3F5C">
        <w:t xml:space="preserve"> </w:t>
      </w:r>
      <w:proofErr w:type="spellStart"/>
      <w:r w:rsidR="00AB3F5C">
        <w:t>hợp</w:t>
      </w:r>
      <w:proofErr w:type="spellEnd"/>
      <w:r w:rsidR="00AB3F5C">
        <w:t xml:space="preserve"> </w:t>
      </w:r>
      <w:proofErr w:type="spellStart"/>
      <w:r w:rsidR="00AB3F5C">
        <w:t>lệ</w:t>
      </w:r>
      <w:proofErr w:type="spellEnd"/>
      <w:r w:rsidR="00AB3F5C">
        <w:t xml:space="preserve"> </w:t>
      </w:r>
      <w:proofErr w:type="spellStart"/>
      <w:r w:rsidR="00AB3F5C">
        <w:t>sẽ</w:t>
      </w:r>
      <w:proofErr w:type="spellEnd"/>
      <w:r w:rsidR="00AB3F5C">
        <w:t xml:space="preserve"> </w:t>
      </w:r>
      <w:proofErr w:type="spellStart"/>
      <w:r w:rsidR="00AB3F5C">
        <w:t>được</w:t>
      </w:r>
      <w:proofErr w:type="spellEnd"/>
      <w:r w:rsidR="00AB3F5C">
        <w:t xml:space="preserve"> </w:t>
      </w:r>
      <w:proofErr w:type="spellStart"/>
      <w:r w:rsidR="00AB3F5C">
        <w:t>lưu</w:t>
      </w:r>
      <w:proofErr w:type="spellEnd"/>
      <w:r w:rsidR="00AB3F5C">
        <w:t xml:space="preserve"> </w:t>
      </w:r>
      <w:proofErr w:type="spellStart"/>
      <w:r w:rsidR="00AB3F5C">
        <w:t>lại</w:t>
      </w:r>
      <w:proofErr w:type="spellEnd"/>
      <w:r w:rsidR="00AB3F5C">
        <w:t xml:space="preserve"> </w:t>
      </w:r>
      <w:proofErr w:type="spellStart"/>
      <w:r w:rsidR="00AB3F5C">
        <w:t>vào</w:t>
      </w:r>
      <w:proofErr w:type="spellEnd"/>
      <w:r w:rsidR="00AB3F5C">
        <w:t xml:space="preserve"> </w:t>
      </w:r>
      <w:proofErr w:type="spellStart"/>
      <w:r w:rsidR="00AB3F5C">
        <w:t>cơ</w:t>
      </w:r>
      <w:proofErr w:type="spellEnd"/>
      <w:r w:rsidR="00AB3F5C">
        <w:t xml:space="preserve"> </w:t>
      </w:r>
      <w:proofErr w:type="spellStart"/>
      <w:r w:rsidR="00AB3F5C">
        <w:t>sở</w:t>
      </w:r>
      <w:proofErr w:type="spellEnd"/>
      <w:r w:rsidR="00AB3F5C">
        <w:t xml:space="preserve"> </w:t>
      </w:r>
      <w:proofErr w:type="spellStart"/>
      <w:r w:rsidR="00AB3F5C">
        <w:t>dữ</w:t>
      </w:r>
      <w:proofErr w:type="spellEnd"/>
      <w:r w:rsidR="00AB3F5C">
        <w:t xml:space="preserve"> </w:t>
      </w:r>
      <w:proofErr w:type="spellStart"/>
      <w:r w:rsidR="00AB3F5C">
        <w:t>liệu</w:t>
      </w:r>
      <w:proofErr w:type="spellEnd"/>
      <w:r w:rsidR="00AB3F5C">
        <w:t>.</w:t>
      </w:r>
    </w:p>
    <w:p w:rsidR="0017270F" w:rsidRDefault="005E76C4">
      <w:pPr>
        <w:pStyle w:val="u5"/>
        <w:numPr>
          <w:ilvl w:val="4"/>
          <w:numId w:val="10"/>
        </w:numPr>
      </w:pPr>
      <w:proofErr w:type="spellStart"/>
      <w:r>
        <w:lastRenderedPageBreak/>
        <w:t>Quy</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rsidR="00AB3F5C">
        <w:t>thêm</w:t>
      </w:r>
      <w:proofErr w:type="spellEnd"/>
      <w:r w:rsidR="00AB3F5C">
        <w:t xml:space="preserve"> </w:t>
      </w:r>
      <w:proofErr w:type="spellStart"/>
      <w:r w:rsidR="00AB3F5C">
        <w:t>mới</w:t>
      </w:r>
      <w:proofErr w:type="spellEnd"/>
      <w:r w:rsidR="00AB3F5C">
        <w:t xml:space="preserve"> </w:t>
      </w:r>
      <w:proofErr w:type="spellStart"/>
      <w:r w:rsidR="00AB3F5C">
        <w:t>phiếu</w:t>
      </w:r>
      <w:proofErr w:type="spellEnd"/>
      <w:r w:rsidR="00AB3F5C">
        <w:t xml:space="preserve"> </w:t>
      </w:r>
      <w:proofErr w:type="spellStart"/>
      <w:r w:rsidR="00AB3F5C">
        <w:t>thu</w:t>
      </w:r>
      <w:proofErr w:type="spellEnd"/>
      <w:r w:rsidR="00AB3F5C">
        <w:t>, chi</w:t>
      </w:r>
    </w:p>
    <w:p w:rsidR="0017270F" w:rsidRDefault="00151BB6">
      <w:pPr>
        <w:keepNext/>
      </w:pPr>
      <w:r>
        <w:rPr>
          <w:noProof/>
        </w:rPr>
        <w:drawing>
          <wp:inline distT="0" distB="0" distL="0" distR="0" wp14:anchorId="606C09EB" wp14:editId="4C50AB87">
            <wp:extent cx="4467225" cy="5781675"/>
            <wp:effectExtent l="0" t="0" r="9525" b="9525"/>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225" cy="5781675"/>
                    </a:xfrm>
                    <a:prstGeom prst="rect">
                      <a:avLst/>
                    </a:prstGeom>
                  </pic:spPr>
                </pic:pic>
              </a:graphicData>
            </a:graphic>
          </wp:inline>
        </w:drawing>
      </w:r>
    </w:p>
    <w:p w:rsidR="0017270F" w:rsidRDefault="005E76C4">
      <w:pPr>
        <w:jc w:val="center"/>
        <w:rPr>
          <w:color w:val="000000"/>
          <w:sz w:val="24"/>
          <w:szCs w:val="24"/>
        </w:rPr>
        <w:pPrChange w:id="135" w:author="BUI Mai Anh" w:date="2018-05-28T02:05:00Z">
          <w:pPr>
            <w:pBdr>
              <w:top w:val="nil"/>
              <w:left w:val="nil"/>
              <w:bottom w:val="nil"/>
              <w:right w:val="nil"/>
              <w:between w:val="nil"/>
            </w:pBdr>
          </w:pPr>
        </w:pPrChange>
      </w:pPr>
      <w:bookmarkStart w:id="136" w:name="_23ckvvd" w:colFirst="0" w:colLast="0"/>
      <w:bookmarkEnd w:id="136"/>
      <w:proofErr w:type="spellStart"/>
      <w:r>
        <w:rPr>
          <w:color w:val="000000"/>
          <w:sz w:val="24"/>
          <w:szCs w:val="24"/>
        </w:rPr>
        <w:t>Hình</w:t>
      </w:r>
      <w:proofErr w:type="spellEnd"/>
      <w:r>
        <w:rPr>
          <w:color w:val="000000"/>
          <w:sz w:val="24"/>
          <w:szCs w:val="24"/>
        </w:rPr>
        <w:t xml:space="preserve"> 9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w:t>
      </w:r>
      <w:proofErr w:type="spellStart"/>
      <w:r>
        <w:rPr>
          <w:color w:val="000000"/>
          <w:sz w:val="24"/>
          <w:szCs w:val="24"/>
        </w:rPr>
        <w:t>quy</w:t>
      </w:r>
      <w:proofErr w:type="spellEnd"/>
      <w:r>
        <w:rPr>
          <w:color w:val="000000"/>
          <w:sz w:val="24"/>
          <w:szCs w:val="24"/>
        </w:rPr>
        <w:t xml:space="preserve"> </w:t>
      </w:r>
      <w:proofErr w:type="spellStart"/>
      <w:r>
        <w:rPr>
          <w:color w:val="000000"/>
          <w:sz w:val="24"/>
          <w:szCs w:val="24"/>
        </w:rPr>
        <w:t>trình</w:t>
      </w:r>
      <w:proofErr w:type="spellEnd"/>
      <w:r>
        <w:rPr>
          <w:color w:val="000000"/>
          <w:sz w:val="24"/>
          <w:szCs w:val="24"/>
        </w:rPr>
        <w:t xml:space="preserve"> </w:t>
      </w:r>
      <w:proofErr w:type="spellStart"/>
      <w:r>
        <w:rPr>
          <w:color w:val="000000"/>
          <w:sz w:val="24"/>
          <w:szCs w:val="24"/>
        </w:rPr>
        <w:t>nghiệp</w:t>
      </w:r>
      <w:proofErr w:type="spellEnd"/>
      <w:r>
        <w:rPr>
          <w:color w:val="000000"/>
          <w:sz w:val="24"/>
          <w:szCs w:val="24"/>
        </w:rPr>
        <w:t xml:space="preserve"> </w:t>
      </w:r>
      <w:proofErr w:type="spellStart"/>
      <w:r>
        <w:rPr>
          <w:color w:val="000000"/>
          <w:sz w:val="24"/>
          <w:szCs w:val="24"/>
        </w:rPr>
        <w:t>vụ</w:t>
      </w:r>
      <w:proofErr w:type="spellEnd"/>
      <w:r>
        <w:rPr>
          <w:color w:val="000000"/>
          <w:sz w:val="24"/>
          <w:szCs w:val="24"/>
        </w:rPr>
        <w:t xml:space="preserve"> </w:t>
      </w:r>
      <w:proofErr w:type="spellStart"/>
      <w:r w:rsidR="00151BB6">
        <w:rPr>
          <w:color w:val="000000"/>
          <w:sz w:val="24"/>
          <w:szCs w:val="24"/>
        </w:rPr>
        <w:t>thêm</w:t>
      </w:r>
      <w:proofErr w:type="spellEnd"/>
      <w:r w:rsidR="00151BB6">
        <w:rPr>
          <w:color w:val="000000"/>
          <w:sz w:val="24"/>
          <w:szCs w:val="24"/>
        </w:rPr>
        <w:t xml:space="preserve"> </w:t>
      </w:r>
      <w:proofErr w:type="spellStart"/>
      <w:r w:rsidR="00151BB6">
        <w:rPr>
          <w:color w:val="000000"/>
          <w:sz w:val="24"/>
          <w:szCs w:val="24"/>
        </w:rPr>
        <w:t>mới</w:t>
      </w:r>
      <w:proofErr w:type="spellEnd"/>
      <w:r w:rsidR="00151BB6">
        <w:rPr>
          <w:color w:val="000000"/>
          <w:sz w:val="24"/>
          <w:szCs w:val="24"/>
        </w:rPr>
        <w:t xml:space="preserve"> </w:t>
      </w:r>
      <w:proofErr w:type="spellStart"/>
      <w:r w:rsidR="00151BB6">
        <w:rPr>
          <w:color w:val="000000"/>
          <w:sz w:val="24"/>
          <w:szCs w:val="24"/>
        </w:rPr>
        <w:t>phiếu</w:t>
      </w:r>
      <w:proofErr w:type="spellEnd"/>
      <w:r w:rsidR="00151BB6">
        <w:rPr>
          <w:color w:val="000000"/>
          <w:sz w:val="24"/>
          <w:szCs w:val="24"/>
        </w:rPr>
        <w:t xml:space="preserve"> </w:t>
      </w:r>
      <w:proofErr w:type="spellStart"/>
      <w:r w:rsidR="00151BB6">
        <w:rPr>
          <w:color w:val="000000"/>
          <w:sz w:val="24"/>
          <w:szCs w:val="24"/>
        </w:rPr>
        <w:t>thu</w:t>
      </w:r>
      <w:proofErr w:type="spellEnd"/>
      <w:r w:rsidR="00151BB6">
        <w:rPr>
          <w:color w:val="000000"/>
          <w:sz w:val="24"/>
          <w:szCs w:val="24"/>
        </w:rPr>
        <w:t>/chi</w:t>
      </w:r>
    </w:p>
    <w:p w:rsidR="0017270F" w:rsidRDefault="005E76C4">
      <w:proofErr w:type="spellStart"/>
      <w:r>
        <w:t>Mô</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
    <w:p w:rsidR="00151BB6" w:rsidRDefault="005E76C4">
      <w:proofErr w:type="spellStart"/>
      <w:r>
        <w:t>Bước</w:t>
      </w:r>
      <w:proofErr w:type="spellEnd"/>
      <w:r>
        <w:t xml:space="preserve"> 1: </w:t>
      </w:r>
      <w:proofErr w:type="spellStart"/>
      <w:r w:rsidR="00151BB6">
        <w:t>Nhân</w:t>
      </w:r>
      <w:proofErr w:type="spellEnd"/>
      <w:r w:rsidR="00151BB6">
        <w:t xml:space="preserve"> </w:t>
      </w:r>
      <w:proofErr w:type="spellStart"/>
      <w:r w:rsidR="00151BB6">
        <w:t>viên</w:t>
      </w:r>
      <w:proofErr w:type="spellEnd"/>
      <w:r w:rsidR="00151BB6">
        <w:t xml:space="preserve"> </w:t>
      </w:r>
      <w:proofErr w:type="spellStart"/>
      <w:r w:rsidR="00151BB6">
        <w:t>lập</w:t>
      </w:r>
      <w:proofErr w:type="spellEnd"/>
      <w:r w:rsidR="00151BB6">
        <w:t xml:space="preserve"> </w:t>
      </w:r>
      <w:proofErr w:type="spellStart"/>
      <w:r w:rsidR="00151BB6">
        <w:t>phiếu</w:t>
      </w:r>
      <w:proofErr w:type="spellEnd"/>
      <w:r w:rsidR="00151BB6">
        <w:t xml:space="preserve"> </w:t>
      </w:r>
      <w:proofErr w:type="spellStart"/>
      <w:r w:rsidR="00151BB6">
        <w:t>thu</w:t>
      </w:r>
      <w:proofErr w:type="spellEnd"/>
      <w:r w:rsidR="00151BB6">
        <w:t xml:space="preserve">/chi </w:t>
      </w:r>
      <w:proofErr w:type="spellStart"/>
      <w:r w:rsidR="00151BB6">
        <w:t>nhập</w:t>
      </w:r>
      <w:proofErr w:type="spellEnd"/>
      <w:r w:rsidR="00151BB6">
        <w:t xml:space="preserve"> </w:t>
      </w:r>
      <w:proofErr w:type="spellStart"/>
      <w:r w:rsidR="00151BB6">
        <w:t>đầy</w:t>
      </w:r>
      <w:proofErr w:type="spellEnd"/>
      <w:r w:rsidR="00151BB6">
        <w:t xml:space="preserve"> </w:t>
      </w:r>
      <w:proofErr w:type="spellStart"/>
      <w:r w:rsidR="00151BB6">
        <w:t>đủ</w:t>
      </w:r>
      <w:proofErr w:type="spellEnd"/>
      <w:r w:rsidR="00151BB6">
        <w:t xml:space="preserve"> </w:t>
      </w:r>
      <w:proofErr w:type="spellStart"/>
      <w:r w:rsidR="00151BB6">
        <w:t>nội</w:t>
      </w:r>
      <w:proofErr w:type="spellEnd"/>
      <w:r w:rsidR="00151BB6">
        <w:t xml:space="preserve"> dung </w:t>
      </w:r>
      <w:proofErr w:type="spellStart"/>
      <w:r w:rsidR="00151BB6">
        <w:t>các</w:t>
      </w:r>
      <w:proofErr w:type="spellEnd"/>
      <w:r w:rsidR="00151BB6">
        <w:t xml:space="preserve"> </w:t>
      </w:r>
      <w:proofErr w:type="spellStart"/>
      <w:r w:rsidR="00151BB6">
        <w:t>trường</w:t>
      </w:r>
      <w:proofErr w:type="spellEnd"/>
      <w:r w:rsidR="00151BB6">
        <w:t xml:space="preserve"> </w:t>
      </w:r>
      <w:proofErr w:type="spellStart"/>
      <w:r w:rsidR="00151BB6">
        <w:t>thông</w:t>
      </w:r>
      <w:proofErr w:type="spellEnd"/>
      <w:r w:rsidR="00151BB6">
        <w:t xml:space="preserve"> tin</w:t>
      </w:r>
    </w:p>
    <w:p w:rsidR="00151BB6" w:rsidRDefault="00151BB6" w:rsidP="00151BB6">
      <w:proofErr w:type="spellStart"/>
      <w:r>
        <w:t>Bước</w:t>
      </w:r>
      <w:proofErr w:type="spellEnd"/>
      <w:r>
        <w:t xml:space="preserve"> 2: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đẩy</w:t>
      </w:r>
      <w:proofErr w:type="spellEnd"/>
      <w:r>
        <w:t xml:space="preserve"> </w:t>
      </w:r>
      <w:proofErr w:type="spellStart"/>
      <w:r>
        <w:t>về</w:t>
      </w:r>
      <w:proofErr w:type="spellEnd"/>
      <w:r>
        <w:t xml:space="preserve"> </w:t>
      </w:r>
      <w:proofErr w:type="spellStart"/>
      <w:r>
        <w:t>phía</w:t>
      </w:r>
      <w:proofErr w:type="spellEnd"/>
      <w:r>
        <w:t xml:space="preserve"> Server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 </w:t>
      </w:r>
      <w:proofErr w:type="spellStart"/>
      <w:r>
        <w:t>phiếu</w:t>
      </w:r>
      <w:proofErr w:type="spellEnd"/>
      <w:r>
        <w:t xml:space="preserve"> </w:t>
      </w:r>
      <w:proofErr w:type="spellStart"/>
      <w:r>
        <w:t>có</w:t>
      </w:r>
      <w:proofErr w:type="spellEnd"/>
      <w:r>
        <w:t xml:space="preserve"> </w:t>
      </w:r>
      <w:proofErr w:type="spellStart"/>
      <w:r>
        <w:t>hợp</w:t>
      </w:r>
      <w:proofErr w:type="spellEnd"/>
      <w:r>
        <w:t xml:space="preserve"> </w:t>
      </w:r>
      <w:proofErr w:type="spellStart"/>
      <w:r>
        <w:t>lệ</w:t>
      </w:r>
      <w:proofErr w:type="spellEnd"/>
    </w:p>
    <w:p w:rsidR="00151BB6" w:rsidRDefault="00151BB6" w:rsidP="00151BB6">
      <w:proofErr w:type="spellStart"/>
      <w:r>
        <w:t>Bước</w:t>
      </w:r>
      <w:proofErr w:type="spellEnd"/>
      <w:r>
        <w:t xml:space="preserve"> 3: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w:t>
      </w:r>
      <w:proofErr w:type="spellStart"/>
      <w:r>
        <w:t>phía</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hợp</w:t>
      </w:r>
      <w:proofErr w:type="spellEnd"/>
      <w:r>
        <w:t xml:space="preserve"> </w:t>
      </w:r>
      <w:proofErr w:type="spellStart"/>
      <w:r>
        <w:t>lệ</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lại</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rsidR="0017270F" w:rsidRDefault="0017270F">
      <w:pPr>
        <w:rPr>
          <w:ins w:id="137" w:author="BUI Mai Anh" w:date="2018-05-28T02:05:00Z"/>
        </w:rPr>
      </w:pPr>
    </w:p>
    <w:p w:rsidR="0017270F" w:rsidRDefault="0017270F"/>
    <w:p w:rsidR="00B95D51" w:rsidRDefault="00B95D51" w:rsidP="00B95D51">
      <w:pPr>
        <w:pStyle w:val="u5"/>
        <w:numPr>
          <w:ilvl w:val="4"/>
          <w:numId w:val="10"/>
        </w:numPr>
      </w:pPr>
      <w:proofErr w:type="spellStart"/>
      <w:r>
        <w:t>Quy</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bán</w:t>
      </w:r>
      <w:proofErr w:type="spellEnd"/>
      <w:r>
        <w:t xml:space="preserve"> </w:t>
      </w:r>
      <w:proofErr w:type="spellStart"/>
      <w:r>
        <w:t>hàng</w:t>
      </w:r>
      <w:proofErr w:type="spellEnd"/>
    </w:p>
    <w:p w:rsidR="00B95D51" w:rsidRDefault="00B95D51" w:rsidP="00B95D51">
      <w:r>
        <w:rPr>
          <w:noProof/>
        </w:rPr>
        <w:drawing>
          <wp:inline distT="0" distB="0" distL="0" distR="0" wp14:anchorId="118E731B" wp14:editId="20E29F61">
            <wp:extent cx="4495800" cy="5924550"/>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5800" cy="5924550"/>
                    </a:xfrm>
                    <a:prstGeom prst="rect">
                      <a:avLst/>
                    </a:prstGeom>
                  </pic:spPr>
                </pic:pic>
              </a:graphicData>
            </a:graphic>
          </wp:inline>
        </w:drawing>
      </w:r>
    </w:p>
    <w:p w:rsidR="00B95D51" w:rsidRDefault="00B95D51">
      <w:pPr>
        <w:jc w:val="center"/>
        <w:rPr>
          <w:color w:val="000000"/>
          <w:sz w:val="24"/>
          <w:szCs w:val="24"/>
        </w:rPr>
        <w:pPrChange w:id="138" w:author="BUI Mai Anh" w:date="2018-05-28T02:05:00Z">
          <w:pPr>
            <w:pBdr>
              <w:top w:val="nil"/>
              <w:left w:val="nil"/>
              <w:bottom w:val="nil"/>
              <w:right w:val="nil"/>
              <w:between w:val="nil"/>
            </w:pBdr>
          </w:pPr>
        </w:pPrChange>
      </w:pPr>
      <w:proofErr w:type="spellStart"/>
      <w:r>
        <w:rPr>
          <w:color w:val="000000"/>
          <w:sz w:val="24"/>
          <w:szCs w:val="24"/>
        </w:rPr>
        <w:t>Hình</w:t>
      </w:r>
      <w:proofErr w:type="spellEnd"/>
      <w:r>
        <w:rPr>
          <w:color w:val="000000"/>
          <w:sz w:val="24"/>
          <w:szCs w:val="24"/>
        </w:rPr>
        <w:t xml:space="preserve"> 10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w:t>
      </w:r>
      <w:proofErr w:type="spellStart"/>
      <w:r>
        <w:rPr>
          <w:color w:val="000000"/>
          <w:sz w:val="24"/>
          <w:szCs w:val="24"/>
        </w:rPr>
        <w:t>quy</w:t>
      </w:r>
      <w:proofErr w:type="spellEnd"/>
      <w:r>
        <w:rPr>
          <w:color w:val="000000"/>
          <w:sz w:val="24"/>
          <w:szCs w:val="24"/>
        </w:rPr>
        <w:t xml:space="preserve"> </w:t>
      </w:r>
      <w:proofErr w:type="spellStart"/>
      <w:r>
        <w:rPr>
          <w:color w:val="000000"/>
          <w:sz w:val="24"/>
          <w:szCs w:val="24"/>
        </w:rPr>
        <w:t>trình</w:t>
      </w:r>
      <w:proofErr w:type="spellEnd"/>
      <w:r>
        <w:rPr>
          <w:color w:val="000000"/>
          <w:sz w:val="24"/>
          <w:szCs w:val="24"/>
        </w:rPr>
        <w:t xml:space="preserve"> </w:t>
      </w:r>
      <w:proofErr w:type="spellStart"/>
      <w:r>
        <w:rPr>
          <w:color w:val="000000"/>
          <w:sz w:val="24"/>
          <w:szCs w:val="24"/>
        </w:rPr>
        <w:t>nghiệp</w:t>
      </w:r>
      <w:proofErr w:type="spellEnd"/>
      <w:r>
        <w:rPr>
          <w:color w:val="000000"/>
          <w:sz w:val="24"/>
          <w:szCs w:val="24"/>
        </w:rPr>
        <w:t xml:space="preserve"> </w:t>
      </w:r>
      <w:proofErr w:type="spellStart"/>
      <w:r>
        <w:rPr>
          <w:color w:val="000000"/>
          <w:sz w:val="24"/>
          <w:szCs w:val="24"/>
        </w:rPr>
        <w:t>vụ</w:t>
      </w:r>
      <w:proofErr w:type="spellEnd"/>
      <w:r>
        <w:rPr>
          <w:color w:val="000000"/>
          <w:sz w:val="24"/>
          <w:szCs w:val="24"/>
        </w:rPr>
        <w:t xml:space="preserve"> </w:t>
      </w:r>
      <w:proofErr w:type="spellStart"/>
      <w:r>
        <w:rPr>
          <w:color w:val="000000"/>
          <w:sz w:val="24"/>
          <w:szCs w:val="24"/>
        </w:rPr>
        <w:t>bán</w:t>
      </w:r>
      <w:proofErr w:type="spellEnd"/>
      <w:r>
        <w:rPr>
          <w:color w:val="000000"/>
          <w:sz w:val="24"/>
          <w:szCs w:val="24"/>
        </w:rPr>
        <w:t xml:space="preserve"> </w:t>
      </w:r>
      <w:proofErr w:type="spellStart"/>
      <w:r>
        <w:rPr>
          <w:color w:val="000000"/>
          <w:sz w:val="24"/>
          <w:szCs w:val="24"/>
        </w:rPr>
        <w:t>hàng</w:t>
      </w:r>
      <w:proofErr w:type="spellEnd"/>
    </w:p>
    <w:p w:rsidR="00B95D51" w:rsidRDefault="00B95D51" w:rsidP="00B95D51">
      <w:proofErr w:type="spellStart"/>
      <w:r>
        <w:t>Mô</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
    <w:p w:rsidR="00B95D51" w:rsidRDefault="00B95D51" w:rsidP="00B95D51">
      <w:proofErr w:type="spellStart"/>
      <w:r>
        <w:t>Bước</w:t>
      </w:r>
      <w:proofErr w:type="spellEnd"/>
      <w:r>
        <w:t xml:space="preserve"> 1: </w:t>
      </w:r>
      <w:proofErr w:type="spellStart"/>
      <w:r>
        <w:t>Nhân</w:t>
      </w:r>
      <w:proofErr w:type="spellEnd"/>
      <w:r>
        <w:t xml:space="preserve"> </w:t>
      </w:r>
      <w:proofErr w:type="spellStart"/>
      <w:r>
        <w:t>viên</w:t>
      </w:r>
      <w:proofErr w:type="spellEnd"/>
      <w:r>
        <w:t xml:space="preserve"> </w:t>
      </w:r>
      <w:proofErr w:type="spellStart"/>
      <w:r>
        <w:t>lập</w:t>
      </w:r>
      <w:proofErr w:type="spellEnd"/>
      <w:r>
        <w:t xml:space="preserve"> </w:t>
      </w:r>
      <w:proofErr w:type="spellStart"/>
      <w:r>
        <w:t>hóa</w:t>
      </w:r>
      <w:proofErr w:type="spellEnd"/>
      <w:r>
        <w:t xml:space="preserve"> </w:t>
      </w:r>
      <w:proofErr w:type="spellStart"/>
      <w:r>
        <w:t>đơn</w:t>
      </w:r>
      <w:proofErr w:type="spellEnd"/>
      <w:r>
        <w:t xml:space="preserve">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nội</w:t>
      </w:r>
      <w:proofErr w:type="spellEnd"/>
      <w:r>
        <w:t xml:space="preserve"> dung </w:t>
      </w:r>
      <w:proofErr w:type="spellStart"/>
      <w:r>
        <w:t>các</w:t>
      </w:r>
      <w:proofErr w:type="spellEnd"/>
      <w:r>
        <w:t xml:space="preserve"> </w:t>
      </w:r>
      <w:proofErr w:type="spellStart"/>
      <w:r>
        <w:t>trường</w:t>
      </w:r>
      <w:proofErr w:type="spellEnd"/>
      <w:r>
        <w:t xml:space="preserve"> </w:t>
      </w:r>
      <w:proofErr w:type="spellStart"/>
      <w:r>
        <w:t>thông</w:t>
      </w:r>
      <w:proofErr w:type="spellEnd"/>
      <w:r>
        <w:t xml:space="preserve"> tin</w:t>
      </w:r>
    </w:p>
    <w:p w:rsidR="00B95D51" w:rsidRDefault="00B95D51" w:rsidP="00B95D51">
      <w:proofErr w:type="spellStart"/>
      <w:r>
        <w:t>Bước</w:t>
      </w:r>
      <w:proofErr w:type="spellEnd"/>
      <w:r>
        <w:t xml:space="preserve"> 2: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đẩy</w:t>
      </w:r>
      <w:proofErr w:type="spellEnd"/>
      <w:r>
        <w:t xml:space="preserve"> </w:t>
      </w:r>
      <w:proofErr w:type="spellStart"/>
      <w:r>
        <w:t>về</w:t>
      </w:r>
      <w:proofErr w:type="spellEnd"/>
      <w:r>
        <w:t xml:space="preserve"> </w:t>
      </w:r>
      <w:proofErr w:type="spellStart"/>
      <w:r>
        <w:t>phía</w:t>
      </w:r>
      <w:proofErr w:type="spellEnd"/>
      <w:r>
        <w:t xml:space="preserve"> Server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 </w:t>
      </w:r>
      <w:proofErr w:type="spellStart"/>
      <w:r>
        <w:t>hóa</w:t>
      </w:r>
      <w:proofErr w:type="spellEnd"/>
      <w:r>
        <w:t xml:space="preserve"> </w:t>
      </w:r>
      <w:proofErr w:type="spellStart"/>
      <w:r>
        <w:t>đơn</w:t>
      </w:r>
      <w:proofErr w:type="spellEnd"/>
      <w:r>
        <w:t xml:space="preserve"> </w:t>
      </w:r>
      <w:proofErr w:type="spellStart"/>
      <w:r>
        <w:t>có</w:t>
      </w:r>
      <w:proofErr w:type="spellEnd"/>
      <w:r>
        <w:t xml:space="preserve"> </w:t>
      </w:r>
      <w:proofErr w:type="spellStart"/>
      <w:r>
        <w:t>hợp</w:t>
      </w:r>
      <w:proofErr w:type="spellEnd"/>
      <w:r>
        <w:t xml:space="preserve"> </w:t>
      </w:r>
      <w:proofErr w:type="spellStart"/>
      <w:r>
        <w:t>lệ</w:t>
      </w:r>
      <w:proofErr w:type="spellEnd"/>
    </w:p>
    <w:p w:rsidR="00B95D51" w:rsidRPr="00B95D51" w:rsidRDefault="00B95D51" w:rsidP="00B95D51">
      <w:proofErr w:type="spellStart"/>
      <w:r>
        <w:t>Bước</w:t>
      </w:r>
      <w:proofErr w:type="spellEnd"/>
      <w:r>
        <w:t xml:space="preserve"> 3: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w:t>
      </w:r>
      <w:proofErr w:type="spellStart"/>
      <w:r>
        <w:t>phía</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hợp</w:t>
      </w:r>
      <w:proofErr w:type="spellEnd"/>
      <w:r>
        <w:t xml:space="preserve"> </w:t>
      </w:r>
      <w:proofErr w:type="spellStart"/>
      <w:r>
        <w:t>lệ</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lại</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rsidR="00B95D51" w:rsidRDefault="00B95D51" w:rsidP="00B95D51">
      <w:pPr>
        <w:pStyle w:val="u5"/>
        <w:numPr>
          <w:ilvl w:val="4"/>
          <w:numId w:val="10"/>
        </w:numPr>
      </w:pPr>
      <w:proofErr w:type="spellStart"/>
      <w:r>
        <w:lastRenderedPageBreak/>
        <w:t>Quy</w:t>
      </w:r>
      <w:proofErr w:type="spellEnd"/>
      <w:r>
        <w:t xml:space="preserve"> </w:t>
      </w:r>
      <w:proofErr w:type="spellStart"/>
      <w:r>
        <w:t>trình</w:t>
      </w:r>
      <w:proofErr w:type="spellEnd"/>
      <w:r>
        <w:t xml:space="preserve"> </w:t>
      </w:r>
      <w:proofErr w:type="spellStart"/>
      <w:r>
        <w:t>xem</w:t>
      </w:r>
      <w:proofErr w:type="spellEnd"/>
      <w:r>
        <w:t xml:space="preserve"> </w:t>
      </w:r>
      <w:proofErr w:type="spellStart"/>
      <w:r>
        <w:t>báo</w:t>
      </w:r>
      <w:proofErr w:type="spellEnd"/>
      <w:r>
        <w:t xml:space="preserve"> </w:t>
      </w:r>
      <w:proofErr w:type="spellStart"/>
      <w:r>
        <w:t>cáo</w:t>
      </w:r>
      <w:proofErr w:type="spellEnd"/>
    </w:p>
    <w:p w:rsidR="00B95D51" w:rsidRDefault="00B95D51" w:rsidP="00B95D51">
      <w:r>
        <w:rPr>
          <w:noProof/>
        </w:rPr>
        <w:drawing>
          <wp:inline distT="0" distB="0" distL="0" distR="0" wp14:anchorId="61E88D63" wp14:editId="4F578754">
            <wp:extent cx="2143125" cy="5791200"/>
            <wp:effectExtent l="0" t="0" r="9525" b="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3125" cy="5791200"/>
                    </a:xfrm>
                    <a:prstGeom prst="rect">
                      <a:avLst/>
                    </a:prstGeom>
                  </pic:spPr>
                </pic:pic>
              </a:graphicData>
            </a:graphic>
          </wp:inline>
        </w:drawing>
      </w:r>
    </w:p>
    <w:p w:rsidR="00B95D51" w:rsidRDefault="00B95D51" w:rsidP="00B95D51">
      <w:pPr>
        <w:jc w:val="center"/>
      </w:pPr>
      <w:proofErr w:type="spellStart"/>
      <w:r>
        <w:rPr>
          <w:color w:val="000000"/>
          <w:sz w:val="24"/>
          <w:szCs w:val="24"/>
        </w:rPr>
        <w:t>Hình</w:t>
      </w:r>
      <w:proofErr w:type="spellEnd"/>
      <w:r>
        <w:rPr>
          <w:color w:val="000000"/>
          <w:sz w:val="24"/>
          <w:szCs w:val="24"/>
        </w:rPr>
        <w:t xml:space="preserve"> 11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w:t>
      </w:r>
      <w:proofErr w:type="spellStart"/>
      <w:r>
        <w:rPr>
          <w:color w:val="000000"/>
          <w:sz w:val="24"/>
          <w:szCs w:val="24"/>
        </w:rPr>
        <w:t>quy</w:t>
      </w:r>
      <w:proofErr w:type="spellEnd"/>
      <w:r>
        <w:rPr>
          <w:color w:val="000000"/>
          <w:sz w:val="24"/>
          <w:szCs w:val="24"/>
        </w:rPr>
        <w:t xml:space="preserve"> </w:t>
      </w:r>
      <w:proofErr w:type="spellStart"/>
      <w:r>
        <w:rPr>
          <w:color w:val="000000"/>
          <w:sz w:val="24"/>
          <w:szCs w:val="24"/>
        </w:rPr>
        <w:t>trình</w:t>
      </w:r>
      <w:proofErr w:type="spellEnd"/>
      <w:r>
        <w:rPr>
          <w:color w:val="000000"/>
          <w:sz w:val="24"/>
          <w:szCs w:val="24"/>
        </w:rPr>
        <w:t xml:space="preserve"> </w:t>
      </w:r>
      <w:proofErr w:type="spellStart"/>
      <w:r>
        <w:rPr>
          <w:color w:val="000000"/>
          <w:sz w:val="24"/>
          <w:szCs w:val="24"/>
        </w:rPr>
        <w:t>xem</w:t>
      </w:r>
      <w:proofErr w:type="spellEnd"/>
      <w:r>
        <w:rPr>
          <w:color w:val="000000"/>
          <w:sz w:val="24"/>
          <w:szCs w:val="24"/>
        </w:rPr>
        <w:t xml:space="preserve"> </w:t>
      </w:r>
      <w:proofErr w:type="spellStart"/>
      <w:r>
        <w:rPr>
          <w:color w:val="000000"/>
          <w:sz w:val="24"/>
          <w:szCs w:val="24"/>
        </w:rPr>
        <w:t>báo</w:t>
      </w:r>
      <w:proofErr w:type="spellEnd"/>
      <w:r>
        <w:rPr>
          <w:color w:val="000000"/>
          <w:sz w:val="24"/>
          <w:szCs w:val="24"/>
        </w:rPr>
        <w:t xml:space="preserve"> </w:t>
      </w:r>
      <w:proofErr w:type="spellStart"/>
      <w:r>
        <w:rPr>
          <w:color w:val="000000"/>
          <w:sz w:val="24"/>
          <w:szCs w:val="24"/>
        </w:rPr>
        <w:t>cáo</w:t>
      </w:r>
      <w:proofErr w:type="spellEnd"/>
    </w:p>
    <w:p w:rsidR="00B95D51" w:rsidRDefault="00B95D51" w:rsidP="00B95D51">
      <w:proofErr w:type="spellStart"/>
      <w:r>
        <w:t>Mô</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
    <w:p w:rsidR="00B95D51" w:rsidRDefault="00B95D51" w:rsidP="00B95D51">
      <w:proofErr w:type="spellStart"/>
      <w:r>
        <w:t>Bước</w:t>
      </w:r>
      <w:proofErr w:type="spellEnd"/>
      <w:r>
        <w:t xml:space="preserve"> 1: </w:t>
      </w:r>
      <w:proofErr w:type="spellStart"/>
      <w:r>
        <w:t>Nhân</w:t>
      </w:r>
      <w:proofErr w:type="spellEnd"/>
      <w:r>
        <w:t xml:space="preserve"> </w:t>
      </w:r>
      <w:proofErr w:type="spellStart"/>
      <w:r>
        <w:t>viên</w:t>
      </w:r>
      <w:proofErr w:type="spellEnd"/>
      <w:r>
        <w:t xml:space="preserve"> </w:t>
      </w:r>
      <w:proofErr w:type="spellStart"/>
      <w:r>
        <w:t>lập</w:t>
      </w:r>
      <w:proofErr w:type="spellEnd"/>
      <w:r>
        <w:t xml:space="preserve"> </w:t>
      </w:r>
      <w:proofErr w:type="spellStart"/>
      <w:r>
        <w:t>hóa</w:t>
      </w:r>
      <w:proofErr w:type="spellEnd"/>
      <w:r>
        <w:t xml:space="preserve"> </w:t>
      </w:r>
      <w:proofErr w:type="spellStart"/>
      <w:r>
        <w:t>đơn</w:t>
      </w:r>
      <w:proofErr w:type="spellEnd"/>
      <w:r>
        <w:t xml:space="preserve">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nội</w:t>
      </w:r>
      <w:proofErr w:type="spellEnd"/>
      <w:r>
        <w:t xml:space="preserve"> dung </w:t>
      </w:r>
      <w:proofErr w:type="spellStart"/>
      <w:r>
        <w:t>các</w:t>
      </w:r>
      <w:proofErr w:type="spellEnd"/>
      <w:r>
        <w:t xml:space="preserve"> </w:t>
      </w:r>
      <w:proofErr w:type="spellStart"/>
      <w:r>
        <w:t>trường</w:t>
      </w:r>
      <w:proofErr w:type="spellEnd"/>
      <w:r>
        <w:t xml:space="preserve"> </w:t>
      </w:r>
      <w:proofErr w:type="spellStart"/>
      <w:r>
        <w:t>thông</w:t>
      </w:r>
      <w:proofErr w:type="spellEnd"/>
      <w:r>
        <w:t xml:space="preserve"> tin</w:t>
      </w:r>
    </w:p>
    <w:p w:rsidR="00B95D51" w:rsidRDefault="00B95D51" w:rsidP="00B95D51">
      <w:proofErr w:type="spellStart"/>
      <w:r>
        <w:t>Bước</w:t>
      </w:r>
      <w:proofErr w:type="spellEnd"/>
      <w:r>
        <w:t xml:space="preserve"> 2: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đẩy</w:t>
      </w:r>
      <w:proofErr w:type="spellEnd"/>
      <w:r>
        <w:t xml:space="preserve"> </w:t>
      </w:r>
      <w:proofErr w:type="spellStart"/>
      <w:r>
        <w:t>về</w:t>
      </w:r>
      <w:proofErr w:type="spellEnd"/>
      <w:r>
        <w:t xml:space="preserve"> </w:t>
      </w:r>
      <w:proofErr w:type="spellStart"/>
      <w:r>
        <w:t>phía</w:t>
      </w:r>
      <w:proofErr w:type="spellEnd"/>
      <w:r>
        <w:t xml:space="preserve"> Server </w:t>
      </w:r>
      <w:proofErr w:type="spellStart"/>
      <w:r>
        <w:t>để</w:t>
      </w:r>
      <w:proofErr w:type="spellEnd"/>
      <w:r>
        <w:t xml:space="preserve"> </w:t>
      </w:r>
      <w:proofErr w:type="spellStart"/>
      <w:r>
        <w:t>kiểm</w:t>
      </w:r>
      <w:proofErr w:type="spellEnd"/>
      <w:r>
        <w:t xml:space="preserve"> </w:t>
      </w:r>
      <w:r w:rsidR="00CB6210">
        <w:t xml:space="preserve"> </w:t>
      </w:r>
      <w:r>
        <w:t xml:space="preserve"> </w:t>
      </w:r>
      <w:proofErr w:type="spellStart"/>
      <w:r>
        <w:t>thông</w:t>
      </w:r>
      <w:proofErr w:type="spellEnd"/>
      <w:r>
        <w:t xml:space="preserve"> tin </w:t>
      </w:r>
      <w:proofErr w:type="spellStart"/>
      <w:r>
        <w:t>hóa</w:t>
      </w:r>
      <w:proofErr w:type="spellEnd"/>
      <w:r>
        <w:t xml:space="preserve"> </w:t>
      </w:r>
      <w:proofErr w:type="spellStart"/>
      <w:r>
        <w:t>đơn</w:t>
      </w:r>
      <w:proofErr w:type="spellEnd"/>
      <w:r>
        <w:t xml:space="preserve"> </w:t>
      </w:r>
      <w:proofErr w:type="spellStart"/>
      <w:r>
        <w:t>có</w:t>
      </w:r>
      <w:proofErr w:type="spellEnd"/>
      <w:r>
        <w:t xml:space="preserve"> </w:t>
      </w:r>
      <w:proofErr w:type="spellStart"/>
      <w:r>
        <w:t>hợp</w:t>
      </w:r>
      <w:proofErr w:type="spellEnd"/>
      <w:r>
        <w:t xml:space="preserve"> </w:t>
      </w:r>
      <w:proofErr w:type="spellStart"/>
      <w:r>
        <w:t>lệ</w:t>
      </w:r>
      <w:proofErr w:type="spellEnd"/>
    </w:p>
    <w:p w:rsidR="00B95D51" w:rsidRPr="00B95D51" w:rsidRDefault="00B95D51" w:rsidP="00B95D51">
      <w:proofErr w:type="spellStart"/>
      <w:r>
        <w:t>Bước</w:t>
      </w:r>
      <w:proofErr w:type="spellEnd"/>
      <w:r>
        <w:t xml:space="preserve"> 3: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w:t>
      </w:r>
      <w:proofErr w:type="spellStart"/>
      <w:r>
        <w:t>phía</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hợp</w:t>
      </w:r>
      <w:proofErr w:type="spellEnd"/>
      <w:r>
        <w:t xml:space="preserve"> </w:t>
      </w:r>
      <w:proofErr w:type="spellStart"/>
      <w:r>
        <w:t>lệ</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lại</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rsidR="00B95D51" w:rsidRPr="00B95D51" w:rsidRDefault="00B95D51" w:rsidP="00B95D51"/>
    <w:p w:rsidR="00B95D51" w:rsidRDefault="005E76C4" w:rsidP="00B95D51">
      <w:pPr>
        <w:pStyle w:val="u5"/>
        <w:numPr>
          <w:ilvl w:val="4"/>
          <w:numId w:val="10"/>
        </w:numPr>
      </w:pPr>
      <w:proofErr w:type="spellStart"/>
      <w:r>
        <w:lastRenderedPageBreak/>
        <w:t>Quy</w:t>
      </w:r>
      <w:proofErr w:type="spellEnd"/>
      <w:r>
        <w:t xml:space="preserve"> </w:t>
      </w:r>
      <w:proofErr w:type="spellStart"/>
      <w:r>
        <w:t>trình</w:t>
      </w:r>
      <w:proofErr w:type="spellEnd"/>
      <w:r>
        <w:t xml:space="preserve"> </w:t>
      </w:r>
      <w:proofErr w:type="spellStart"/>
      <w:r w:rsidR="00B95D51">
        <w:t>chấm</w:t>
      </w:r>
      <w:proofErr w:type="spellEnd"/>
      <w:r w:rsidR="00B95D51">
        <w:t xml:space="preserve"> </w:t>
      </w:r>
      <w:proofErr w:type="spellStart"/>
      <w:r w:rsidR="00B95D51">
        <w:t>công</w:t>
      </w:r>
      <w:proofErr w:type="spellEnd"/>
      <w:r w:rsidR="00B95D51">
        <w:t xml:space="preserve">, </w:t>
      </w:r>
      <w:proofErr w:type="spellStart"/>
      <w:r w:rsidR="00B95D51">
        <w:t>tra</w:t>
      </w:r>
      <w:proofErr w:type="spellEnd"/>
      <w:r w:rsidR="00B95D51">
        <w:t xml:space="preserve"> </w:t>
      </w:r>
      <w:proofErr w:type="spellStart"/>
      <w:r w:rsidR="00B95D51">
        <w:t>cứu</w:t>
      </w:r>
      <w:proofErr w:type="spellEnd"/>
      <w:r w:rsidR="00B95D51">
        <w:t xml:space="preserve"> </w:t>
      </w:r>
      <w:proofErr w:type="spellStart"/>
      <w:r w:rsidR="00B95D51">
        <w:t>lương</w:t>
      </w:r>
      <w:proofErr w:type="spellEnd"/>
    </w:p>
    <w:p w:rsidR="00B95D51" w:rsidRDefault="00B95D51" w:rsidP="00B95D51">
      <w:r>
        <w:rPr>
          <w:noProof/>
        </w:rPr>
        <w:drawing>
          <wp:inline distT="0" distB="0" distL="0" distR="0" wp14:anchorId="3D00E7BE" wp14:editId="68936B4C">
            <wp:extent cx="2581275" cy="5905500"/>
            <wp:effectExtent l="0" t="0" r="9525"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5905500"/>
                    </a:xfrm>
                    <a:prstGeom prst="rect">
                      <a:avLst/>
                    </a:prstGeom>
                  </pic:spPr>
                </pic:pic>
              </a:graphicData>
            </a:graphic>
          </wp:inline>
        </w:drawing>
      </w:r>
    </w:p>
    <w:p w:rsidR="00B95D51" w:rsidRDefault="00B95D51" w:rsidP="00B95D51">
      <w:pPr>
        <w:jc w:val="center"/>
      </w:pPr>
      <w:proofErr w:type="spellStart"/>
      <w:r>
        <w:rPr>
          <w:color w:val="000000"/>
          <w:sz w:val="24"/>
          <w:szCs w:val="24"/>
        </w:rPr>
        <w:t>Hình</w:t>
      </w:r>
      <w:proofErr w:type="spellEnd"/>
      <w:r>
        <w:rPr>
          <w:color w:val="000000"/>
          <w:sz w:val="24"/>
          <w:szCs w:val="24"/>
        </w:rPr>
        <w:t xml:space="preserve"> 12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w:t>
      </w:r>
      <w:proofErr w:type="spellStart"/>
      <w:r>
        <w:rPr>
          <w:color w:val="000000"/>
          <w:sz w:val="24"/>
          <w:szCs w:val="24"/>
        </w:rPr>
        <w:t>quy</w:t>
      </w:r>
      <w:proofErr w:type="spellEnd"/>
      <w:r>
        <w:rPr>
          <w:color w:val="000000"/>
          <w:sz w:val="24"/>
          <w:szCs w:val="24"/>
        </w:rPr>
        <w:t xml:space="preserve"> </w:t>
      </w:r>
      <w:proofErr w:type="spellStart"/>
      <w:r>
        <w:rPr>
          <w:color w:val="000000"/>
          <w:sz w:val="24"/>
          <w:szCs w:val="24"/>
        </w:rPr>
        <w:t>trình</w:t>
      </w:r>
      <w:proofErr w:type="spellEnd"/>
      <w:r>
        <w:rPr>
          <w:color w:val="000000"/>
          <w:sz w:val="24"/>
          <w:szCs w:val="24"/>
        </w:rPr>
        <w:t xml:space="preserve"> </w:t>
      </w:r>
      <w:proofErr w:type="spellStart"/>
      <w:r>
        <w:rPr>
          <w:color w:val="000000"/>
          <w:sz w:val="24"/>
          <w:szCs w:val="24"/>
        </w:rPr>
        <w:t>chấm</w:t>
      </w:r>
      <w:proofErr w:type="spellEnd"/>
      <w:r>
        <w:rPr>
          <w:color w:val="000000"/>
          <w:sz w:val="24"/>
          <w:szCs w:val="24"/>
        </w:rPr>
        <w:t xml:space="preserve"> </w:t>
      </w:r>
      <w:proofErr w:type="spellStart"/>
      <w:r>
        <w:rPr>
          <w:color w:val="000000"/>
          <w:sz w:val="24"/>
          <w:szCs w:val="24"/>
        </w:rPr>
        <w:t>công</w:t>
      </w:r>
      <w:proofErr w:type="spellEnd"/>
      <w:r>
        <w:rPr>
          <w:color w:val="000000"/>
          <w:sz w:val="24"/>
          <w:szCs w:val="24"/>
        </w:rPr>
        <w:t xml:space="preserve">, </w:t>
      </w:r>
      <w:proofErr w:type="spellStart"/>
      <w:r>
        <w:rPr>
          <w:color w:val="000000"/>
          <w:sz w:val="24"/>
          <w:szCs w:val="24"/>
        </w:rPr>
        <w:t>tra</w:t>
      </w:r>
      <w:proofErr w:type="spellEnd"/>
      <w:r>
        <w:rPr>
          <w:color w:val="000000"/>
          <w:sz w:val="24"/>
          <w:szCs w:val="24"/>
        </w:rPr>
        <w:t xml:space="preserve"> </w:t>
      </w:r>
      <w:proofErr w:type="spellStart"/>
      <w:r>
        <w:rPr>
          <w:color w:val="000000"/>
          <w:sz w:val="24"/>
          <w:szCs w:val="24"/>
        </w:rPr>
        <w:t>cứu</w:t>
      </w:r>
      <w:proofErr w:type="spellEnd"/>
      <w:r>
        <w:rPr>
          <w:color w:val="000000"/>
          <w:sz w:val="24"/>
          <w:szCs w:val="24"/>
        </w:rPr>
        <w:t xml:space="preserve"> </w:t>
      </w:r>
      <w:proofErr w:type="spellStart"/>
      <w:r>
        <w:rPr>
          <w:color w:val="000000"/>
          <w:sz w:val="24"/>
          <w:szCs w:val="24"/>
        </w:rPr>
        <w:t>lương</w:t>
      </w:r>
      <w:proofErr w:type="spellEnd"/>
    </w:p>
    <w:p w:rsidR="00B95D51" w:rsidRDefault="00B95D51" w:rsidP="00B95D51">
      <w:proofErr w:type="spellStart"/>
      <w:r>
        <w:t>Mô</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
    <w:p w:rsidR="00B95D51" w:rsidRDefault="00B95D51" w:rsidP="00B95D51">
      <w:proofErr w:type="spellStart"/>
      <w:r>
        <w:t>Bước</w:t>
      </w:r>
      <w:proofErr w:type="spellEnd"/>
      <w:r>
        <w:t xml:space="preserve"> 1: </w:t>
      </w:r>
      <w:proofErr w:type="spellStart"/>
      <w:r>
        <w:t>Nhân</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đăng</w:t>
      </w:r>
      <w:proofErr w:type="spellEnd"/>
      <w:r>
        <w:t xml:space="preserve"> </w:t>
      </w:r>
      <w:proofErr w:type="spellStart"/>
      <w:r>
        <w:t>xuất</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w:t>
      </w:r>
    </w:p>
    <w:p w:rsidR="00B95D51" w:rsidRDefault="00B95D51" w:rsidP="00B95D51">
      <w:proofErr w:type="spellStart"/>
      <w:r>
        <w:t>Bước</w:t>
      </w:r>
      <w:proofErr w:type="spellEnd"/>
      <w:r>
        <w:t xml:space="preserve"> 2: </w:t>
      </w:r>
      <w:proofErr w:type="spellStart"/>
      <w:r>
        <w:t>Dữ</w:t>
      </w:r>
      <w:proofErr w:type="spellEnd"/>
      <w:r>
        <w:t xml:space="preserve"> </w:t>
      </w:r>
      <w:proofErr w:type="spellStart"/>
      <w:r>
        <w:t>liệu</w:t>
      </w:r>
      <w:proofErr w:type="spellEnd"/>
      <w:r>
        <w:t xml:space="preserve"> </w:t>
      </w:r>
      <w:proofErr w:type="spellStart"/>
      <w:r>
        <w:t>lần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và</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rsidR="0000405C">
        <w:t>được</w:t>
      </w:r>
      <w:proofErr w:type="spellEnd"/>
      <w:r w:rsidR="0000405C">
        <w:t xml:space="preserve"> </w:t>
      </w:r>
      <w:proofErr w:type="spellStart"/>
      <w:r w:rsidR="0000405C">
        <w:t>lưu</w:t>
      </w:r>
      <w:proofErr w:type="spellEnd"/>
      <w:r w:rsidR="0000405C">
        <w:t xml:space="preserve"> </w:t>
      </w:r>
      <w:proofErr w:type="spellStart"/>
      <w:r w:rsidR="0000405C">
        <w:t>lại</w:t>
      </w:r>
      <w:proofErr w:type="spellEnd"/>
      <w:r w:rsidR="0000405C">
        <w:t xml:space="preserve"> </w:t>
      </w:r>
      <w:proofErr w:type="spellStart"/>
      <w:r w:rsidR="0000405C">
        <w:t>trong</w:t>
      </w:r>
      <w:proofErr w:type="spellEnd"/>
      <w:r w:rsidR="0000405C">
        <w:t xml:space="preserve"> </w:t>
      </w:r>
      <w:proofErr w:type="spellStart"/>
      <w:r w:rsidR="0000405C">
        <w:t>cơ</w:t>
      </w:r>
      <w:proofErr w:type="spellEnd"/>
      <w:r w:rsidR="0000405C">
        <w:t xml:space="preserve"> </w:t>
      </w:r>
      <w:proofErr w:type="spellStart"/>
      <w:r w:rsidR="0000405C">
        <w:t>sở</w:t>
      </w:r>
      <w:proofErr w:type="spellEnd"/>
      <w:r w:rsidR="0000405C">
        <w:t xml:space="preserve"> </w:t>
      </w:r>
      <w:proofErr w:type="spellStart"/>
      <w:r w:rsidR="0000405C">
        <w:t>dữ</w:t>
      </w:r>
      <w:proofErr w:type="spellEnd"/>
      <w:r w:rsidR="0000405C">
        <w:t xml:space="preserve"> </w:t>
      </w:r>
      <w:proofErr w:type="spellStart"/>
      <w:r w:rsidR="0000405C">
        <w:t>liệu</w:t>
      </w:r>
      <w:proofErr w:type="spellEnd"/>
      <w:r w:rsidR="0000405C">
        <w:t xml:space="preserve"> </w:t>
      </w:r>
      <w:proofErr w:type="spellStart"/>
      <w:r w:rsidR="0000405C">
        <w:t>và</w:t>
      </w:r>
      <w:proofErr w:type="spellEnd"/>
      <w:r w:rsidR="0000405C">
        <w:t xml:space="preserve"> </w:t>
      </w:r>
      <w:proofErr w:type="spellStart"/>
      <w:r w:rsidR="0000405C">
        <w:t>lấy</w:t>
      </w:r>
      <w:proofErr w:type="spellEnd"/>
      <w:r w:rsidR="0000405C">
        <w:t xml:space="preserve"> </w:t>
      </w:r>
      <w:proofErr w:type="spellStart"/>
      <w:r w:rsidR="0000405C">
        <w:t>là</w:t>
      </w:r>
      <w:proofErr w:type="spellEnd"/>
      <w:r w:rsidR="0000405C">
        <w:t xml:space="preserve"> </w:t>
      </w:r>
      <w:proofErr w:type="spellStart"/>
      <w:r w:rsidR="0000405C">
        <w:t>thông</w:t>
      </w:r>
      <w:proofErr w:type="spellEnd"/>
      <w:r w:rsidR="0000405C">
        <w:t xml:space="preserve"> tin </w:t>
      </w:r>
      <w:proofErr w:type="spellStart"/>
      <w:r w:rsidR="0000405C">
        <w:t>giờ</w:t>
      </w:r>
      <w:proofErr w:type="spellEnd"/>
      <w:r w:rsidR="0000405C">
        <w:t xml:space="preserve"> </w:t>
      </w:r>
      <w:proofErr w:type="spellStart"/>
      <w:r w:rsidR="0000405C">
        <w:t>làm</w:t>
      </w:r>
      <w:proofErr w:type="spellEnd"/>
      <w:r w:rsidR="0000405C">
        <w:t xml:space="preserve"> </w:t>
      </w:r>
      <w:proofErr w:type="spellStart"/>
      <w:r w:rsidR="0000405C">
        <w:t>việc</w:t>
      </w:r>
      <w:proofErr w:type="spellEnd"/>
      <w:r w:rsidR="0000405C">
        <w:t xml:space="preserve"> </w:t>
      </w:r>
      <w:proofErr w:type="spellStart"/>
      <w:r w:rsidR="0000405C">
        <w:t>của</w:t>
      </w:r>
      <w:proofErr w:type="spellEnd"/>
      <w:r w:rsidR="0000405C">
        <w:t xml:space="preserve"> </w:t>
      </w:r>
      <w:proofErr w:type="spellStart"/>
      <w:r w:rsidR="0000405C">
        <w:t>nhân</w:t>
      </w:r>
      <w:proofErr w:type="spellEnd"/>
      <w:r w:rsidR="0000405C">
        <w:t xml:space="preserve"> </w:t>
      </w:r>
      <w:proofErr w:type="spellStart"/>
      <w:r w:rsidR="0000405C">
        <w:t>viên</w:t>
      </w:r>
      <w:proofErr w:type="spellEnd"/>
    </w:p>
    <w:p w:rsidR="00B95D51" w:rsidRDefault="00B95D51" w:rsidP="009C65FC">
      <w:proofErr w:type="spellStart"/>
      <w:r>
        <w:t>Bước</w:t>
      </w:r>
      <w:proofErr w:type="spellEnd"/>
      <w:r>
        <w:t xml:space="preserve"> 3: </w:t>
      </w:r>
      <w:proofErr w:type="spellStart"/>
      <w:r w:rsidR="0000405C">
        <w:t>Nhân</w:t>
      </w:r>
      <w:proofErr w:type="spellEnd"/>
      <w:r w:rsidR="0000405C">
        <w:t xml:space="preserve"> </w:t>
      </w:r>
      <w:proofErr w:type="spellStart"/>
      <w:r w:rsidR="0000405C">
        <w:t>viên</w:t>
      </w:r>
      <w:proofErr w:type="spellEnd"/>
      <w:r w:rsidR="0000405C">
        <w:t xml:space="preserve"> </w:t>
      </w:r>
      <w:proofErr w:type="spellStart"/>
      <w:r w:rsidR="0000405C">
        <w:t>chọn</w:t>
      </w:r>
      <w:proofErr w:type="spellEnd"/>
      <w:r w:rsidR="0000405C">
        <w:t xml:space="preserve"> tab </w:t>
      </w:r>
      <w:proofErr w:type="spellStart"/>
      <w:r w:rsidR="0000405C">
        <w:t>tra</w:t>
      </w:r>
      <w:proofErr w:type="spellEnd"/>
      <w:r w:rsidR="0000405C">
        <w:t xml:space="preserve"> </w:t>
      </w:r>
      <w:proofErr w:type="spellStart"/>
      <w:r w:rsidR="0000405C">
        <w:t>cứu</w:t>
      </w:r>
      <w:proofErr w:type="spellEnd"/>
      <w:r w:rsidR="0000405C">
        <w:t xml:space="preserve"> </w:t>
      </w:r>
      <w:proofErr w:type="spellStart"/>
      <w:r w:rsidR="0000405C">
        <w:t>lương</w:t>
      </w:r>
      <w:proofErr w:type="spellEnd"/>
      <w:r w:rsidR="0000405C">
        <w:t xml:space="preserve">, </w:t>
      </w:r>
      <w:proofErr w:type="spellStart"/>
      <w:r w:rsidR="0000405C">
        <w:t>thông</w:t>
      </w:r>
      <w:proofErr w:type="spellEnd"/>
      <w:r w:rsidR="0000405C">
        <w:t xml:space="preserve"> tin </w:t>
      </w:r>
      <w:proofErr w:type="spellStart"/>
      <w:r w:rsidR="0000405C">
        <w:t>ngày</w:t>
      </w:r>
      <w:proofErr w:type="spellEnd"/>
      <w:r w:rsidR="0000405C">
        <w:t xml:space="preserve"> </w:t>
      </w:r>
      <w:proofErr w:type="spellStart"/>
      <w:r w:rsidR="0000405C">
        <w:t>công</w:t>
      </w:r>
      <w:proofErr w:type="spellEnd"/>
      <w:r w:rsidR="0000405C">
        <w:t xml:space="preserve"> </w:t>
      </w:r>
      <w:proofErr w:type="spellStart"/>
      <w:r w:rsidR="0000405C">
        <w:t>đi</w:t>
      </w:r>
      <w:proofErr w:type="spellEnd"/>
      <w:r w:rsidR="0000405C">
        <w:t xml:space="preserve"> </w:t>
      </w:r>
      <w:proofErr w:type="spellStart"/>
      <w:r w:rsidR="0000405C">
        <w:t>làm</w:t>
      </w:r>
      <w:proofErr w:type="spellEnd"/>
      <w:r w:rsidR="0000405C">
        <w:t xml:space="preserve"> </w:t>
      </w:r>
      <w:proofErr w:type="spellStart"/>
      <w:r w:rsidR="0000405C">
        <w:t>của</w:t>
      </w:r>
      <w:proofErr w:type="spellEnd"/>
      <w:r w:rsidR="0000405C">
        <w:t xml:space="preserve"> </w:t>
      </w:r>
      <w:proofErr w:type="spellStart"/>
      <w:r w:rsidR="0000405C">
        <w:t>nhân</w:t>
      </w:r>
      <w:proofErr w:type="spellEnd"/>
      <w:r w:rsidR="0000405C">
        <w:t xml:space="preserve"> </w:t>
      </w:r>
      <w:proofErr w:type="spellStart"/>
      <w:r w:rsidR="0000405C">
        <w:t>viên</w:t>
      </w:r>
      <w:proofErr w:type="spellEnd"/>
      <w:r w:rsidR="0000405C">
        <w:t xml:space="preserve"> </w:t>
      </w:r>
      <w:proofErr w:type="spellStart"/>
      <w:r w:rsidR="0000405C">
        <w:t>sẽ</w:t>
      </w:r>
      <w:proofErr w:type="spellEnd"/>
      <w:r w:rsidR="0000405C">
        <w:t xml:space="preserve"> </w:t>
      </w:r>
      <w:proofErr w:type="spellStart"/>
      <w:r w:rsidR="0000405C">
        <w:t>được</w:t>
      </w:r>
      <w:proofErr w:type="spellEnd"/>
      <w:r w:rsidR="0000405C">
        <w:t xml:space="preserve"> </w:t>
      </w:r>
      <w:proofErr w:type="spellStart"/>
      <w:r w:rsidR="0000405C">
        <w:t>tổng</w:t>
      </w:r>
      <w:proofErr w:type="spellEnd"/>
      <w:r w:rsidR="0000405C">
        <w:t xml:space="preserve"> </w:t>
      </w:r>
      <w:proofErr w:type="spellStart"/>
      <w:r w:rsidR="0000405C">
        <w:t>hợp</w:t>
      </w:r>
      <w:proofErr w:type="spellEnd"/>
      <w:r w:rsidR="0000405C">
        <w:t xml:space="preserve"> </w:t>
      </w:r>
      <w:proofErr w:type="spellStart"/>
      <w:r w:rsidR="0000405C">
        <w:t>và</w:t>
      </w:r>
      <w:proofErr w:type="spellEnd"/>
      <w:r w:rsidR="0000405C">
        <w:t xml:space="preserve"> </w:t>
      </w:r>
      <w:proofErr w:type="spellStart"/>
      <w:r w:rsidR="0000405C">
        <w:t>hiển</w:t>
      </w:r>
      <w:proofErr w:type="spellEnd"/>
      <w:r w:rsidR="0000405C">
        <w:t xml:space="preserve"> </w:t>
      </w:r>
      <w:proofErr w:type="spellStart"/>
      <w:r w:rsidR="0000405C">
        <w:t>thị</w:t>
      </w:r>
      <w:proofErr w:type="spellEnd"/>
      <w:r w:rsidR="0000405C">
        <w:t xml:space="preserve"> </w:t>
      </w:r>
      <w:proofErr w:type="spellStart"/>
      <w:r w:rsidR="0000405C">
        <w:t>kết</w:t>
      </w:r>
      <w:proofErr w:type="spellEnd"/>
      <w:r w:rsidR="0000405C">
        <w:t xml:space="preserve"> </w:t>
      </w:r>
      <w:proofErr w:type="spellStart"/>
      <w:r w:rsidR="0000405C">
        <w:t>quả</w:t>
      </w:r>
      <w:proofErr w:type="spellEnd"/>
      <w:r w:rsidR="0000405C">
        <w:t xml:space="preserve"> </w:t>
      </w:r>
      <w:proofErr w:type="spellStart"/>
      <w:r w:rsidR="0000405C">
        <w:t>lương</w:t>
      </w:r>
      <w:proofErr w:type="spellEnd"/>
      <w:r w:rsidR="0000405C">
        <w:t xml:space="preserve"> </w:t>
      </w:r>
      <w:proofErr w:type="spellStart"/>
      <w:r w:rsidR="0000405C">
        <w:t>tương</w:t>
      </w:r>
      <w:proofErr w:type="spellEnd"/>
      <w:r w:rsidR="0000405C">
        <w:t xml:space="preserve"> </w:t>
      </w:r>
      <w:proofErr w:type="spellStart"/>
      <w:r w:rsidR="0000405C">
        <w:t>ứng</w:t>
      </w:r>
      <w:proofErr w:type="spellEnd"/>
      <w:r w:rsidR="0000405C">
        <w:t>.</w:t>
      </w:r>
      <w:bookmarkStart w:id="139" w:name="_ihv636" w:colFirst="0" w:colLast="0"/>
      <w:bookmarkEnd w:id="139"/>
    </w:p>
    <w:p w:rsidR="0017270F" w:rsidRDefault="005E76C4">
      <w:pPr>
        <w:pStyle w:val="u2"/>
        <w:numPr>
          <w:ilvl w:val="1"/>
          <w:numId w:val="10"/>
        </w:numPr>
      </w:pPr>
      <w:bookmarkStart w:id="140" w:name="_32hioqz" w:colFirst="0" w:colLast="0"/>
      <w:bookmarkEnd w:id="140"/>
      <w:proofErr w:type="spellStart"/>
      <w:r>
        <w:lastRenderedPageBreak/>
        <w:t>Đặc</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p>
    <w:p w:rsidR="0017270F" w:rsidRDefault="005E76C4">
      <w:pPr>
        <w:pStyle w:val="u3"/>
        <w:numPr>
          <w:ilvl w:val="2"/>
          <w:numId w:val="10"/>
        </w:numPr>
      </w:pPr>
      <w:bookmarkStart w:id="141" w:name="_1hmsyys" w:colFirst="0" w:colLast="0"/>
      <w:bookmarkEnd w:id="141"/>
      <w:proofErr w:type="spellStart"/>
      <w:r>
        <w:t>Đặc</w:t>
      </w:r>
      <w:proofErr w:type="spellEnd"/>
      <w:r>
        <w:t xml:space="preserve"> </w:t>
      </w:r>
      <w:proofErr w:type="spellStart"/>
      <w:r>
        <w:t>tả</w:t>
      </w:r>
      <w:proofErr w:type="spellEnd"/>
      <w:r>
        <w:t xml:space="preserve"> use case </w:t>
      </w:r>
      <w:proofErr w:type="spellStart"/>
      <w:r>
        <w:t>Thêm</w:t>
      </w:r>
      <w:proofErr w:type="spellEnd"/>
      <w:r>
        <w:t xml:space="preserve"> </w:t>
      </w:r>
      <w:proofErr w:type="spellStart"/>
      <w:r w:rsidR="00F7241B">
        <w:t>phiếu</w:t>
      </w:r>
      <w:proofErr w:type="spellEnd"/>
      <w:r w:rsidR="00F7241B">
        <w:t xml:space="preserve"> </w:t>
      </w:r>
      <w:proofErr w:type="spellStart"/>
      <w:r w:rsidR="00F7241B">
        <w:t>xuất</w:t>
      </w:r>
      <w:proofErr w:type="spellEnd"/>
      <w:r w:rsidR="00F7241B">
        <w:t xml:space="preserve">, </w:t>
      </w:r>
      <w:proofErr w:type="spellStart"/>
      <w:r w:rsidR="00F7241B">
        <w:t>nhập</w:t>
      </w:r>
      <w:proofErr w:type="spellEnd"/>
      <w:r w:rsidR="00F7241B">
        <w:t xml:space="preserve"> </w:t>
      </w:r>
      <w:proofErr w:type="spellStart"/>
      <w:r w:rsidR="00F7241B">
        <w:t>kho</w:t>
      </w:r>
      <w:proofErr w:type="spellEnd"/>
    </w:p>
    <w:p w:rsidR="0017270F" w:rsidRDefault="005E76C4">
      <w:pPr>
        <w:pStyle w:val="u5"/>
        <w:numPr>
          <w:ilvl w:val="4"/>
          <w:numId w:val="10"/>
        </w:numPr>
      </w:pPr>
      <w:proofErr w:type="spellStart"/>
      <w:r>
        <w:t>Mô</w:t>
      </w:r>
      <w:proofErr w:type="spellEnd"/>
      <w:r>
        <w:t xml:space="preserve"> </w:t>
      </w:r>
      <w:proofErr w:type="spellStart"/>
      <w:r>
        <w:t>tả</w:t>
      </w:r>
      <w:proofErr w:type="spellEnd"/>
    </w:p>
    <w:p w:rsidR="0017270F" w:rsidRDefault="00010ADC">
      <w:proofErr w:type="spellStart"/>
      <w:r>
        <w:t>Nhân</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w:t>
      </w:r>
    </w:p>
    <w:p w:rsidR="0017270F" w:rsidRDefault="005E76C4">
      <w:pPr>
        <w:pStyle w:val="u5"/>
        <w:numPr>
          <w:ilvl w:val="4"/>
          <w:numId w:val="10"/>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phát</w:t>
      </w:r>
      <w:proofErr w:type="spellEnd"/>
      <w:r>
        <w:t xml:space="preserve"> </w:t>
      </w:r>
      <w:proofErr w:type="spellStart"/>
      <w:r>
        <w:t>sinh</w:t>
      </w:r>
      <w:proofErr w:type="spellEnd"/>
    </w:p>
    <w:p w:rsidR="0017270F" w:rsidRDefault="005E76C4">
      <w:pPr>
        <w:keepNext/>
        <w:pBdr>
          <w:top w:val="nil"/>
          <w:left w:val="nil"/>
          <w:bottom w:val="nil"/>
          <w:right w:val="nil"/>
          <w:between w:val="nil"/>
        </w:pBdr>
        <w:jc w:val="center"/>
        <w:rPr>
          <w:color w:val="000000"/>
          <w:sz w:val="24"/>
          <w:szCs w:val="24"/>
        </w:rPr>
      </w:pPr>
      <w:bookmarkStart w:id="142" w:name="_41mghml" w:colFirst="0" w:colLast="0"/>
      <w:bookmarkEnd w:id="142"/>
      <w:proofErr w:type="spellStart"/>
      <w:r>
        <w:rPr>
          <w:color w:val="000000"/>
          <w:sz w:val="24"/>
          <w:szCs w:val="24"/>
        </w:rPr>
        <w:t>Bảng</w:t>
      </w:r>
      <w:proofErr w:type="spellEnd"/>
      <w:r>
        <w:rPr>
          <w:color w:val="000000"/>
          <w:sz w:val="24"/>
          <w:szCs w:val="24"/>
        </w:rPr>
        <w:t xml:space="preserve"> 4 </w:t>
      </w:r>
      <w:proofErr w:type="spellStart"/>
      <w:r>
        <w:rPr>
          <w:color w:val="000000"/>
          <w:sz w:val="24"/>
          <w:szCs w:val="24"/>
        </w:rPr>
        <w:t>Đặc</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use case </w:t>
      </w:r>
      <w:proofErr w:type="spellStart"/>
      <w:r>
        <w:rPr>
          <w:color w:val="000000"/>
          <w:sz w:val="24"/>
          <w:szCs w:val="24"/>
        </w:rPr>
        <w:t>thêm</w:t>
      </w:r>
      <w:proofErr w:type="spellEnd"/>
      <w:r>
        <w:rPr>
          <w:color w:val="000000"/>
          <w:sz w:val="24"/>
          <w:szCs w:val="24"/>
        </w:rPr>
        <w:t xml:space="preserve"> </w:t>
      </w:r>
      <w:proofErr w:type="spellStart"/>
      <w:r>
        <w:rPr>
          <w:color w:val="000000"/>
          <w:sz w:val="24"/>
          <w:szCs w:val="24"/>
        </w:rPr>
        <w:t>sinh</w:t>
      </w:r>
      <w:proofErr w:type="spellEnd"/>
      <w:r>
        <w:rPr>
          <w:color w:val="000000"/>
          <w:sz w:val="24"/>
          <w:szCs w:val="24"/>
        </w:rPr>
        <w:t xml:space="preserve"> </w:t>
      </w:r>
      <w:proofErr w:type="spellStart"/>
      <w:r>
        <w:rPr>
          <w:color w:val="000000"/>
          <w:sz w:val="24"/>
          <w:szCs w:val="24"/>
        </w:rPr>
        <w:t>viên</w:t>
      </w:r>
      <w:proofErr w:type="spellEnd"/>
    </w:p>
    <w:tbl>
      <w:tblPr>
        <w:tblStyle w:val="a6"/>
        <w:tblW w:w="8931" w:type="dxa"/>
        <w:jc w:val="center"/>
        <w:tblInd w:w="0" w:type="dxa"/>
        <w:tblLayout w:type="fixed"/>
        <w:tblLook w:val="0400" w:firstRow="0" w:lastRow="0" w:firstColumn="0" w:lastColumn="0" w:noHBand="0" w:noVBand="1"/>
      </w:tblPr>
      <w:tblGrid>
        <w:gridCol w:w="1345"/>
        <w:gridCol w:w="1800"/>
        <w:gridCol w:w="1800"/>
        <w:gridCol w:w="3986"/>
      </w:tblGrid>
      <w:tr w:rsidR="0017270F" w:rsidTr="0000405C">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bookmarkStart w:id="143" w:name="_Hlk27903672"/>
            <w:proofErr w:type="spellStart"/>
            <w:r>
              <w:rPr>
                <w:b/>
                <w:color w:val="000000"/>
              </w:rPr>
              <w:t>Mã</w:t>
            </w:r>
            <w:proofErr w:type="spellEnd"/>
            <w:r>
              <w:rPr>
                <w:b/>
                <w:color w:val="000000"/>
              </w:rPr>
              <w:t xml:space="preserve"> </w:t>
            </w:r>
            <w:proofErr w:type="spellStart"/>
            <w:r>
              <w:rPr>
                <w:b/>
                <w:color w:val="000000"/>
              </w:rPr>
              <w:t>UseCase</w:t>
            </w:r>
            <w:proofErr w:type="spellEnd"/>
          </w:p>
        </w:tc>
        <w:tc>
          <w:tcPr>
            <w:tcW w:w="1800" w:type="dxa"/>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UCT</w:t>
            </w:r>
            <w:r w:rsidR="0000405C">
              <w:rPr>
                <w:color w:val="000000"/>
              </w:rPr>
              <w:t>PK</w:t>
            </w:r>
          </w:p>
        </w:tc>
        <w:tc>
          <w:tcPr>
            <w:tcW w:w="1800" w:type="dxa"/>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Tên</w:t>
            </w:r>
            <w:proofErr w:type="spellEnd"/>
            <w:r>
              <w:rPr>
                <w:b/>
                <w:color w:val="000000"/>
              </w:rPr>
              <w:t xml:space="preserve"> </w:t>
            </w:r>
            <w:proofErr w:type="spellStart"/>
            <w:r>
              <w:rPr>
                <w:b/>
                <w:color w:val="000000"/>
              </w:rPr>
              <w:t>UseCase</w:t>
            </w:r>
            <w:proofErr w:type="spellEnd"/>
          </w:p>
        </w:tc>
        <w:tc>
          <w:tcPr>
            <w:tcW w:w="3986" w:type="dxa"/>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Thêm</w:t>
            </w:r>
            <w:proofErr w:type="spellEnd"/>
            <w:r>
              <w:rPr>
                <w:color w:val="000000"/>
              </w:rPr>
              <w:t xml:space="preserve"> </w:t>
            </w:r>
            <w:proofErr w:type="spellStart"/>
            <w:r w:rsidR="0000405C">
              <w:rPr>
                <w:color w:val="000000"/>
              </w:rPr>
              <w:t>phiếu</w:t>
            </w:r>
            <w:proofErr w:type="spellEnd"/>
            <w:r w:rsidR="0000405C">
              <w:rPr>
                <w:color w:val="000000"/>
              </w:rPr>
              <w:t xml:space="preserve"> </w:t>
            </w:r>
            <w:proofErr w:type="spellStart"/>
            <w:r w:rsidR="0000405C">
              <w:rPr>
                <w:color w:val="000000"/>
              </w:rPr>
              <w:t>xuất</w:t>
            </w:r>
            <w:proofErr w:type="spellEnd"/>
            <w:r w:rsidR="0000405C">
              <w:rPr>
                <w:color w:val="000000"/>
              </w:rPr>
              <w:t xml:space="preserve"> </w:t>
            </w:r>
            <w:proofErr w:type="spellStart"/>
            <w:r w:rsidR="0000405C">
              <w:rPr>
                <w:color w:val="000000"/>
              </w:rPr>
              <w:t>nhập</w:t>
            </w:r>
            <w:proofErr w:type="spellEnd"/>
            <w:r w:rsidR="0000405C">
              <w:rPr>
                <w:color w:val="000000"/>
              </w:rPr>
              <w:t xml:space="preserve"> </w:t>
            </w:r>
            <w:proofErr w:type="spellStart"/>
            <w:r w:rsidR="0000405C">
              <w:rPr>
                <w:color w:val="000000"/>
              </w:rPr>
              <w:t>kho</w:t>
            </w:r>
            <w:proofErr w:type="spellEnd"/>
          </w:p>
        </w:tc>
      </w:tr>
      <w:tr w:rsidR="0017270F" w:rsidTr="0000405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Tác</w:t>
            </w:r>
            <w:proofErr w:type="spellEnd"/>
            <w:r>
              <w:rPr>
                <w:b/>
                <w:color w:val="000000"/>
              </w:rPr>
              <w:t xml:space="preserve"> </w:t>
            </w:r>
            <w:proofErr w:type="spellStart"/>
            <w:r>
              <w:rPr>
                <w:b/>
                <w:color w:val="000000"/>
              </w:rPr>
              <w:t>nhân</w:t>
            </w:r>
            <w:proofErr w:type="spellEnd"/>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B721FD">
            <w:pPr>
              <w:spacing w:before="0" w:after="0"/>
              <w:rPr>
                <w:color w:val="000000"/>
              </w:rPr>
            </w:pP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w:t>
            </w:r>
          </w:p>
        </w:tc>
      </w:tr>
      <w:tr w:rsidR="0017270F" w:rsidTr="0000405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Điều</w:t>
            </w:r>
            <w:proofErr w:type="spellEnd"/>
            <w:r>
              <w:rPr>
                <w:b/>
                <w:color w:val="000000"/>
              </w:rPr>
              <w:t xml:space="preserve"> </w:t>
            </w:r>
            <w:proofErr w:type="spellStart"/>
            <w:r>
              <w:rPr>
                <w:b/>
                <w:color w:val="000000"/>
              </w:rPr>
              <w:t>kiện</w:t>
            </w:r>
            <w:proofErr w:type="spellEnd"/>
            <w:r>
              <w:rPr>
                <w:b/>
                <w:color w:val="000000"/>
              </w:rPr>
              <w:t xml:space="preserve"> </w:t>
            </w:r>
            <w:proofErr w:type="spellStart"/>
            <w:r>
              <w:rPr>
                <w:b/>
                <w:color w:val="000000"/>
              </w:rPr>
              <w:t>trước</w:t>
            </w:r>
            <w:proofErr w:type="spellEnd"/>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Đăng</w:t>
            </w:r>
            <w:proofErr w:type="spellEnd"/>
            <w:r>
              <w:rPr>
                <w:color w:val="000000"/>
              </w:rPr>
              <w:t xml:space="preserve"> </w:t>
            </w:r>
            <w:proofErr w:type="spellStart"/>
            <w:r>
              <w:rPr>
                <w:color w:val="000000"/>
              </w:rPr>
              <w:t>nhập</w:t>
            </w:r>
            <w:proofErr w:type="spellEnd"/>
          </w:p>
        </w:tc>
      </w:tr>
      <w:tr w:rsidR="0017270F">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rsidR="0017270F" w:rsidRDefault="005E76C4">
            <w:pPr>
              <w:spacing w:before="0" w:after="0"/>
              <w:jc w:val="center"/>
              <w:rPr>
                <w:b/>
                <w:color w:val="000000"/>
              </w:rPr>
            </w:pPr>
            <w:proofErr w:type="spellStart"/>
            <w:r>
              <w:rPr>
                <w:b/>
                <w:color w:val="000000"/>
              </w:rPr>
              <w:t>Luồng</w:t>
            </w:r>
            <w:proofErr w:type="spellEnd"/>
            <w:r>
              <w:rPr>
                <w:b/>
                <w:color w:val="000000"/>
              </w:rPr>
              <w:t xml:space="preserve"> </w:t>
            </w:r>
            <w:proofErr w:type="spellStart"/>
            <w:r>
              <w:rPr>
                <w:b/>
                <w:color w:val="000000"/>
              </w:rPr>
              <w:t>thực</w:t>
            </w:r>
            <w:proofErr w:type="spellEnd"/>
            <w:r>
              <w:rPr>
                <w:b/>
                <w:color w:val="000000"/>
              </w:rPr>
              <w:t xml:space="preserve"> </w:t>
            </w:r>
            <w:proofErr w:type="spellStart"/>
            <w:r>
              <w:rPr>
                <w:b/>
                <w:color w:val="000000"/>
              </w:rPr>
              <w:t>thi</w:t>
            </w:r>
            <w:proofErr w:type="spellEnd"/>
            <w:r>
              <w:rPr>
                <w:b/>
                <w:color w:val="000000"/>
              </w:rPr>
              <w:t xml:space="preserve"> </w:t>
            </w:r>
            <w:proofErr w:type="spellStart"/>
            <w:r>
              <w:rPr>
                <w:b/>
                <w:color w:val="000000"/>
              </w:rPr>
              <w:t>chính</w:t>
            </w:r>
            <w:proofErr w:type="spellEnd"/>
          </w:p>
        </w:tc>
      </w:tr>
      <w:tr w:rsidR="0017270F" w:rsidTr="0000405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b/>
                <w:color w:val="000000"/>
              </w:rPr>
            </w:pPr>
            <w:r>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Thực</w:t>
            </w:r>
            <w:proofErr w:type="spellEnd"/>
            <w:r>
              <w:rPr>
                <w:b/>
                <w:color w:val="000000"/>
              </w:rPr>
              <w:t xml:space="preserve"> </w:t>
            </w:r>
            <w:proofErr w:type="spellStart"/>
            <w:r>
              <w:rPr>
                <w:b/>
                <w:color w:val="000000"/>
              </w:rPr>
              <w:t>hiện</w:t>
            </w:r>
            <w:proofErr w:type="spellEnd"/>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Hành</w:t>
            </w:r>
            <w:proofErr w:type="spellEnd"/>
            <w:r>
              <w:rPr>
                <w:b/>
                <w:color w:val="000000"/>
              </w:rPr>
              <w:t xml:space="preserve"> </w:t>
            </w:r>
            <w:proofErr w:type="spellStart"/>
            <w:r>
              <w:rPr>
                <w:b/>
                <w:color w:val="000000"/>
              </w:rPr>
              <w:t>động</w:t>
            </w:r>
            <w:proofErr w:type="spellEnd"/>
          </w:p>
        </w:tc>
      </w:tr>
      <w:tr w:rsidR="0017270F" w:rsidTr="0000405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rsidR="0017270F" w:rsidRDefault="00B721FD">
            <w:pPr>
              <w:spacing w:before="0" w:after="0"/>
              <w:rPr>
                <w:color w:val="000000"/>
              </w:rPr>
            </w:pPr>
            <w:proofErr w:type="spellStart"/>
            <w:r>
              <w:rPr>
                <w:color w:val="000000"/>
              </w:rPr>
              <w:t>Người</w:t>
            </w:r>
            <w:proofErr w:type="spellEnd"/>
            <w:r>
              <w:rPr>
                <w:color w:val="000000"/>
              </w:rPr>
              <w:t xml:space="preserve"> </w:t>
            </w:r>
            <w:proofErr w:type="spellStart"/>
            <w:r>
              <w:rPr>
                <w:color w:val="000000"/>
              </w:rPr>
              <w:t>dùng</w:t>
            </w:r>
            <w:proofErr w:type="spellEnd"/>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Vào</w:t>
            </w:r>
            <w:proofErr w:type="spellEnd"/>
            <w:r>
              <w:rPr>
                <w:color w:val="000000"/>
              </w:rPr>
              <w:t xml:space="preserve"> </w:t>
            </w:r>
            <w:r w:rsidR="0000405C">
              <w:rPr>
                <w:color w:val="000000"/>
              </w:rPr>
              <w:t xml:space="preserve">tab Kho </w:t>
            </w:r>
            <w:proofErr w:type="spellStart"/>
            <w:r w:rsidR="0000405C">
              <w:rPr>
                <w:color w:val="000000"/>
              </w:rPr>
              <w:t>chọn</w:t>
            </w:r>
            <w:proofErr w:type="spellEnd"/>
            <w:r w:rsidR="0000405C">
              <w:rPr>
                <w:color w:val="000000"/>
              </w:rPr>
              <w:t xml:space="preserve"> </w:t>
            </w:r>
            <w:proofErr w:type="spellStart"/>
            <w:r w:rsidR="0000405C">
              <w:rPr>
                <w:color w:val="000000"/>
              </w:rPr>
              <w:t>Nhập</w:t>
            </w:r>
            <w:proofErr w:type="spellEnd"/>
            <w:r w:rsidR="0000405C">
              <w:rPr>
                <w:color w:val="000000"/>
              </w:rPr>
              <w:t>/</w:t>
            </w:r>
            <w:proofErr w:type="spellStart"/>
            <w:r w:rsidR="0000405C">
              <w:rPr>
                <w:color w:val="000000"/>
              </w:rPr>
              <w:t>Xuất</w:t>
            </w:r>
            <w:proofErr w:type="spellEnd"/>
          </w:p>
        </w:tc>
      </w:tr>
      <w:tr w:rsidR="0017270F" w:rsidTr="0000405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 xml:space="preserve">Client </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diện</w:t>
            </w:r>
            <w:proofErr w:type="spellEnd"/>
            <w:r>
              <w:rPr>
                <w:color w:val="000000"/>
              </w:rPr>
              <w:t xml:space="preserve"> </w:t>
            </w:r>
            <w:proofErr w:type="spellStart"/>
            <w:r w:rsidR="0000405C">
              <w:rPr>
                <w:color w:val="000000"/>
              </w:rPr>
              <w:t>danh</w:t>
            </w:r>
            <w:proofErr w:type="spellEnd"/>
            <w:r w:rsidR="0000405C">
              <w:rPr>
                <w:color w:val="000000"/>
              </w:rPr>
              <w:t xml:space="preserve"> </w:t>
            </w:r>
            <w:proofErr w:type="spellStart"/>
            <w:r w:rsidR="0000405C">
              <w:rPr>
                <w:color w:val="000000"/>
              </w:rPr>
              <w:t>sách</w:t>
            </w:r>
            <w:proofErr w:type="spellEnd"/>
            <w:r w:rsidR="0000405C">
              <w:rPr>
                <w:color w:val="000000"/>
              </w:rPr>
              <w:t xml:space="preserve"> </w:t>
            </w:r>
            <w:proofErr w:type="spellStart"/>
            <w:r w:rsidR="0000405C">
              <w:rPr>
                <w:color w:val="000000"/>
              </w:rPr>
              <w:t>phiếu</w:t>
            </w:r>
            <w:proofErr w:type="spellEnd"/>
            <w:r w:rsidR="0000405C">
              <w:rPr>
                <w:color w:val="000000"/>
              </w:rPr>
              <w:t xml:space="preserve"> </w:t>
            </w:r>
            <w:proofErr w:type="spellStart"/>
            <w:r w:rsidR="0000405C">
              <w:rPr>
                <w:color w:val="000000"/>
              </w:rPr>
              <w:t>xuất</w:t>
            </w:r>
            <w:proofErr w:type="spellEnd"/>
            <w:r w:rsidR="0000405C">
              <w:rPr>
                <w:color w:val="000000"/>
              </w:rPr>
              <w:t>/</w:t>
            </w:r>
            <w:proofErr w:type="spellStart"/>
            <w:r w:rsidR="0000405C">
              <w:rPr>
                <w:color w:val="000000"/>
              </w:rPr>
              <w:t>nhập</w:t>
            </w:r>
            <w:proofErr w:type="spellEnd"/>
            <w:r w:rsidR="0000405C">
              <w:rPr>
                <w:color w:val="000000"/>
              </w:rPr>
              <w:t xml:space="preserve"> </w:t>
            </w:r>
            <w:proofErr w:type="spellStart"/>
            <w:r w:rsidR="0000405C">
              <w:rPr>
                <w:color w:val="000000"/>
              </w:rPr>
              <w:t>kho</w:t>
            </w:r>
            <w:proofErr w:type="spellEnd"/>
          </w:p>
        </w:tc>
      </w:tr>
      <w:tr w:rsidR="0017270F" w:rsidTr="0000405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rsidR="0017270F" w:rsidRDefault="00B721FD">
            <w:pPr>
              <w:spacing w:before="0" w:after="0"/>
              <w:rPr>
                <w:color w:val="000000"/>
              </w:rPr>
            </w:pPr>
            <w:proofErr w:type="spellStart"/>
            <w:r>
              <w:rPr>
                <w:color w:val="000000"/>
              </w:rPr>
              <w:t>Người</w:t>
            </w:r>
            <w:proofErr w:type="spellEnd"/>
            <w:r>
              <w:rPr>
                <w:color w:val="000000"/>
              </w:rPr>
              <w:t xml:space="preserve"> </w:t>
            </w:r>
            <w:proofErr w:type="spellStart"/>
            <w:r>
              <w:rPr>
                <w:color w:val="000000"/>
              </w:rPr>
              <w:t>dùng</w:t>
            </w:r>
            <w:proofErr w:type="spellEnd"/>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Chọn</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thêm</w:t>
            </w:r>
            <w:proofErr w:type="spellEnd"/>
            <w:r>
              <w:rPr>
                <w:color w:val="000000"/>
              </w:rPr>
              <w:t xml:space="preserve"> </w:t>
            </w:r>
            <w:proofErr w:type="spellStart"/>
            <w:r w:rsidR="0000405C">
              <w:rPr>
                <w:color w:val="000000"/>
              </w:rPr>
              <w:t>phiếu</w:t>
            </w:r>
            <w:proofErr w:type="spellEnd"/>
            <w:r w:rsidR="0000405C">
              <w:rPr>
                <w:color w:val="000000"/>
              </w:rPr>
              <w:t xml:space="preserve"> </w:t>
            </w:r>
            <w:proofErr w:type="spellStart"/>
            <w:r w:rsidR="0000405C">
              <w:rPr>
                <w:color w:val="000000"/>
              </w:rPr>
              <w:t>xuất</w:t>
            </w:r>
            <w:proofErr w:type="spellEnd"/>
            <w:r w:rsidR="0000405C">
              <w:rPr>
                <w:color w:val="000000"/>
              </w:rPr>
              <w:t>/</w:t>
            </w:r>
            <w:proofErr w:type="spellStart"/>
            <w:r w:rsidR="0000405C">
              <w:rPr>
                <w:color w:val="000000"/>
              </w:rPr>
              <w:t>nhập</w:t>
            </w:r>
            <w:proofErr w:type="spellEnd"/>
            <w:r w:rsidR="0000405C">
              <w:rPr>
                <w:color w:val="000000"/>
              </w:rPr>
              <w:t xml:space="preserve"> </w:t>
            </w:r>
            <w:proofErr w:type="spellStart"/>
            <w:r w:rsidR="0000405C">
              <w:rPr>
                <w:color w:val="000000"/>
              </w:rPr>
              <w:t>kho</w:t>
            </w:r>
            <w:proofErr w:type="spellEnd"/>
          </w:p>
        </w:tc>
      </w:tr>
      <w:tr w:rsidR="0017270F" w:rsidTr="0000405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r w:rsidR="0000405C">
              <w:rPr>
                <w:color w:val="000000"/>
              </w:rPr>
              <w:t xml:space="preserve">popup </w:t>
            </w:r>
            <w:proofErr w:type="spellStart"/>
            <w:r w:rsidR="0000405C">
              <w:rPr>
                <w:color w:val="000000"/>
              </w:rPr>
              <w:t>thêm</w:t>
            </w:r>
            <w:proofErr w:type="spellEnd"/>
            <w:r w:rsidR="0000405C">
              <w:rPr>
                <w:color w:val="000000"/>
              </w:rPr>
              <w:t xml:space="preserve"> </w:t>
            </w:r>
            <w:proofErr w:type="spellStart"/>
            <w:r w:rsidR="0000405C">
              <w:rPr>
                <w:color w:val="000000"/>
              </w:rPr>
              <w:t>mới</w:t>
            </w:r>
            <w:proofErr w:type="spellEnd"/>
            <w:r w:rsidR="0000405C">
              <w:rPr>
                <w:color w:val="000000"/>
              </w:rPr>
              <w:t xml:space="preserve"> </w:t>
            </w:r>
            <w:proofErr w:type="spellStart"/>
            <w:r w:rsidR="0000405C">
              <w:rPr>
                <w:color w:val="000000"/>
              </w:rPr>
              <w:t>phiếu</w:t>
            </w:r>
            <w:proofErr w:type="spellEnd"/>
            <w:r w:rsidR="0000405C">
              <w:rPr>
                <w:color w:val="000000"/>
              </w:rPr>
              <w:t xml:space="preserve"> </w:t>
            </w:r>
            <w:proofErr w:type="spellStart"/>
            <w:r w:rsidR="0000405C">
              <w:rPr>
                <w:color w:val="000000"/>
              </w:rPr>
              <w:t>xuất</w:t>
            </w:r>
            <w:proofErr w:type="spellEnd"/>
            <w:r w:rsidR="0000405C">
              <w:rPr>
                <w:color w:val="000000"/>
              </w:rPr>
              <w:t xml:space="preserve"> </w:t>
            </w:r>
            <w:proofErr w:type="spellStart"/>
            <w:r w:rsidR="0000405C">
              <w:rPr>
                <w:color w:val="000000"/>
              </w:rPr>
              <w:t>nhập</w:t>
            </w:r>
            <w:proofErr w:type="spellEnd"/>
            <w:r w:rsidR="0000405C">
              <w:rPr>
                <w:color w:val="000000"/>
              </w:rPr>
              <w:t xml:space="preserve"> </w:t>
            </w:r>
            <w:proofErr w:type="spellStart"/>
            <w:r w:rsidR="0000405C">
              <w:rPr>
                <w:color w:val="000000"/>
              </w:rPr>
              <w:t>kho</w:t>
            </w:r>
            <w:proofErr w:type="spellEnd"/>
          </w:p>
        </w:tc>
      </w:tr>
      <w:tr w:rsidR="0017270F" w:rsidTr="0000405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rsidR="0017270F" w:rsidRDefault="00B721FD">
            <w:pPr>
              <w:spacing w:before="0" w:after="0"/>
              <w:rPr>
                <w:color w:val="000000"/>
              </w:rPr>
            </w:pPr>
            <w:proofErr w:type="spellStart"/>
            <w:r>
              <w:rPr>
                <w:color w:val="000000"/>
              </w:rPr>
              <w:t>Người</w:t>
            </w:r>
            <w:proofErr w:type="spellEnd"/>
            <w:r>
              <w:rPr>
                <w:color w:val="000000"/>
              </w:rPr>
              <w:t xml:space="preserve"> </w:t>
            </w:r>
            <w:proofErr w:type="spellStart"/>
            <w:r>
              <w:rPr>
                <w:color w:val="000000"/>
              </w:rPr>
              <w:t>dùng</w:t>
            </w:r>
            <w:proofErr w:type="spellEnd"/>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Nhập</w:t>
            </w:r>
            <w:proofErr w:type="spellEnd"/>
            <w:r>
              <w:rPr>
                <w:color w:val="000000"/>
              </w:rPr>
              <w:t xml:space="preserve"> </w:t>
            </w:r>
            <w:proofErr w:type="spellStart"/>
            <w:r>
              <w:rPr>
                <w:color w:val="000000"/>
              </w:rPr>
              <w:t>thông</w:t>
            </w:r>
            <w:proofErr w:type="spellEnd"/>
            <w:r>
              <w:rPr>
                <w:color w:val="000000"/>
              </w:rPr>
              <w:t xml:space="preserve"> t</w:t>
            </w:r>
            <w:r w:rsidR="0000405C">
              <w:rPr>
                <w:color w:val="000000"/>
              </w:rPr>
              <w:t xml:space="preserve">in </w:t>
            </w:r>
            <w:proofErr w:type="spellStart"/>
            <w:r w:rsidR="0000405C">
              <w:rPr>
                <w:color w:val="000000"/>
              </w:rPr>
              <w:t>phiếu</w:t>
            </w:r>
            <w:proofErr w:type="spellEnd"/>
          </w:p>
        </w:tc>
      </w:tr>
      <w:tr w:rsidR="0017270F" w:rsidTr="0000405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có</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lệ</w:t>
            </w:r>
            <w:proofErr w:type="spellEnd"/>
            <w:r>
              <w:rPr>
                <w:color w:val="000000"/>
              </w:rPr>
              <w:t xml:space="preserve"> hay </w:t>
            </w:r>
            <w:proofErr w:type="spellStart"/>
            <w:r>
              <w:rPr>
                <w:color w:val="000000"/>
              </w:rPr>
              <w:t>không</w:t>
            </w:r>
            <w:proofErr w:type="spellEnd"/>
          </w:p>
        </w:tc>
      </w:tr>
      <w:tr w:rsidR="0017270F" w:rsidTr="0000405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Gửi</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lên</w:t>
            </w:r>
            <w:proofErr w:type="spellEnd"/>
            <w:r>
              <w:rPr>
                <w:color w:val="000000"/>
              </w:rPr>
              <w:t xml:space="preserve"> server</w:t>
            </w:r>
          </w:p>
        </w:tc>
      </w:tr>
      <w:tr w:rsidR="0017270F" w:rsidTr="0000405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Nhận</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p>
        </w:tc>
      </w:tr>
      <w:tr w:rsidR="0017270F" w:rsidTr="0000405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Trả</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cho</w:t>
            </w:r>
            <w:proofErr w:type="spellEnd"/>
            <w:r>
              <w:rPr>
                <w:color w:val="000000"/>
              </w:rPr>
              <w:t xml:space="preserve"> client</w:t>
            </w:r>
          </w:p>
        </w:tc>
      </w:tr>
      <w:tr w:rsidR="0017270F" w:rsidTr="0000405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cho</w:t>
            </w:r>
            <w:proofErr w:type="spellEnd"/>
            <w:r>
              <w:rPr>
                <w:color w:val="000000"/>
              </w:rPr>
              <w:t xml:space="preserve"> </w:t>
            </w:r>
            <w:proofErr w:type="spellStart"/>
            <w:r w:rsidR="0000405C">
              <w:rPr>
                <w:color w:val="000000"/>
              </w:rPr>
              <w:t>Nhân</w:t>
            </w:r>
            <w:proofErr w:type="spellEnd"/>
            <w:r w:rsidR="0000405C">
              <w:rPr>
                <w:color w:val="000000"/>
              </w:rPr>
              <w:t xml:space="preserve"> </w:t>
            </w:r>
            <w:proofErr w:type="spellStart"/>
            <w:r w:rsidR="0000405C">
              <w:rPr>
                <w:color w:val="000000"/>
              </w:rPr>
              <w:t>viên</w:t>
            </w:r>
            <w:proofErr w:type="spellEnd"/>
          </w:p>
        </w:tc>
      </w:tr>
      <w:tr w:rsidR="0017270F">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rsidR="0017270F" w:rsidRDefault="005E76C4">
            <w:pPr>
              <w:spacing w:before="0" w:after="0"/>
              <w:jc w:val="center"/>
              <w:rPr>
                <w:b/>
                <w:color w:val="000000"/>
              </w:rPr>
            </w:pPr>
            <w:proofErr w:type="spellStart"/>
            <w:r>
              <w:rPr>
                <w:b/>
                <w:color w:val="000000"/>
              </w:rPr>
              <w:t>Luồng</w:t>
            </w:r>
            <w:proofErr w:type="spellEnd"/>
            <w:r>
              <w:rPr>
                <w:b/>
                <w:color w:val="000000"/>
              </w:rPr>
              <w:t xml:space="preserve"> </w:t>
            </w:r>
            <w:proofErr w:type="spellStart"/>
            <w:r>
              <w:rPr>
                <w:b/>
                <w:color w:val="000000"/>
              </w:rPr>
              <w:t>thực</w:t>
            </w:r>
            <w:proofErr w:type="spellEnd"/>
            <w:r>
              <w:rPr>
                <w:b/>
                <w:color w:val="000000"/>
              </w:rPr>
              <w:t xml:space="preserve"> </w:t>
            </w:r>
            <w:proofErr w:type="spellStart"/>
            <w:r>
              <w:rPr>
                <w:b/>
                <w:color w:val="000000"/>
              </w:rPr>
              <w:t>thi</w:t>
            </w:r>
            <w:proofErr w:type="spellEnd"/>
            <w:r>
              <w:rPr>
                <w:b/>
                <w:color w:val="000000"/>
              </w:rPr>
              <w:t xml:space="preserve"> </w:t>
            </w:r>
            <w:proofErr w:type="spellStart"/>
            <w:r>
              <w:rPr>
                <w:b/>
                <w:color w:val="000000"/>
              </w:rPr>
              <w:t>mở</w:t>
            </w:r>
            <w:proofErr w:type="spellEnd"/>
            <w:r>
              <w:rPr>
                <w:b/>
                <w:color w:val="000000"/>
              </w:rPr>
              <w:t xml:space="preserve"> </w:t>
            </w:r>
            <w:proofErr w:type="spellStart"/>
            <w:r>
              <w:rPr>
                <w:b/>
                <w:color w:val="000000"/>
              </w:rPr>
              <w:t>rộng</w:t>
            </w:r>
            <w:proofErr w:type="spellEnd"/>
          </w:p>
        </w:tc>
      </w:tr>
      <w:tr w:rsidR="0017270F" w:rsidTr="0000405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b/>
                <w:color w:val="000000"/>
              </w:rPr>
            </w:pPr>
            <w:r>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Thực</w:t>
            </w:r>
            <w:proofErr w:type="spellEnd"/>
            <w:r>
              <w:rPr>
                <w:b/>
                <w:color w:val="000000"/>
              </w:rPr>
              <w:t xml:space="preserve"> </w:t>
            </w:r>
            <w:proofErr w:type="spellStart"/>
            <w:r>
              <w:rPr>
                <w:b/>
                <w:color w:val="000000"/>
              </w:rPr>
              <w:t>hiện</w:t>
            </w:r>
            <w:proofErr w:type="spellEnd"/>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Hành</w:t>
            </w:r>
            <w:proofErr w:type="spellEnd"/>
            <w:r>
              <w:rPr>
                <w:b/>
                <w:color w:val="000000"/>
              </w:rPr>
              <w:t xml:space="preserve"> </w:t>
            </w:r>
            <w:proofErr w:type="spellStart"/>
            <w:r>
              <w:rPr>
                <w:b/>
                <w:color w:val="000000"/>
              </w:rPr>
              <w:t>động</w:t>
            </w:r>
            <w:proofErr w:type="spellEnd"/>
          </w:p>
        </w:tc>
      </w:tr>
      <w:tr w:rsidR="0017270F" w:rsidTr="0000405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1a</w:t>
            </w:r>
          </w:p>
        </w:tc>
        <w:tc>
          <w:tcPr>
            <w:tcW w:w="1800"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trước</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chưa</w:t>
            </w:r>
            <w:proofErr w:type="spellEnd"/>
          </w:p>
        </w:tc>
      </w:tr>
      <w:tr w:rsidR="0017270F" w:rsidTr="0000405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 xml:space="preserve">1b </w:t>
            </w:r>
          </w:p>
        </w:tc>
        <w:tc>
          <w:tcPr>
            <w:tcW w:w="1800"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r>
              <w:rPr>
                <w:color w:val="000000"/>
              </w:rPr>
              <w:t>Client</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báo</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lệ</w:t>
            </w:r>
            <w:proofErr w:type="spellEnd"/>
          </w:p>
        </w:tc>
      </w:tr>
      <w:tr w:rsidR="0017270F" w:rsidTr="0000405C">
        <w:trPr>
          <w:trHeight w:val="68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lastRenderedPageBreak/>
              <w:t>6a</w:t>
            </w:r>
          </w:p>
        </w:tc>
        <w:tc>
          <w:tcPr>
            <w:tcW w:w="180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cảnh</w:t>
            </w:r>
            <w:proofErr w:type="spellEnd"/>
            <w:r>
              <w:rPr>
                <w:color w:val="000000"/>
              </w:rPr>
              <w:t xml:space="preserve"> </w:t>
            </w:r>
            <w:proofErr w:type="spellStart"/>
            <w:r>
              <w:rPr>
                <w:color w:val="000000"/>
              </w:rPr>
              <w:t>báo</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lệ</w:t>
            </w:r>
            <w:proofErr w:type="spellEnd"/>
          </w:p>
        </w:tc>
      </w:tr>
      <w:tr w:rsidR="0017270F" w:rsidTr="0000405C">
        <w:trPr>
          <w:trHeight w:val="68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6b</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786"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báo</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thêm</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công</w:t>
            </w:r>
            <w:proofErr w:type="spellEnd"/>
          </w:p>
        </w:tc>
      </w:tr>
      <w:tr w:rsidR="0017270F" w:rsidTr="0000405C">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Điều</w:t>
            </w:r>
            <w:proofErr w:type="spellEnd"/>
            <w:r>
              <w:rPr>
                <w:b/>
                <w:color w:val="000000"/>
              </w:rPr>
              <w:t xml:space="preserve"> </w:t>
            </w:r>
            <w:proofErr w:type="spellStart"/>
            <w:r>
              <w:rPr>
                <w:b/>
                <w:color w:val="000000"/>
              </w:rPr>
              <w:t>kiện</w:t>
            </w:r>
            <w:proofErr w:type="spellEnd"/>
            <w:r>
              <w:rPr>
                <w:b/>
                <w:color w:val="000000"/>
              </w:rPr>
              <w:t xml:space="preserve"> </w:t>
            </w:r>
            <w:proofErr w:type="spellStart"/>
            <w:r>
              <w:rPr>
                <w:b/>
                <w:color w:val="000000"/>
              </w:rPr>
              <w:t>sau</w:t>
            </w:r>
            <w:proofErr w:type="spellEnd"/>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t>Không</w:t>
            </w:r>
            <w:proofErr w:type="spellEnd"/>
          </w:p>
        </w:tc>
      </w:tr>
      <w:bookmarkEnd w:id="143"/>
    </w:tbl>
    <w:p w:rsidR="0017270F" w:rsidRDefault="0017270F">
      <w:pPr>
        <w:pStyle w:val="u5"/>
        <w:rPr>
          <w:del w:id="144" w:author="BUI Mai Anh" w:date="2018-05-28T02:05:00Z"/>
        </w:rPr>
      </w:pPr>
    </w:p>
    <w:p w:rsidR="0017270F" w:rsidRDefault="0017270F">
      <w:pPr>
        <w:rPr>
          <w:del w:id="145" w:author="BUI Mai Anh" w:date="2018-05-28T02:05:00Z"/>
        </w:rPr>
      </w:pPr>
    </w:p>
    <w:p w:rsidR="0017270F" w:rsidRDefault="0017270F">
      <w:pPr>
        <w:rPr>
          <w:del w:id="146" w:author="BUI Mai Anh" w:date="2018-05-28T02:05:00Z"/>
        </w:rPr>
      </w:pPr>
    </w:p>
    <w:p w:rsidR="0017270F" w:rsidRDefault="005E76C4">
      <w:pPr>
        <w:pStyle w:val="u5"/>
        <w:numPr>
          <w:ilvl w:val="4"/>
          <w:numId w:val="10"/>
        </w:numPr>
      </w:pPr>
      <w:proofErr w:type="spellStart"/>
      <w:r>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rsidR="0000405C">
        <w:t>phiếu</w:t>
      </w:r>
      <w:proofErr w:type="spellEnd"/>
      <w:r w:rsidR="0000405C">
        <w:t xml:space="preserve"> </w:t>
      </w:r>
      <w:proofErr w:type="spellStart"/>
      <w:r w:rsidR="0000405C">
        <w:t>xuất</w:t>
      </w:r>
      <w:proofErr w:type="spellEnd"/>
      <w:r w:rsidR="0000405C">
        <w:t>/</w:t>
      </w:r>
      <w:proofErr w:type="spellStart"/>
      <w:r w:rsidR="0000405C">
        <w:t>nhập</w:t>
      </w:r>
      <w:proofErr w:type="spellEnd"/>
      <w:r w:rsidR="0000405C">
        <w:t xml:space="preserve"> </w:t>
      </w:r>
      <w:proofErr w:type="spellStart"/>
      <w:r w:rsidR="0000405C">
        <w:t>kho</w:t>
      </w:r>
      <w:proofErr w:type="spellEnd"/>
    </w:p>
    <w:p w:rsidR="0017270F" w:rsidRDefault="005E76C4">
      <w:pPr>
        <w:keepNext/>
        <w:pBdr>
          <w:top w:val="nil"/>
          <w:left w:val="nil"/>
          <w:bottom w:val="nil"/>
          <w:right w:val="nil"/>
          <w:between w:val="nil"/>
        </w:pBdr>
        <w:jc w:val="center"/>
        <w:rPr>
          <w:color w:val="000000"/>
          <w:sz w:val="24"/>
          <w:szCs w:val="24"/>
        </w:rPr>
      </w:pPr>
      <w:bookmarkStart w:id="147" w:name="_2grqrue" w:colFirst="0" w:colLast="0"/>
      <w:bookmarkEnd w:id="147"/>
      <w:proofErr w:type="spellStart"/>
      <w:r>
        <w:rPr>
          <w:color w:val="000000"/>
          <w:sz w:val="24"/>
          <w:szCs w:val="24"/>
        </w:rPr>
        <w:t>Bảng</w:t>
      </w:r>
      <w:proofErr w:type="spellEnd"/>
      <w:r>
        <w:rPr>
          <w:color w:val="000000"/>
          <w:sz w:val="24"/>
          <w:szCs w:val="24"/>
        </w:rPr>
        <w:t xml:space="preserve"> 5 </w:t>
      </w:r>
      <w:proofErr w:type="spellStart"/>
      <w:r>
        <w:rPr>
          <w:color w:val="000000"/>
          <w:sz w:val="24"/>
          <w:szCs w:val="24"/>
        </w:rPr>
        <w:t>Mô</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w:t>
      </w:r>
      <w:proofErr w:type="spellStart"/>
      <w:r>
        <w:rPr>
          <w:color w:val="000000"/>
          <w:sz w:val="24"/>
          <w:szCs w:val="24"/>
        </w:rPr>
        <w:t>dữ</w:t>
      </w:r>
      <w:proofErr w:type="spellEnd"/>
      <w:r>
        <w:rPr>
          <w:color w:val="000000"/>
          <w:sz w:val="24"/>
          <w:szCs w:val="24"/>
        </w:rPr>
        <w:t xml:space="preserve"> </w:t>
      </w:r>
      <w:proofErr w:type="spellStart"/>
      <w:r>
        <w:rPr>
          <w:color w:val="000000"/>
          <w:sz w:val="24"/>
          <w:szCs w:val="24"/>
        </w:rPr>
        <w:t>liệu</w:t>
      </w:r>
      <w:proofErr w:type="spellEnd"/>
      <w:r>
        <w:rPr>
          <w:color w:val="000000"/>
          <w:sz w:val="24"/>
          <w:szCs w:val="24"/>
        </w:rPr>
        <w:t xml:space="preserve"> </w:t>
      </w:r>
      <w:proofErr w:type="spellStart"/>
      <w:r>
        <w:rPr>
          <w:color w:val="000000"/>
          <w:sz w:val="24"/>
          <w:szCs w:val="24"/>
        </w:rPr>
        <w:t>đầu</w:t>
      </w:r>
      <w:proofErr w:type="spellEnd"/>
      <w:r>
        <w:rPr>
          <w:color w:val="000000"/>
          <w:sz w:val="24"/>
          <w:szCs w:val="24"/>
        </w:rPr>
        <w:t xml:space="preserve"> </w:t>
      </w:r>
      <w:proofErr w:type="spellStart"/>
      <w:r>
        <w:rPr>
          <w:color w:val="000000"/>
          <w:sz w:val="24"/>
          <w:szCs w:val="24"/>
        </w:rPr>
        <w:t>vào</w:t>
      </w:r>
      <w:proofErr w:type="spellEnd"/>
      <w:r>
        <w:rPr>
          <w:color w:val="000000"/>
          <w:sz w:val="24"/>
          <w:szCs w:val="24"/>
        </w:rPr>
        <w:t xml:space="preserve"> </w:t>
      </w:r>
      <w:proofErr w:type="spellStart"/>
      <w:r>
        <w:rPr>
          <w:color w:val="000000"/>
          <w:sz w:val="24"/>
          <w:szCs w:val="24"/>
        </w:rPr>
        <w:t>Thêm</w:t>
      </w:r>
      <w:proofErr w:type="spellEnd"/>
      <w:r>
        <w:rPr>
          <w:color w:val="000000"/>
          <w:sz w:val="24"/>
          <w:szCs w:val="24"/>
        </w:rPr>
        <w:t xml:space="preserve"> </w:t>
      </w:r>
      <w:proofErr w:type="spellStart"/>
      <w:r w:rsidR="0000405C">
        <w:rPr>
          <w:color w:val="000000"/>
          <w:sz w:val="24"/>
          <w:szCs w:val="24"/>
        </w:rPr>
        <w:t>phiếu</w:t>
      </w:r>
      <w:proofErr w:type="spellEnd"/>
      <w:r w:rsidR="0000405C">
        <w:rPr>
          <w:color w:val="000000"/>
          <w:sz w:val="24"/>
          <w:szCs w:val="24"/>
        </w:rPr>
        <w:t xml:space="preserve"> </w:t>
      </w:r>
      <w:proofErr w:type="spellStart"/>
      <w:r w:rsidR="0000405C">
        <w:rPr>
          <w:color w:val="000000"/>
          <w:sz w:val="24"/>
          <w:szCs w:val="24"/>
        </w:rPr>
        <w:t>xuất</w:t>
      </w:r>
      <w:proofErr w:type="spellEnd"/>
      <w:r w:rsidR="0000405C">
        <w:rPr>
          <w:color w:val="000000"/>
          <w:sz w:val="24"/>
          <w:szCs w:val="24"/>
        </w:rPr>
        <w:t xml:space="preserve"> </w:t>
      </w:r>
      <w:proofErr w:type="spellStart"/>
      <w:r w:rsidR="0000405C">
        <w:rPr>
          <w:color w:val="000000"/>
          <w:sz w:val="24"/>
          <w:szCs w:val="24"/>
        </w:rPr>
        <w:t>nhập</w:t>
      </w:r>
      <w:proofErr w:type="spellEnd"/>
      <w:r w:rsidR="0000405C">
        <w:rPr>
          <w:color w:val="000000"/>
          <w:sz w:val="24"/>
          <w:szCs w:val="24"/>
        </w:rPr>
        <w:t xml:space="preserve"> </w:t>
      </w:r>
      <w:proofErr w:type="spellStart"/>
      <w:r w:rsidR="0000405C">
        <w:rPr>
          <w:color w:val="000000"/>
          <w:sz w:val="24"/>
          <w:szCs w:val="24"/>
        </w:rPr>
        <w:t>kho</w:t>
      </w:r>
      <w:proofErr w:type="spellEnd"/>
    </w:p>
    <w:tbl>
      <w:tblPr>
        <w:tblStyle w:val="a7"/>
        <w:tblW w:w="963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9"/>
        <w:gridCol w:w="2150"/>
        <w:gridCol w:w="1846"/>
        <w:gridCol w:w="1277"/>
        <w:gridCol w:w="1839"/>
        <w:gridCol w:w="1842"/>
      </w:tblGrid>
      <w:tr w:rsidR="0017270F">
        <w:trPr>
          <w:trHeight w:val="420"/>
        </w:trPr>
        <w:tc>
          <w:tcPr>
            <w:tcW w:w="679" w:type="dxa"/>
          </w:tcPr>
          <w:p w:rsidR="0017270F" w:rsidRDefault="005E76C4">
            <w:pPr>
              <w:spacing w:before="0" w:after="0"/>
            </w:pPr>
            <w:bookmarkStart w:id="148" w:name="_Hlk27904208"/>
            <w:r>
              <w:t>STT</w:t>
            </w:r>
          </w:p>
        </w:tc>
        <w:tc>
          <w:tcPr>
            <w:tcW w:w="2150" w:type="dxa"/>
          </w:tcPr>
          <w:p w:rsidR="0017270F" w:rsidRDefault="005E76C4">
            <w:pPr>
              <w:spacing w:before="0" w:after="0"/>
            </w:pPr>
            <w:proofErr w:type="spellStart"/>
            <w:r>
              <w:t>Trường</w:t>
            </w:r>
            <w:proofErr w:type="spellEnd"/>
            <w:r>
              <w:t xml:space="preserve"> </w:t>
            </w:r>
            <w:proofErr w:type="spellStart"/>
            <w:r>
              <w:t>Dữ</w:t>
            </w:r>
            <w:proofErr w:type="spellEnd"/>
            <w:r>
              <w:t xml:space="preserve"> </w:t>
            </w:r>
            <w:proofErr w:type="spellStart"/>
            <w:r>
              <w:t>Liệu</w:t>
            </w:r>
            <w:proofErr w:type="spellEnd"/>
          </w:p>
        </w:tc>
        <w:tc>
          <w:tcPr>
            <w:tcW w:w="1846" w:type="dxa"/>
          </w:tcPr>
          <w:p w:rsidR="0017270F" w:rsidRDefault="005E76C4">
            <w:pPr>
              <w:spacing w:before="0" w:after="0"/>
            </w:pPr>
            <w:proofErr w:type="spellStart"/>
            <w:r>
              <w:t>Mô</w:t>
            </w:r>
            <w:proofErr w:type="spellEnd"/>
            <w:r>
              <w:t xml:space="preserve"> </w:t>
            </w:r>
            <w:proofErr w:type="spellStart"/>
            <w:r>
              <w:t>Tả</w:t>
            </w:r>
            <w:proofErr w:type="spellEnd"/>
          </w:p>
        </w:tc>
        <w:tc>
          <w:tcPr>
            <w:tcW w:w="1277" w:type="dxa"/>
          </w:tcPr>
          <w:p w:rsidR="0017270F" w:rsidRDefault="005E76C4">
            <w:pPr>
              <w:spacing w:before="0" w:after="0"/>
            </w:pPr>
            <w:proofErr w:type="spellStart"/>
            <w:r>
              <w:t>Bắt</w:t>
            </w:r>
            <w:proofErr w:type="spellEnd"/>
            <w:r>
              <w:t xml:space="preserve"> </w:t>
            </w:r>
            <w:proofErr w:type="spellStart"/>
            <w:r>
              <w:t>Buộc</w:t>
            </w:r>
            <w:proofErr w:type="spellEnd"/>
          </w:p>
        </w:tc>
        <w:tc>
          <w:tcPr>
            <w:tcW w:w="1839" w:type="dxa"/>
          </w:tcPr>
          <w:p w:rsidR="0017270F" w:rsidRDefault="005E76C4">
            <w:pPr>
              <w:spacing w:before="0" w:after="0"/>
            </w:pPr>
            <w:proofErr w:type="spellStart"/>
            <w:r>
              <w:t>Điều</w:t>
            </w:r>
            <w:proofErr w:type="spellEnd"/>
            <w:r>
              <w:t xml:space="preserve"> </w:t>
            </w:r>
            <w:proofErr w:type="spellStart"/>
            <w:r>
              <w:t>Kiện</w:t>
            </w:r>
            <w:proofErr w:type="spellEnd"/>
            <w:r>
              <w:t xml:space="preserve"> </w:t>
            </w:r>
            <w:proofErr w:type="spellStart"/>
            <w:r>
              <w:t>Hợp</w:t>
            </w:r>
            <w:proofErr w:type="spellEnd"/>
            <w:r>
              <w:t xml:space="preserve"> </w:t>
            </w:r>
            <w:proofErr w:type="spellStart"/>
            <w:r>
              <w:t>Lệ</w:t>
            </w:r>
            <w:proofErr w:type="spellEnd"/>
            <w:r>
              <w:t xml:space="preserve"> </w:t>
            </w:r>
          </w:p>
        </w:tc>
        <w:tc>
          <w:tcPr>
            <w:tcW w:w="1842" w:type="dxa"/>
          </w:tcPr>
          <w:p w:rsidR="0017270F" w:rsidRDefault="005E76C4">
            <w:pPr>
              <w:spacing w:before="0" w:after="0"/>
            </w:pPr>
            <w:proofErr w:type="spellStart"/>
            <w:r>
              <w:t>Ví</w:t>
            </w:r>
            <w:proofErr w:type="spellEnd"/>
            <w:r>
              <w:t xml:space="preserve"> </w:t>
            </w:r>
            <w:proofErr w:type="spellStart"/>
            <w:r>
              <w:t>Dụ</w:t>
            </w:r>
            <w:proofErr w:type="spellEnd"/>
          </w:p>
        </w:tc>
      </w:tr>
      <w:tr w:rsidR="0017270F">
        <w:tc>
          <w:tcPr>
            <w:tcW w:w="679" w:type="dxa"/>
          </w:tcPr>
          <w:p w:rsidR="0017270F" w:rsidRDefault="005E76C4">
            <w:pPr>
              <w:spacing w:before="0" w:after="0"/>
            </w:pPr>
            <w:r>
              <w:t>1</w:t>
            </w:r>
          </w:p>
        </w:tc>
        <w:tc>
          <w:tcPr>
            <w:tcW w:w="2150" w:type="dxa"/>
          </w:tcPr>
          <w:p w:rsidR="0017270F" w:rsidRDefault="00F26A1F">
            <w:pPr>
              <w:spacing w:before="0" w:after="0"/>
            </w:pPr>
            <w:proofErr w:type="spellStart"/>
            <w:r>
              <w:t>Mã</w:t>
            </w:r>
            <w:proofErr w:type="spellEnd"/>
            <w:r>
              <w:t xml:space="preserve"> </w:t>
            </w:r>
            <w:proofErr w:type="spellStart"/>
            <w:r>
              <w:t>nhân</w:t>
            </w:r>
            <w:proofErr w:type="spellEnd"/>
            <w:r>
              <w:t xml:space="preserve"> </w:t>
            </w:r>
            <w:proofErr w:type="spellStart"/>
            <w:r>
              <w:t>viên</w:t>
            </w:r>
            <w:proofErr w:type="spellEnd"/>
          </w:p>
        </w:tc>
        <w:tc>
          <w:tcPr>
            <w:tcW w:w="1846" w:type="dxa"/>
          </w:tcPr>
          <w:p w:rsidR="0017270F" w:rsidRDefault="0017270F">
            <w:pPr>
              <w:spacing w:before="0" w:after="0"/>
            </w:pPr>
          </w:p>
        </w:tc>
        <w:tc>
          <w:tcPr>
            <w:tcW w:w="1277" w:type="dxa"/>
          </w:tcPr>
          <w:p w:rsidR="0017270F" w:rsidRDefault="005E76C4">
            <w:pPr>
              <w:spacing w:before="0" w:after="0"/>
            </w:pPr>
            <w:proofErr w:type="spellStart"/>
            <w:r>
              <w:t>Có</w:t>
            </w:r>
            <w:proofErr w:type="spellEnd"/>
          </w:p>
        </w:tc>
        <w:tc>
          <w:tcPr>
            <w:tcW w:w="1839" w:type="dxa"/>
          </w:tcPr>
          <w:p w:rsidR="0017270F" w:rsidRDefault="005E76C4">
            <w:pPr>
              <w:spacing w:before="0" w:after="0"/>
            </w:pPr>
            <w:proofErr w:type="spellStart"/>
            <w:r>
              <w:t>Là</w:t>
            </w:r>
            <w:proofErr w:type="spellEnd"/>
            <w:r>
              <w:t xml:space="preserve"> 1 </w:t>
            </w:r>
            <w:proofErr w:type="spellStart"/>
            <w:r>
              <w:t>dãy</w:t>
            </w:r>
            <w:proofErr w:type="spellEnd"/>
            <w:r>
              <w:t xml:space="preserve"> </w:t>
            </w:r>
            <w:proofErr w:type="spellStart"/>
            <w:r>
              <w:t>số</w:t>
            </w:r>
            <w:proofErr w:type="spellEnd"/>
            <w:r w:rsidR="0000405C">
              <w:t xml:space="preserve"> </w:t>
            </w:r>
            <w:proofErr w:type="spellStart"/>
            <w:r w:rsidR="0000405C">
              <w:t>có</w:t>
            </w:r>
            <w:proofErr w:type="spellEnd"/>
            <w:r w:rsidR="0000405C">
              <w:t xml:space="preserve"> </w:t>
            </w:r>
            <w:proofErr w:type="spellStart"/>
            <w:r w:rsidR="0000405C">
              <w:t>Mã</w:t>
            </w:r>
            <w:proofErr w:type="spellEnd"/>
            <w:r w:rsidR="0000405C">
              <w:t xml:space="preserve"> </w:t>
            </w:r>
            <w:proofErr w:type="spellStart"/>
            <w:r w:rsidR="0000405C">
              <w:t>phiếu</w:t>
            </w:r>
            <w:proofErr w:type="spellEnd"/>
          </w:p>
        </w:tc>
        <w:tc>
          <w:tcPr>
            <w:tcW w:w="1842" w:type="dxa"/>
          </w:tcPr>
          <w:p w:rsidR="0017270F" w:rsidRDefault="0000405C">
            <w:pPr>
              <w:spacing w:before="0" w:after="0"/>
            </w:pPr>
            <w:r>
              <w:t>XK0000364</w:t>
            </w:r>
          </w:p>
        </w:tc>
      </w:tr>
      <w:tr w:rsidR="0017270F">
        <w:tc>
          <w:tcPr>
            <w:tcW w:w="679" w:type="dxa"/>
          </w:tcPr>
          <w:p w:rsidR="0017270F" w:rsidRDefault="005E76C4">
            <w:pPr>
              <w:spacing w:before="0" w:after="0"/>
            </w:pPr>
            <w:r>
              <w:t>2</w:t>
            </w:r>
          </w:p>
        </w:tc>
        <w:tc>
          <w:tcPr>
            <w:tcW w:w="2150" w:type="dxa"/>
          </w:tcPr>
          <w:p w:rsidR="0017270F" w:rsidRDefault="0000405C">
            <w:pPr>
              <w:spacing w:before="0" w:after="0"/>
            </w:pPr>
            <w:proofErr w:type="spellStart"/>
            <w:r>
              <w:t>Ngày</w:t>
            </w:r>
            <w:proofErr w:type="spellEnd"/>
            <w:r>
              <w:t xml:space="preserve"> </w:t>
            </w:r>
            <w:proofErr w:type="spellStart"/>
            <w:r>
              <w:t>lập</w:t>
            </w:r>
            <w:proofErr w:type="spellEnd"/>
            <w:r>
              <w:t xml:space="preserve"> </w:t>
            </w:r>
            <w:proofErr w:type="spellStart"/>
            <w:r>
              <w:t>phiếu</w:t>
            </w:r>
            <w:proofErr w:type="spellEnd"/>
          </w:p>
        </w:tc>
        <w:tc>
          <w:tcPr>
            <w:tcW w:w="1846" w:type="dxa"/>
          </w:tcPr>
          <w:p w:rsidR="0017270F" w:rsidRDefault="0017270F">
            <w:pPr>
              <w:spacing w:before="0" w:after="0"/>
            </w:pPr>
          </w:p>
        </w:tc>
        <w:tc>
          <w:tcPr>
            <w:tcW w:w="1277" w:type="dxa"/>
          </w:tcPr>
          <w:p w:rsidR="0017270F" w:rsidRDefault="005E76C4">
            <w:pPr>
              <w:spacing w:before="0" w:after="0"/>
            </w:pPr>
            <w:proofErr w:type="spellStart"/>
            <w:r>
              <w:t>Có</w:t>
            </w:r>
            <w:proofErr w:type="spellEnd"/>
          </w:p>
        </w:tc>
        <w:tc>
          <w:tcPr>
            <w:tcW w:w="1839" w:type="dxa"/>
          </w:tcPr>
          <w:p w:rsidR="0017270F" w:rsidRDefault="0000405C">
            <w:pPr>
              <w:spacing w:before="0" w:after="0"/>
            </w:pPr>
            <w:proofErr w:type="spellStart"/>
            <w:r>
              <w:t>Ngày</w:t>
            </w:r>
            <w:proofErr w:type="spellEnd"/>
          </w:p>
        </w:tc>
        <w:tc>
          <w:tcPr>
            <w:tcW w:w="1842" w:type="dxa"/>
          </w:tcPr>
          <w:p w:rsidR="0017270F" w:rsidRDefault="0000405C">
            <w:pPr>
              <w:spacing w:before="0" w:after="0"/>
            </w:pPr>
            <w:r>
              <w:t>02/10/2019</w:t>
            </w:r>
          </w:p>
        </w:tc>
      </w:tr>
      <w:tr w:rsidR="0017270F">
        <w:tc>
          <w:tcPr>
            <w:tcW w:w="679" w:type="dxa"/>
          </w:tcPr>
          <w:p w:rsidR="0017270F" w:rsidRDefault="005E76C4">
            <w:pPr>
              <w:spacing w:before="0" w:after="0"/>
            </w:pPr>
            <w:r>
              <w:t>3</w:t>
            </w:r>
          </w:p>
        </w:tc>
        <w:tc>
          <w:tcPr>
            <w:tcW w:w="2150" w:type="dxa"/>
          </w:tcPr>
          <w:p w:rsidR="0017270F" w:rsidRDefault="0000405C">
            <w:pPr>
              <w:spacing w:before="0" w:after="0"/>
            </w:pPr>
            <w:proofErr w:type="spellStart"/>
            <w:r>
              <w:t>Giờ</w:t>
            </w:r>
            <w:proofErr w:type="spellEnd"/>
            <w:r>
              <w:t xml:space="preserve"> </w:t>
            </w:r>
            <w:proofErr w:type="spellStart"/>
            <w:r>
              <w:t>lập</w:t>
            </w:r>
            <w:proofErr w:type="spellEnd"/>
            <w:r>
              <w:t xml:space="preserve"> </w:t>
            </w:r>
            <w:proofErr w:type="spellStart"/>
            <w:r>
              <w:t>phiếu</w:t>
            </w:r>
            <w:proofErr w:type="spellEnd"/>
          </w:p>
        </w:tc>
        <w:tc>
          <w:tcPr>
            <w:tcW w:w="1846" w:type="dxa"/>
          </w:tcPr>
          <w:p w:rsidR="0017270F" w:rsidRDefault="0017270F">
            <w:pPr>
              <w:spacing w:before="0" w:after="0"/>
            </w:pPr>
          </w:p>
        </w:tc>
        <w:tc>
          <w:tcPr>
            <w:tcW w:w="1277" w:type="dxa"/>
          </w:tcPr>
          <w:p w:rsidR="0017270F" w:rsidRDefault="005E76C4">
            <w:pPr>
              <w:spacing w:before="0" w:after="0"/>
            </w:pPr>
            <w:proofErr w:type="spellStart"/>
            <w:r>
              <w:t>Có</w:t>
            </w:r>
            <w:proofErr w:type="spellEnd"/>
          </w:p>
        </w:tc>
        <w:tc>
          <w:tcPr>
            <w:tcW w:w="1839" w:type="dxa"/>
          </w:tcPr>
          <w:p w:rsidR="0017270F" w:rsidRDefault="0000405C">
            <w:pPr>
              <w:spacing w:before="0" w:after="0"/>
            </w:pPr>
            <w:proofErr w:type="spellStart"/>
            <w:r>
              <w:t>Giờ</w:t>
            </w:r>
            <w:proofErr w:type="spellEnd"/>
          </w:p>
        </w:tc>
        <w:tc>
          <w:tcPr>
            <w:tcW w:w="1842" w:type="dxa"/>
          </w:tcPr>
          <w:p w:rsidR="0017270F" w:rsidRDefault="0000405C">
            <w:pPr>
              <w:spacing w:before="0" w:after="0"/>
            </w:pPr>
            <w:r>
              <w:t>11:00</w:t>
            </w:r>
          </w:p>
        </w:tc>
      </w:tr>
      <w:tr w:rsidR="0017270F">
        <w:tc>
          <w:tcPr>
            <w:tcW w:w="679" w:type="dxa"/>
          </w:tcPr>
          <w:p w:rsidR="0017270F" w:rsidRDefault="005E76C4">
            <w:pPr>
              <w:spacing w:before="0" w:after="0"/>
            </w:pPr>
            <w:r>
              <w:t>4</w:t>
            </w:r>
          </w:p>
        </w:tc>
        <w:tc>
          <w:tcPr>
            <w:tcW w:w="2150" w:type="dxa"/>
          </w:tcPr>
          <w:p w:rsidR="0017270F" w:rsidRDefault="00AD3143">
            <w:pPr>
              <w:spacing w:before="0" w:after="0"/>
            </w:pPr>
            <w:proofErr w:type="spellStart"/>
            <w:r>
              <w:t>Người</w:t>
            </w:r>
            <w:proofErr w:type="spellEnd"/>
            <w:r>
              <w:t xml:space="preserve"> </w:t>
            </w:r>
            <w:proofErr w:type="spellStart"/>
            <w:r>
              <w:t>lập</w:t>
            </w:r>
            <w:proofErr w:type="spellEnd"/>
            <w:r>
              <w:t xml:space="preserve"> </w:t>
            </w:r>
            <w:proofErr w:type="spellStart"/>
            <w:r>
              <w:t>phiếu</w:t>
            </w:r>
            <w:proofErr w:type="spellEnd"/>
          </w:p>
        </w:tc>
        <w:tc>
          <w:tcPr>
            <w:tcW w:w="1846" w:type="dxa"/>
          </w:tcPr>
          <w:p w:rsidR="0017270F" w:rsidRDefault="0017270F">
            <w:pPr>
              <w:spacing w:before="0" w:after="0"/>
            </w:pPr>
          </w:p>
        </w:tc>
        <w:tc>
          <w:tcPr>
            <w:tcW w:w="1277" w:type="dxa"/>
          </w:tcPr>
          <w:p w:rsidR="0017270F" w:rsidRDefault="005E76C4">
            <w:pPr>
              <w:spacing w:before="0" w:after="0"/>
            </w:pPr>
            <w:proofErr w:type="spellStart"/>
            <w:r>
              <w:t>Có</w:t>
            </w:r>
            <w:proofErr w:type="spellEnd"/>
          </w:p>
        </w:tc>
        <w:tc>
          <w:tcPr>
            <w:tcW w:w="1839" w:type="dxa"/>
          </w:tcPr>
          <w:p w:rsidR="0017270F" w:rsidRDefault="00AD3143">
            <w:pPr>
              <w:spacing w:before="0" w:after="0"/>
            </w:pPr>
            <w:proofErr w:type="spellStart"/>
            <w:r>
              <w:t>Tên</w:t>
            </w:r>
            <w:proofErr w:type="spellEnd"/>
            <w:r>
              <w:t xml:space="preserve"> </w:t>
            </w:r>
            <w:proofErr w:type="spellStart"/>
            <w:r>
              <w:t>người</w:t>
            </w:r>
            <w:proofErr w:type="spellEnd"/>
          </w:p>
        </w:tc>
        <w:tc>
          <w:tcPr>
            <w:tcW w:w="1842" w:type="dxa"/>
          </w:tcPr>
          <w:p w:rsidR="0017270F" w:rsidRDefault="00AD3143">
            <w:pPr>
              <w:spacing w:before="0" w:after="0"/>
            </w:pPr>
            <w:proofErr w:type="spellStart"/>
            <w:r>
              <w:t>Nguyễn</w:t>
            </w:r>
            <w:proofErr w:type="spellEnd"/>
            <w:r>
              <w:t xml:space="preserve"> </w:t>
            </w:r>
            <w:proofErr w:type="spellStart"/>
            <w:r>
              <w:t>Mạnh</w:t>
            </w:r>
            <w:proofErr w:type="spellEnd"/>
            <w:r>
              <w:t xml:space="preserve"> Duy</w:t>
            </w:r>
          </w:p>
        </w:tc>
      </w:tr>
      <w:tr w:rsidR="00AD3143">
        <w:tc>
          <w:tcPr>
            <w:tcW w:w="679" w:type="dxa"/>
          </w:tcPr>
          <w:p w:rsidR="00AD3143" w:rsidRDefault="00AD3143" w:rsidP="00AD3143">
            <w:pPr>
              <w:spacing w:before="0" w:after="0"/>
            </w:pPr>
            <w:r>
              <w:t>5</w:t>
            </w:r>
          </w:p>
        </w:tc>
        <w:tc>
          <w:tcPr>
            <w:tcW w:w="2150" w:type="dxa"/>
          </w:tcPr>
          <w:p w:rsidR="00AD3143" w:rsidRDefault="00AD3143" w:rsidP="00AD3143">
            <w:pPr>
              <w:spacing w:before="0" w:after="0"/>
            </w:pPr>
            <w:proofErr w:type="spellStart"/>
            <w:r>
              <w:t>Người</w:t>
            </w:r>
            <w:proofErr w:type="spellEnd"/>
            <w:r>
              <w:t xml:space="preserve"> </w:t>
            </w:r>
            <w:proofErr w:type="spellStart"/>
            <w:r>
              <w:t>nhập</w:t>
            </w:r>
            <w:proofErr w:type="spellEnd"/>
            <w:r>
              <w:t>/</w:t>
            </w:r>
            <w:proofErr w:type="spellStart"/>
            <w:r>
              <w:t>xuất</w:t>
            </w:r>
            <w:proofErr w:type="spellEnd"/>
          </w:p>
        </w:tc>
        <w:tc>
          <w:tcPr>
            <w:tcW w:w="1846" w:type="dxa"/>
          </w:tcPr>
          <w:p w:rsidR="00AD3143" w:rsidRDefault="00AD3143" w:rsidP="00AD3143">
            <w:pPr>
              <w:spacing w:before="0" w:after="0"/>
            </w:pPr>
          </w:p>
        </w:tc>
        <w:tc>
          <w:tcPr>
            <w:tcW w:w="1277" w:type="dxa"/>
          </w:tcPr>
          <w:p w:rsidR="00AD3143" w:rsidRDefault="00AD3143" w:rsidP="00AD3143">
            <w:pPr>
              <w:spacing w:before="0" w:after="0"/>
            </w:pPr>
            <w:proofErr w:type="spellStart"/>
            <w:r>
              <w:t>Có</w:t>
            </w:r>
            <w:proofErr w:type="spellEnd"/>
          </w:p>
        </w:tc>
        <w:tc>
          <w:tcPr>
            <w:tcW w:w="1839" w:type="dxa"/>
          </w:tcPr>
          <w:p w:rsidR="00AD3143" w:rsidRDefault="00AD3143" w:rsidP="00AD3143">
            <w:pPr>
              <w:spacing w:before="0" w:after="0"/>
            </w:pPr>
            <w:proofErr w:type="spellStart"/>
            <w:r>
              <w:t>Tên</w:t>
            </w:r>
            <w:proofErr w:type="spellEnd"/>
            <w:r>
              <w:t xml:space="preserve"> </w:t>
            </w:r>
            <w:proofErr w:type="spellStart"/>
            <w:r>
              <w:t>người</w:t>
            </w:r>
            <w:proofErr w:type="spellEnd"/>
          </w:p>
        </w:tc>
        <w:tc>
          <w:tcPr>
            <w:tcW w:w="1842" w:type="dxa"/>
          </w:tcPr>
          <w:p w:rsidR="00AD3143" w:rsidRDefault="00AD3143" w:rsidP="00AD3143">
            <w:pPr>
              <w:spacing w:before="0" w:after="0"/>
            </w:pPr>
            <w:proofErr w:type="spellStart"/>
            <w:r>
              <w:t>Nguyễn</w:t>
            </w:r>
            <w:proofErr w:type="spellEnd"/>
            <w:r>
              <w:t xml:space="preserve"> </w:t>
            </w:r>
            <w:proofErr w:type="spellStart"/>
            <w:r>
              <w:t>Văn</w:t>
            </w:r>
            <w:proofErr w:type="spellEnd"/>
            <w:r>
              <w:t xml:space="preserve"> A</w:t>
            </w:r>
          </w:p>
        </w:tc>
      </w:tr>
      <w:tr w:rsidR="00AD3143">
        <w:tc>
          <w:tcPr>
            <w:tcW w:w="679" w:type="dxa"/>
          </w:tcPr>
          <w:p w:rsidR="00AD3143" w:rsidRDefault="00AD3143" w:rsidP="00AD3143">
            <w:pPr>
              <w:spacing w:before="0" w:after="0"/>
            </w:pPr>
            <w:r>
              <w:t>6</w:t>
            </w:r>
          </w:p>
        </w:tc>
        <w:tc>
          <w:tcPr>
            <w:tcW w:w="2150" w:type="dxa"/>
          </w:tcPr>
          <w:p w:rsidR="00AD3143" w:rsidRDefault="00AD3143" w:rsidP="00AD3143">
            <w:pPr>
              <w:spacing w:before="0" w:after="0"/>
            </w:pPr>
            <w:proofErr w:type="spellStart"/>
            <w:r>
              <w:t>Mã</w:t>
            </w:r>
            <w:proofErr w:type="spellEnd"/>
            <w:r>
              <w:t xml:space="preserve"> </w:t>
            </w:r>
            <w:proofErr w:type="spellStart"/>
            <w:r>
              <w:t>hàng</w:t>
            </w:r>
            <w:proofErr w:type="spellEnd"/>
            <w:r>
              <w:t xml:space="preserve"> </w:t>
            </w:r>
            <w:proofErr w:type="spellStart"/>
            <w:r>
              <w:t>hóa</w:t>
            </w:r>
            <w:proofErr w:type="spellEnd"/>
          </w:p>
        </w:tc>
        <w:tc>
          <w:tcPr>
            <w:tcW w:w="1846" w:type="dxa"/>
          </w:tcPr>
          <w:p w:rsidR="00AD3143" w:rsidRDefault="00AD3143" w:rsidP="00AD3143">
            <w:pPr>
              <w:spacing w:before="0" w:after="0"/>
            </w:pPr>
            <w:proofErr w:type="spellStart"/>
            <w:r>
              <w:t>Thông</w:t>
            </w:r>
            <w:proofErr w:type="spellEnd"/>
            <w:r>
              <w:t xml:space="preserve"> tin chi </w:t>
            </w:r>
            <w:proofErr w:type="spellStart"/>
            <w:r>
              <w:t>tiết</w:t>
            </w:r>
            <w:proofErr w:type="spellEnd"/>
            <w:r>
              <w:t xml:space="preserve"> </w:t>
            </w:r>
            <w:proofErr w:type="spellStart"/>
            <w:r>
              <w:t>phiếu</w:t>
            </w:r>
            <w:proofErr w:type="spellEnd"/>
          </w:p>
        </w:tc>
        <w:tc>
          <w:tcPr>
            <w:tcW w:w="1277" w:type="dxa"/>
          </w:tcPr>
          <w:p w:rsidR="00AD3143" w:rsidRDefault="00AD3143" w:rsidP="00AD3143">
            <w:pPr>
              <w:spacing w:before="0" w:after="0"/>
            </w:pPr>
            <w:proofErr w:type="spellStart"/>
            <w:r>
              <w:t>Có</w:t>
            </w:r>
            <w:proofErr w:type="spellEnd"/>
          </w:p>
        </w:tc>
        <w:tc>
          <w:tcPr>
            <w:tcW w:w="1839" w:type="dxa"/>
          </w:tcPr>
          <w:p w:rsidR="00AD3143" w:rsidRDefault="00AD3143" w:rsidP="00AD3143">
            <w:pPr>
              <w:spacing w:before="0" w:after="0"/>
            </w:pPr>
            <w:proofErr w:type="spellStart"/>
            <w:r>
              <w:t>Dãy</w:t>
            </w:r>
            <w:proofErr w:type="spellEnd"/>
            <w:r>
              <w:t xml:space="preserve"> </w:t>
            </w:r>
            <w:proofErr w:type="spellStart"/>
            <w:r>
              <w:t>số</w:t>
            </w:r>
            <w:proofErr w:type="spellEnd"/>
            <w:r>
              <w:t xml:space="preserve"> </w:t>
            </w:r>
            <w:proofErr w:type="spellStart"/>
            <w:r>
              <w:t>với</w:t>
            </w:r>
            <w:proofErr w:type="spellEnd"/>
            <w:r>
              <w:t xml:space="preserve"> </w:t>
            </w:r>
            <w:proofErr w:type="spellStart"/>
            <w:r>
              <w:t>Mã</w:t>
            </w:r>
            <w:proofErr w:type="spellEnd"/>
            <w:r>
              <w:t xml:space="preserve"> ở </w:t>
            </w:r>
            <w:proofErr w:type="spellStart"/>
            <w:r>
              <w:t>đầu</w:t>
            </w:r>
            <w:proofErr w:type="spellEnd"/>
          </w:p>
        </w:tc>
        <w:tc>
          <w:tcPr>
            <w:tcW w:w="1842" w:type="dxa"/>
          </w:tcPr>
          <w:p w:rsidR="00AD3143" w:rsidRDefault="00AD3143" w:rsidP="00AD3143">
            <w:pPr>
              <w:spacing w:before="0" w:after="0"/>
            </w:pPr>
            <w:r>
              <w:t>AK-045023</w:t>
            </w:r>
          </w:p>
        </w:tc>
      </w:tr>
      <w:tr w:rsidR="00AD3143">
        <w:tc>
          <w:tcPr>
            <w:tcW w:w="679" w:type="dxa"/>
          </w:tcPr>
          <w:p w:rsidR="00AD3143" w:rsidRDefault="00AD3143" w:rsidP="00AD3143">
            <w:pPr>
              <w:spacing w:before="0" w:after="0"/>
            </w:pPr>
            <w:r>
              <w:t>7</w:t>
            </w:r>
          </w:p>
        </w:tc>
        <w:tc>
          <w:tcPr>
            <w:tcW w:w="2150" w:type="dxa"/>
          </w:tcPr>
          <w:p w:rsidR="00AD3143" w:rsidRDefault="00AD3143" w:rsidP="00AD3143">
            <w:pPr>
              <w:spacing w:before="0" w:after="0"/>
            </w:pPr>
            <w:proofErr w:type="spellStart"/>
            <w:r>
              <w:t>Tên</w:t>
            </w:r>
            <w:proofErr w:type="spellEnd"/>
            <w:r>
              <w:t xml:space="preserve"> </w:t>
            </w:r>
            <w:proofErr w:type="spellStart"/>
            <w:r>
              <w:t>hàng</w:t>
            </w:r>
            <w:proofErr w:type="spellEnd"/>
            <w:r>
              <w:t xml:space="preserve"> </w:t>
            </w:r>
            <w:proofErr w:type="spellStart"/>
            <w:r>
              <w:t>hóa</w:t>
            </w:r>
            <w:proofErr w:type="spellEnd"/>
          </w:p>
        </w:tc>
        <w:tc>
          <w:tcPr>
            <w:tcW w:w="1846" w:type="dxa"/>
          </w:tcPr>
          <w:p w:rsidR="00AD3143" w:rsidRDefault="00AD3143" w:rsidP="00AD3143">
            <w:pPr>
              <w:spacing w:before="0" w:after="0"/>
            </w:pPr>
            <w:proofErr w:type="spellStart"/>
            <w:r>
              <w:t>Thông</w:t>
            </w:r>
            <w:proofErr w:type="spellEnd"/>
            <w:r>
              <w:t xml:space="preserve"> tin chi </w:t>
            </w:r>
            <w:proofErr w:type="spellStart"/>
            <w:r>
              <w:t>tiết</w:t>
            </w:r>
            <w:proofErr w:type="spellEnd"/>
            <w:r>
              <w:t xml:space="preserve"> </w:t>
            </w:r>
            <w:proofErr w:type="spellStart"/>
            <w:r>
              <w:t>phiếu</w:t>
            </w:r>
            <w:proofErr w:type="spellEnd"/>
          </w:p>
        </w:tc>
        <w:tc>
          <w:tcPr>
            <w:tcW w:w="1277" w:type="dxa"/>
          </w:tcPr>
          <w:p w:rsidR="00AD3143" w:rsidRDefault="00AD3143" w:rsidP="00AD3143">
            <w:pPr>
              <w:spacing w:before="0" w:after="0"/>
            </w:pPr>
            <w:proofErr w:type="spellStart"/>
            <w:r>
              <w:t>Có</w:t>
            </w:r>
            <w:proofErr w:type="spellEnd"/>
          </w:p>
        </w:tc>
        <w:tc>
          <w:tcPr>
            <w:tcW w:w="1839" w:type="dxa"/>
          </w:tcPr>
          <w:p w:rsidR="00AD3143" w:rsidRDefault="00AD3143" w:rsidP="00AD3143">
            <w:pPr>
              <w:spacing w:before="0" w:after="0"/>
            </w:pPr>
            <w:proofErr w:type="spellStart"/>
            <w:r>
              <w:t>Là</w:t>
            </w:r>
            <w:proofErr w:type="spellEnd"/>
            <w:r>
              <w:t xml:space="preserve"> 1 </w:t>
            </w:r>
            <w:proofErr w:type="spellStart"/>
            <w:r>
              <w:t>chuỗi</w:t>
            </w:r>
            <w:proofErr w:type="spellEnd"/>
          </w:p>
        </w:tc>
        <w:tc>
          <w:tcPr>
            <w:tcW w:w="1842" w:type="dxa"/>
          </w:tcPr>
          <w:p w:rsidR="00AD3143" w:rsidRDefault="00AD3143" w:rsidP="00AD3143">
            <w:pPr>
              <w:spacing w:before="0" w:after="0"/>
            </w:pPr>
            <w:proofErr w:type="spellStart"/>
            <w:r>
              <w:t>Áo</w:t>
            </w:r>
            <w:proofErr w:type="spellEnd"/>
            <w:r>
              <w:t xml:space="preserve"> </w:t>
            </w:r>
            <w:proofErr w:type="spellStart"/>
            <w:r>
              <w:t>khoác</w:t>
            </w:r>
            <w:proofErr w:type="spellEnd"/>
            <w:r>
              <w:t xml:space="preserve"> Kaki</w:t>
            </w:r>
          </w:p>
        </w:tc>
      </w:tr>
      <w:tr w:rsidR="00AD3143">
        <w:tc>
          <w:tcPr>
            <w:tcW w:w="679" w:type="dxa"/>
          </w:tcPr>
          <w:p w:rsidR="00AD3143" w:rsidRDefault="00AD3143" w:rsidP="00AD3143">
            <w:pPr>
              <w:spacing w:before="0" w:after="0"/>
            </w:pPr>
            <w:r>
              <w:t>8</w:t>
            </w:r>
          </w:p>
        </w:tc>
        <w:tc>
          <w:tcPr>
            <w:tcW w:w="2150" w:type="dxa"/>
          </w:tcPr>
          <w:p w:rsidR="00AD3143" w:rsidRDefault="00AD3143" w:rsidP="00AD3143">
            <w:pPr>
              <w:spacing w:before="0" w:after="0"/>
            </w:pPr>
            <w:proofErr w:type="spellStart"/>
            <w:r>
              <w:t>Tên</w:t>
            </w:r>
            <w:proofErr w:type="spellEnd"/>
            <w:r>
              <w:t xml:space="preserve"> </w:t>
            </w:r>
            <w:proofErr w:type="spellStart"/>
            <w:r>
              <w:t>kho</w:t>
            </w:r>
            <w:proofErr w:type="spellEnd"/>
            <w:r>
              <w:t xml:space="preserve"> </w:t>
            </w:r>
            <w:proofErr w:type="spellStart"/>
            <w:r>
              <w:t>xuất</w:t>
            </w:r>
            <w:proofErr w:type="spellEnd"/>
            <w:r>
              <w:t>/</w:t>
            </w:r>
            <w:proofErr w:type="spellStart"/>
            <w:r>
              <w:t>nhập</w:t>
            </w:r>
            <w:proofErr w:type="spellEnd"/>
          </w:p>
        </w:tc>
        <w:tc>
          <w:tcPr>
            <w:tcW w:w="1846" w:type="dxa"/>
          </w:tcPr>
          <w:p w:rsidR="00AD3143" w:rsidRDefault="00AD3143" w:rsidP="00AD3143">
            <w:pPr>
              <w:spacing w:before="0" w:after="0"/>
            </w:pPr>
            <w:proofErr w:type="spellStart"/>
            <w:r>
              <w:t>Thông</w:t>
            </w:r>
            <w:proofErr w:type="spellEnd"/>
            <w:r>
              <w:t xml:space="preserve"> tin chi </w:t>
            </w:r>
            <w:proofErr w:type="spellStart"/>
            <w:r>
              <w:t>tiết</w:t>
            </w:r>
            <w:proofErr w:type="spellEnd"/>
            <w:r>
              <w:t xml:space="preserve"> </w:t>
            </w:r>
            <w:proofErr w:type="spellStart"/>
            <w:r>
              <w:t>phiếu</w:t>
            </w:r>
            <w:proofErr w:type="spellEnd"/>
          </w:p>
        </w:tc>
        <w:tc>
          <w:tcPr>
            <w:tcW w:w="1277" w:type="dxa"/>
          </w:tcPr>
          <w:p w:rsidR="00AD3143" w:rsidRDefault="00AD3143" w:rsidP="00AD3143">
            <w:pPr>
              <w:spacing w:before="0" w:after="0"/>
            </w:pPr>
            <w:proofErr w:type="spellStart"/>
            <w:r>
              <w:t>Có</w:t>
            </w:r>
            <w:proofErr w:type="spellEnd"/>
          </w:p>
        </w:tc>
        <w:tc>
          <w:tcPr>
            <w:tcW w:w="1839" w:type="dxa"/>
          </w:tcPr>
          <w:p w:rsidR="00AD3143" w:rsidRDefault="00AD3143" w:rsidP="00AD3143">
            <w:pPr>
              <w:spacing w:before="0" w:after="0"/>
            </w:pPr>
            <w:proofErr w:type="spellStart"/>
            <w:r>
              <w:t>Là</w:t>
            </w:r>
            <w:proofErr w:type="spellEnd"/>
            <w:r>
              <w:t xml:space="preserve"> 1 </w:t>
            </w:r>
            <w:proofErr w:type="spellStart"/>
            <w:r>
              <w:t>chuỗi</w:t>
            </w:r>
            <w:proofErr w:type="spellEnd"/>
          </w:p>
        </w:tc>
        <w:tc>
          <w:tcPr>
            <w:tcW w:w="1842" w:type="dxa"/>
          </w:tcPr>
          <w:p w:rsidR="00AD3143" w:rsidRDefault="00AD3143" w:rsidP="00AD3143">
            <w:pPr>
              <w:spacing w:before="0" w:after="0"/>
            </w:pPr>
            <w:r>
              <w:t xml:space="preserve">Chi </w:t>
            </w:r>
            <w:proofErr w:type="spellStart"/>
            <w:r>
              <w:t>nhánh</w:t>
            </w:r>
            <w:proofErr w:type="spellEnd"/>
            <w:r>
              <w:t xml:space="preserve"> </w:t>
            </w:r>
            <w:proofErr w:type="spellStart"/>
            <w:r>
              <w:t>Giải</w:t>
            </w:r>
            <w:proofErr w:type="spellEnd"/>
            <w:r>
              <w:t xml:space="preserve"> </w:t>
            </w:r>
            <w:proofErr w:type="spellStart"/>
            <w:r>
              <w:t>Phóng</w:t>
            </w:r>
            <w:proofErr w:type="spellEnd"/>
          </w:p>
        </w:tc>
      </w:tr>
      <w:tr w:rsidR="00AD3143">
        <w:tc>
          <w:tcPr>
            <w:tcW w:w="679" w:type="dxa"/>
          </w:tcPr>
          <w:p w:rsidR="00AD3143" w:rsidRDefault="00AD3143" w:rsidP="00AD3143">
            <w:pPr>
              <w:spacing w:before="0" w:after="0"/>
            </w:pPr>
            <w:r>
              <w:t>9</w:t>
            </w:r>
          </w:p>
          <w:p w:rsidR="00AD3143" w:rsidRDefault="00AD3143" w:rsidP="00AD3143">
            <w:pPr>
              <w:spacing w:before="0" w:after="0"/>
            </w:pPr>
          </w:p>
        </w:tc>
        <w:tc>
          <w:tcPr>
            <w:tcW w:w="2150" w:type="dxa"/>
          </w:tcPr>
          <w:p w:rsidR="00AD3143" w:rsidRDefault="00AD3143" w:rsidP="00AD3143">
            <w:pPr>
              <w:spacing w:before="0" w:after="0"/>
            </w:pPr>
            <w:proofErr w:type="spellStart"/>
            <w:r>
              <w:t>Tên</w:t>
            </w:r>
            <w:proofErr w:type="spellEnd"/>
            <w:r>
              <w:t xml:space="preserve"> </w:t>
            </w:r>
            <w:proofErr w:type="spellStart"/>
            <w:r>
              <w:t>kho</w:t>
            </w:r>
            <w:proofErr w:type="spellEnd"/>
            <w:r>
              <w:t xml:space="preserve"> </w:t>
            </w:r>
            <w:proofErr w:type="spellStart"/>
            <w:r>
              <w:t>nhập</w:t>
            </w:r>
            <w:proofErr w:type="spellEnd"/>
            <w:r>
              <w:t>/</w:t>
            </w:r>
            <w:proofErr w:type="spellStart"/>
            <w:r>
              <w:t>xuất</w:t>
            </w:r>
            <w:proofErr w:type="spellEnd"/>
          </w:p>
        </w:tc>
        <w:tc>
          <w:tcPr>
            <w:tcW w:w="1846" w:type="dxa"/>
          </w:tcPr>
          <w:p w:rsidR="00AD3143" w:rsidRDefault="00AD3143" w:rsidP="00AD3143">
            <w:pPr>
              <w:spacing w:before="0" w:after="0"/>
            </w:pPr>
            <w:proofErr w:type="spellStart"/>
            <w:r>
              <w:t>Thông</w:t>
            </w:r>
            <w:proofErr w:type="spellEnd"/>
            <w:r>
              <w:t xml:space="preserve"> tin chi </w:t>
            </w:r>
            <w:proofErr w:type="spellStart"/>
            <w:r>
              <w:t>tiết</w:t>
            </w:r>
            <w:proofErr w:type="spellEnd"/>
            <w:r>
              <w:t xml:space="preserve"> </w:t>
            </w:r>
            <w:proofErr w:type="spellStart"/>
            <w:r>
              <w:t>phiếu</w:t>
            </w:r>
            <w:proofErr w:type="spellEnd"/>
          </w:p>
        </w:tc>
        <w:tc>
          <w:tcPr>
            <w:tcW w:w="1277" w:type="dxa"/>
          </w:tcPr>
          <w:p w:rsidR="00AD3143" w:rsidRDefault="00AD3143" w:rsidP="00AD3143">
            <w:pPr>
              <w:spacing w:before="0" w:after="0"/>
            </w:pPr>
            <w:proofErr w:type="spellStart"/>
            <w:r>
              <w:t>Có</w:t>
            </w:r>
            <w:proofErr w:type="spellEnd"/>
          </w:p>
        </w:tc>
        <w:tc>
          <w:tcPr>
            <w:tcW w:w="1839" w:type="dxa"/>
          </w:tcPr>
          <w:p w:rsidR="00AD3143" w:rsidRDefault="00AD3143" w:rsidP="00AD3143">
            <w:pPr>
              <w:spacing w:before="0" w:after="0"/>
            </w:pPr>
            <w:proofErr w:type="spellStart"/>
            <w:r>
              <w:t>Là</w:t>
            </w:r>
            <w:proofErr w:type="spellEnd"/>
            <w:r>
              <w:t xml:space="preserve"> 1 </w:t>
            </w:r>
            <w:proofErr w:type="spellStart"/>
            <w:r>
              <w:t>chuỗi</w:t>
            </w:r>
            <w:proofErr w:type="spellEnd"/>
          </w:p>
        </w:tc>
        <w:tc>
          <w:tcPr>
            <w:tcW w:w="1842" w:type="dxa"/>
          </w:tcPr>
          <w:p w:rsidR="00AD3143" w:rsidRDefault="00AD3143" w:rsidP="00AD3143">
            <w:pPr>
              <w:spacing w:before="0" w:after="0"/>
            </w:pPr>
            <w:r>
              <w:t xml:space="preserve">Chi </w:t>
            </w:r>
            <w:proofErr w:type="spellStart"/>
            <w:r>
              <w:t>nhánh</w:t>
            </w:r>
            <w:proofErr w:type="spellEnd"/>
            <w:r>
              <w:t xml:space="preserve"> </w:t>
            </w:r>
            <w:proofErr w:type="spellStart"/>
            <w:r>
              <w:t>Cầu</w:t>
            </w:r>
            <w:proofErr w:type="spellEnd"/>
            <w:r>
              <w:t xml:space="preserve"> </w:t>
            </w:r>
            <w:proofErr w:type="spellStart"/>
            <w:r>
              <w:t>Giấy</w:t>
            </w:r>
            <w:proofErr w:type="spellEnd"/>
          </w:p>
        </w:tc>
      </w:tr>
      <w:tr w:rsidR="00AD3143">
        <w:tc>
          <w:tcPr>
            <w:tcW w:w="679" w:type="dxa"/>
          </w:tcPr>
          <w:p w:rsidR="00AD3143" w:rsidRDefault="00AD3143" w:rsidP="00AD3143">
            <w:pPr>
              <w:spacing w:before="0" w:after="0"/>
            </w:pPr>
            <w:r>
              <w:t>10</w:t>
            </w:r>
          </w:p>
        </w:tc>
        <w:tc>
          <w:tcPr>
            <w:tcW w:w="2150" w:type="dxa"/>
          </w:tcPr>
          <w:p w:rsidR="00AD3143" w:rsidRDefault="00AD3143" w:rsidP="00AD3143">
            <w:pPr>
              <w:spacing w:before="0" w:after="0"/>
            </w:pPr>
            <w:proofErr w:type="spellStart"/>
            <w:r>
              <w:t>Đơn</w:t>
            </w:r>
            <w:proofErr w:type="spellEnd"/>
            <w:r>
              <w:t xml:space="preserve"> </w:t>
            </w:r>
            <w:proofErr w:type="spellStart"/>
            <w:r>
              <w:t>vị</w:t>
            </w:r>
            <w:proofErr w:type="spellEnd"/>
            <w:r>
              <w:t xml:space="preserve"> </w:t>
            </w:r>
            <w:proofErr w:type="spellStart"/>
            <w:r>
              <w:t>tính</w:t>
            </w:r>
            <w:proofErr w:type="spellEnd"/>
          </w:p>
        </w:tc>
        <w:tc>
          <w:tcPr>
            <w:tcW w:w="1846" w:type="dxa"/>
          </w:tcPr>
          <w:p w:rsidR="00AD3143" w:rsidRDefault="00AD3143" w:rsidP="00AD3143">
            <w:pPr>
              <w:spacing w:before="0" w:after="0"/>
            </w:pPr>
            <w:proofErr w:type="spellStart"/>
            <w:r>
              <w:t>Thông</w:t>
            </w:r>
            <w:proofErr w:type="spellEnd"/>
            <w:r>
              <w:t xml:space="preserve"> tin chi </w:t>
            </w:r>
            <w:proofErr w:type="spellStart"/>
            <w:r>
              <w:t>tiết</w:t>
            </w:r>
            <w:proofErr w:type="spellEnd"/>
            <w:r>
              <w:t xml:space="preserve"> </w:t>
            </w:r>
            <w:proofErr w:type="spellStart"/>
            <w:r>
              <w:t>phiếu</w:t>
            </w:r>
            <w:proofErr w:type="spellEnd"/>
          </w:p>
        </w:tc>
        <w:tc>
          <w:tcPr>
            <w:tcW w:w="1277" w:type="dxa"/>
          </w:tcPr>
          <w:p w:rsidR="00AD3143" w:rsidRDefault="00AD3143" w:rsidP="00AD3143">
            <w:pPr>
              <w:spacing w:before="0" w:after="0"/>
            </w:pPr>
            <w:proofErr w:type="spellStart"/>
            <w:r>
              <w:t>Có</w:t>
            </w:r>
            <w:proofErr w:type="spellEnd"/>
          </w:p>
        </w:tc>
        <w:tc>
          <w:tcPr>
            <w:tcW w:w="1839" w:type="dxa"/>
          </w:tcPr>
          <w:p w:rsidR="00AD3143" w:rsidRDefault="00AD3143" w:rsidP="00AD3143">
            <w:pPr>
              <w:spacing w:before="0" w:after="0"/>
            </w:pPr>
            <w:proofErr w:type="spellStart"/>
            <w:r>
              <w:t>Là</w:t>
            </w:r>
            <w:proofErr w:type="spellEnd"/>
            <w:r>
              <w:t xml:space="preserve"> 1 </w:t>
            </w:r>
            <w:proofErr w:type="spellStart"/>
            <w:r>
              <w:t>chuỗi</w:t>
            </w:r>
            <w:proofErr w:type="spellEnd"/>
          </w:p>
        </w:tc>
        <w:tc>
          <w:tcPr>
            <w:tcW w:w="1842" w:type="dxa"/>
          </w:tcPr>
          <w:p w:rsidR="00AD3143" w:rsidRDefault="00AD3143" w:rsidP="00AD3143">
            <w:pPr>
              <w:spacing w:before="0" w:after="0"/>
            </w:pPr>
            <w:proofErr w:type="spellStart"/>
            <w:r>
              <w:t>Chiếc</w:t>
            </w:r>
            <w:proofErr w:type="spellEnd"/>
          </w:p>
        </w:tc>
      </w:tr>
      <w:tr w:rsidR="00AD3143">
        <w:tc>
          <w:tcPr>
            <w:tcW w:w="679" w:type="dxa"/>
          </w:tcPr>
          <w:p w:rsidR="00AD3143" w:rsidRDefault="00AD3143" w:rsidP="00AD3143">
            <w:pPr>
              <w:spacing w:before="0" w:after="0"/>
            </w:pPr>
            <w:r>
              <w:t>11</w:t>
            </w:r>
          </w:p>
        </w:tc>
        <w:tc>
          <w:tcPr>
            <w:tcW w:w="2150" w:type="dxa"/>
          </w:tcPr>
          <w:p w:rsidR="00AD3143" w:rsidRDefault="00AD3143" w:rsidP="00AD3143">
            <w:pPr>
              <w:spacing w:before="0" w:after="0"/>
            </w:pPr>
            <w:proofErr w:type="spellStart"/>
            <w:r>
              <w:t>Đơn</w:t>
            </w:r>
            <w:proofErr w:type="spellEnd"/>
            <w:r>
              <w:t xml:space="preserve"> </w:t>
            </w:r>
            <w:proofErr w:type="spellStart"/>
            <w:r>
              <w:t>giá</w:t>
            </w:r>
            <w:proofErr w:type="spellEnd"/>
          </w:p>
        </w:tc>
        <w:tc>
          <w:tcPr>
            <w:tcW w:w="1846" w:type="dxa"/>
          </w:tcPr>
          <w:p w:rsidR="00AD3143" w:rsidRDefault="00AD3143" w:rsidP="00AD3143">
            <w:pPr>
              <w:spacing w:before="0" w:after="0"/>
            </w:pPr>
            <w:proofErr w:type="spellStart"/>
            <w:r>
              <w:t>Thông</w:t>
            </w:r>
            <w:proofErr w:type="spellEnd"/>
            <w:r>
              <w:t xml:space="preserve"> tin chi </w:t>
            </w:r>
            <w:proofErr w:type="spellStart"/>
            <w:r>
              <w:t>tiết</w:t>
            </w:r>
            <w:proofErr w:type="spellEnd"/>
            <w:r>
              <w:t xml:space="preserve"> </w:t>
            </w:r>
            <w:proofErr w:type="spellStart"/>
            <w:r>
              <w:t>phiếu</w:t>
            </w:r>
            <w:proofErr w:type="spellEnd"/>
          </w:p>
        </w:tc>
        <w:tc>
          <w:tcPr>
            <w:tcW w:w="1277" w:type="dxa"/>
          </w:tcPr>
          <w:p w:rsidR="00AD3143" w:rsidRDefault="00AD3143" w:rsidP="00AD3143">
            <w:pPr>
              <w:spacing w:before="0" w:after="0"/>
            </w:pPr>
            <w:proofErr w:type="spellStart"/>
            <w:r>
              <w:t>Có</w:t>
            </w:r>
            <w:proofErr w:type="spellEnd"/>
          </w:p>
        </w:tc>
        <w:tc>
          <w:tcPr>
            <w:tcW w:w="1839" w:type="dxa"/>
          </w:tcPr>
          <w:p w:rsidR="00AD3143" w:rsidRDefault="00AD3143" w:rsidP="00AD3143">
            <w:pPr>
              <w:spacing w:before="0" w:after="0"/>
            </w:pPr>
            <w:proofErr w:type="spellStart"/>
            <w:r>
              <w:t>Dạng</w:t>
            </w:r>
            <w:proofErr w:type="spellEnd"/>
            <w:r>
              <w:t xml:space="preserve"> </w:t>
            </w:r>
            <w:proofErr w:type="spellStart"/>
            <w:r>
              <w:t>tiền</w:t>
            </w:r>
            <w:proofErr w:type="spellEnd"/>
          </w:p>
        </w:tc>
        <w:tc>
          <w:tcPr>
            <w:tcW w:w="1842" w:type="dxa"/>
          </w:tcPr>
          <w:p w:rsidR="00AD3143" w:rsidRDefault="00AD3143" w:rsidP="00AD3143">
            <w:pPr>
              <w:spacing w:before="0" w:after="0"/>
            </w:pPr>
            <w:r>
              <w:t>340.000</w:t>
            </w:r>
          </w:p>
        </w:tc>
      </w:tr>
    </w:tbl>
    <w:bookmarkEnd w:id="148"/>
    <w:p w:rsidR="0017270F" w:rsidRDefault="005E76C4">
      <w:pPr>
        <w:pStyle w:val="u5"/>
        <w:numPr>
          <w:ilvl w:val="4"/>
          <w:numId w:val="10"/>
        </w:numPr>
      </w:pP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p>
    <w:p w:rsidR="0017270F" w:rsidRDefault="005E76C4">
      <w:proofErr w:type="spellStart"/>
      <w:r>
        <w:lastRenderedPageBreak/>
        <w:t>Hệ</w:t>
      </w:r>
      <w:proofErr w:type="spellEnd"/>
      <w:r>
        <w:t xml:space="preserve"> </w:t>
      </w:r>
      <w:proofErr w:type="spellStart"/>
      <w:r>
        <w:t>thống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có</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khi</w:t>
      </w:r>
      <w:proofErr w:type="spellEnd"/>
      <w:r>
        <w:t xml:space="preserve"> </w:t>
      </w:r>
      <w:proofErr w:type="spellStart"/>
      <w:r>
        <w:t>không</w:t>
      </w:r>
      <w:proofErr w:type="spellEnd"/>
      <w:r>
        <w:t xml:space="preserve"> </w:t>
      </w:r>
      <w:proofErr w:type="spellStart"/>
      <w:r>
        <w:t>đạt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khi</w:t>
      </w:r>
      <w:proofErr w:type="spellEnd"/>
      <w:r>
        <w:t xml:space="preserve"> </w:t>
      </w:r>
      <w:proofErr w:type="spellStart"/>
      <w:r>
        <w:t>sinh</w:t>
      </w:r>
      <w:proofErr w:type="spellEnd"/>
      <w:r>
        <w:t xml:space="preserve"> ra </w:t>
      </w:r>
      <w:proofErr w:type="spellStart"/>
      <w:r>
        <w:t>lỗi</w:t>
      </w:r>
      <w:proofErr w:type="spellEnd"/>
      <w:r>
        <w:t>.</w:t>
      </w:r>
    </w:p>
    <w:p w:rsidR="0017270F" w:rsidRDefault="005E76C4">
      <w:pPr>
        <w:pStyle w:val="u5"/>
        <w:numPr>
          <w:ilvl w:val="4"/>
          <w:numId w:val="10"/>
        </w:numPr>
      </w:pPr>
      <w:proofErr w:type="spellStart"/>
      <w:r>
        <w:t>Mô</w:t>
      </w:r>
      <w:proofErr w:type="spellEnd"/>
      <w:r>
        <w:t xml:space="preserve"> </w:t>
      </w:r>
      <w:proofErr w:type="spellStart"/>
      <w:r>
        <w:t>tả</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thêm</w:t>
      </w:r>
      <w:proofErr w:type="spellEnd"/>
      <w:r>
        <w:t xml:space="preserve"> </w:t>
      </w:r>
      <w:proofErr w:type="spellStart"/>
      <w:r w:rsidR="00EE034C">
        <w:t>phiếu</w:t>
      </w:r>
      <w:proofErr w:type="spellEnd"/>
      <w:r w:rsidR="00EE034C">
        <w:t xml:space="preserve"> </w:t>
      </w:r>
      <w:proofErr w:type="spellStart"/>
      <w:r w:rsidR="00EE034C">
        <w:t>xuất</w:t>
      </w:r>
      <w:proofErr w:type="spellEnd"/>
      <w:r w:rsidR="00EE034C">
        <w:t>/</w:t>
      </w:r>
      <w:proofErr w:type="spellStart"/>
      <w:r w:rsidR="00EE034C">
        <w:t>nhập</w:t>
      </w:r>
      <w:proofErr w:type="spellEnd"/>
      <w:r w:rsidR="00EE034C">
        <w:t xml:space="preserve"> </w:t>
      </w:r>
      <w:proofErr w:type="spellStart"/>
      <w:r w:rsidR="00EE034C">
        <w:t>kho</w:t>
      </w:r>
      <w:proofErr w:type="spellEnd"/>
    </w:p>
    <w:p w:rsidR="0017270F" w:rsidRDefault="00EE034C">
      <w:pPr>
        <w:keepNext/>
      </w:pPr>
      <w:r>
        <w:rPr>
          <w:noProof/>
        </w:rPr>
        <w:drawing>
          <wp:inline distT="0" distB="0" distL="0" distR="0" wp14:anchorId="73F7BCD1" wp14:editId="46F01CF4">
            <wp:extent cx="5575935" cy="4759325"/>
            <wp:effectExtent l="0" t="0" r="5715" b="3175"/>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935" cy="4759325"/>
                    </a:xfrm>
                    <a:prstGeom prst="rect">
                      <a:avLst/>
                    </a:prstGeom>
                  </pic:spPr>
                </pic:pic>
              </a:graphicData>
            </a:graphic>
          </wp:inline>
        </w:drawing>
      </w:r>
    </w:p>
    <w:p w:rsidR="0017270F" w:rsidRDefault="005E76C4">
      <w:pPr>
        <w:jc w:val="center"/>
        <w:rPr>
          <w:color w:val="000000"/>
          <w:sz w:val="24"/>
          <w:szCs w:val="24"/>
        </w:rPr>
        <w:pPrChange w:id="149" w:author="BUI Mai Anh" w:date="2018-05-28T02:05:00Z">
          <w:pPr>
            <w:pBdr>
              <w:top w:val="nil"/>
              <w:left w:val="nil"/>
              <w:bottom w:val="nil"/>
              <w:right w:val="nil"/>
              <w:between w:val="nil"/>
            </w:pBdr>
          </w:pPr>
        </w:pPrChange>
      </w:pPr>
      <w:bookmarkStart w:id="150" w:name="_vx1227" w:colFirst="0" w:colLast="0"/>
      <w:bookmarkEnd w:id="150"/>
      <w:proofErr w:type="spellStart"/>
      <w:r>
        <w:rPr>
          <w:color w:val="000000"/>
          <w:sz w:val="24"/>
          <w:szCs w:val="24"/>
        </w:rPr>
        <w:t>Hình</w:t>
      </w:r>
      <w:proofErr w:type="spellEnd"/>
      <w:r>
        <w:rPr>
          <w:color w:val="000000"/>
          <w:sz w:val="24"/>
          <w:szCs w:val="24"/>
        </w:rPr>
        <w:t xml:space="preserve"> 11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w:t>
      </w:r>
      <w:proofErr w:type="spellStart"/>
      <w:r>
        <w:rPr>
          <w:color w:val="000000"/>
          <w:sz w:val="24"/>
          <w:szCs w:val="24"/>
        </w:rPr>
        <w:t>hoạt</w:t>
      </w:r>
      <w:proofErr w:type="spellEnd"/>
      <w:r>
        <w:rPr>
          <w:color w:val="000000"/>
          <w:sz w:val="24"/>
          <w:szCs w:val="24"/>
        </w:rPr>
        <w:t xml:space="preserve"> </w:t>
      </w:r>
      <w:proofErr w:type="spellStart"/>
      <w:r>
        <w:rPr>
          <w:color w:val="000000"/>
          <w:sz w:val="24"/>
          <w:szCs w:val="24"/>
        </w:rPr>
        <w:t>động</w:t>
      </w:r>
      <w:proofErr w:type="spellEnd"/>
      <w:r>
        <w:rPr>
          <w:color w:val="000000"/>
          <w:sz w:val="24"/>
          <w:szCs w:val="24"/>
        </w:rPr>
        <w:t xml:space="preserve"> </w:t>
      </w:r>
      <w:proofErr w:type="spellStart"/>
      <w:r>
        <w:rPr>
          <w:color w:val="000000"/>
          <w:sz w:val="24"/>
          <w:szCs w:val="24"/>
        </w:rPr>
        <w:t>thêm</w:t>
      </w:r>
      <w:proofErr w:type="spellEnd"/>
      <w:r>
        <w:rPr>
          <w:color w:val="000000"/>
          <w:sz w:val="24"/>
          <w:szCs w:val="24"/>
        </w:rPr>
        <w:t xml:space="preserve"> </w:t>
      </w:r>
      <w:proofErr w:type="spellStart"/>
      <w:r w:rsidR="00EE034C">
        <w:rPr>
          <w:color w:val="000000"/>
          <w:sz w:val="24"/>
          <w:szCs w:val="24"/>
        </w:rPr>
        <w:t>phiếu</w:t>
      </w:r>
      <w:proofErr w:type="spellEnd"/>
      <w:r w:rsidR="00EE034C">
        <w:rPr>
          <w:color w:val="000000"/>
          <w:sz w:val="24"/>
          <w:szCs w:val="24"/>
        </w:rPr>
        <w:t xml:space="preserve"> </w:t>
      </w:r>
      <w:proofErr w:type="spellStart"/>
      <w:r w:rsidR="00EE034C">
        <w:rPr>
          <w:color w:val="000000"/>
          <w:sz w:val="24"/>
          <w:szCs w:val="24"/>
        </w:rPr>
        <w:t>xuất</w:t>
      </w:r>
      <w:proofErr w:type="spellEnd"/>
      <w:r w:rsidR="00EE034C">
        <w:rPr>
          <w:color w:val="000000"/>
          <w:sz w:val="24"/>
          <w:szCs w:val="24"/>
        </w:rPr>
        <w:t>/</w:t>
      </w:r>
      <w:proofErr w:type="spellStart"/>
      <w:r w:rsidR="00EE034C">
        <w:rPr>
          <w:color w:val="000000"/>
          <w:sz w:val="24"/>
          <w:szCs w:val="24"/>
        </w:rPr>
        <w:t>nhập</w:t>
      </w:r>
      <w:proofErr w:type="spellEnd"/>
      <w:r w:rsidR="00EE034C">
        <w:rPr>
          <w:color w:val="000000"/>
          <w:sz w:val="24"/>
          <w:szCs w:val="24"/>
        </w:rPr>
        <w:t xml:space="preserve"> </w:t>
      </w:r>
      <w:proofErr w:type="spellStart"/>
      <w:r w:rsidR="00EE034C">
        <w:rPr>
          <w:color w:val="000000"/>
          <w:sz w:val="24"/>
          <w:szCs w:val="24"/>
        </w:rPr>
        <w:t>kho</w:t>
      </w:r>
      <w:proofErr w:type="spellEnd"/>
    </w:p>
    <w:p w:rsidR="0017270F" w:rsidRDefault="005E76C4">
      <w:pPr>
        <w:pStyle w:val="u3"/>
        <w:numPr>
          <w:ilvl w:val="2"/>
          <w:numId w:val="10"/>
        </w:numPr>
      </w:pPr>
      <w:bookmarkStart w:id="151" w:name="_3fwokq0" w:colFirst="0" w:colLast="0"/>
      <w:bookmarkEnd w:id="151"/>
      <w:proofErr w:type="spellStart"/>
      <w:r>
        <w:t>Đặc</w:t>
      </w:r>
      <w:proofErr w:type="spellEnd"/>
      <w:r>
        <w:t xml:space="preserve"> </w:t>
      </w:r>
      <w:proofErr w:type="spellStart"/>
      <w:r>
        <w:t>tả</w:t>
      </w:r>
      <w:proofErr w:type="spellEnd"/>
      <w:r>
        <w:t xml:space="preserve"> use case </w:t>
      </w:r>
      <w:proofErr w:type="spellStart"/>
      <w:r w:rsidR="00EA6606">
        <w:t>Thêm</w:t>
      </w:r>
      <w:proofErr w:type="spellEnd"/>
      <w:r w:rsidR="00EA6606">
        <w:t xml:space="preserve"> </w:t>
      </w:r>
      <w:proofErr w:type="spellStart"/>
      <w:r w:rsidR="00EA6606">
        <w:t>phiếu</w:t>
      </w:r>
      <w:proofErr w:type="spellEnd"/>
      <w:r w:rsidR="00EA6606">
        <w:t xml:space="preserve"> </w:t>
      </w:r>
      <w:proofErr w:type="spellStart"/>
      <w:r w:rsidR="00EA6606">
        <w:t>thu</w:t>
      </w:r>
      <w:proofErr w:type="spellEnd"/>
      <w:r w:rsidR="00EA6606">
        <w:t>/chi</w:t>
      </w:r>
    </w:p>
    <w:p w:rsidR="0017270F" w:rsidRDefault="005E76C4">
      <w:pPr>
        <w:pStyle w:val="u5"/>
        <w:numPr>
          <w:ilvl w:val="4"/>
          <w:numId w:val="10"/>
        </w:numPr>
      </w:pPr>
      <w:proofErr w:type="spellStart"/>
      <w:r>
        <w:t>Mô</w:t>
      </w:r>
      <w:proofErr w:type="spellEnd"/>
      <w:r>
        <w:t xml:space="preserve"> </w:t>
      </w:r>
      <w:proofErr w:type="spellStart"/>
      <w:r>
        <w:t>tả</w:t>
      </w:r>
      <w:proofErr w:type="spellEnd"/>
    </w:p>
    <w:p w:rsidR="0017270F" w:rsidRDefault="005E76C4">
      <w:proofErr w:type="spellStart"/>
      <w:r>
        <w:t>Thực</w:t>
      </w:r>
      <w:proofErr w:type="spellEnd"/>
      <w:r>
        <w:t xml:space="preserve"> </w:t>
      </w:r>
      <w:proofErr w:type="spellStart"/>
      <w:r>
        <w:t>hiện</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rsidR="00B721FD">
        <w:t>thêm</w:t>
      </w:r>
      <w:proofErr w:type="spellEnd"/>
      <w:r w:rsidR="00B721FD">
        <w:t xml:space="preserve"> </w:t>
      </w:r>
      <w:proofErr w:type="spellStart"/>
      <w:r w:rsidR="00B721FD">
        <w:t>phiếu</w:t>
      </w:r>
      <w:proofErr w:type="spellEnd"/>
      <w:r w:rsidR="00B721FD">
        <w:t xml:space="preserve"> </w:t>
      </w:r>
      <w:proofErr w:type="spellStart"/>
      <w:r w:rsidR="00B721FD">
        <w:t>thu</w:t>
      </w:r>
      <w:proofErr w:type="spellEnd"/>
      <w:r w:rsidR="00B721FD">
        <w:t xml:space="preserve">/chi </w:t>
      </w:r>
      <w:proofErr w:type="spellStart"/>
      <w:r w:rsidR="00B721FD">
        <w:t>vào</w:t>
      </w:r>
      <w:proofErr w:type="spellEnd"/>
      <w:r w:rsidR="00B721FD">
        <w:t xml:space="preserve"> </w:t>
      </w:r>
      <w:proofErr w:type="spellStart"/>
      <w:r w:rsidR="00B721FD">
        <w:t>hệ</w:t>
      </w:r>
      <w:proofErr w:type="spellEnd"/>
      <w:r w:rsidR="00B721FD">
        <w:t xml:space="preserve"> </w:t>
      </w:r>
      <w:proofErr w:type="spellStart"/>
      <w:r w:rsidR="00B721FD">
        <w:t>thống</w:t>
      </w:r>
      <w:proofErr w:type="spellEnd"/>
    </w:p>
    <w:p w:rsidR="0017270F" w:rsidRDefault="005E76C4">
      <w:pPr>
        <w:pStyle w:val="u5"/>
        <w:numPr>
          <w:ilvl w:val="4"/>
          <w:numId w:val="10"/>
        </w:numPr>
        <w:rPr>
          <w:del w:id="152" w:author="BUI Mai Anh" w:date="2018-05-28T02:05:00Z"/>
        </w:r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phát</w:t>
      </w:r>
      <w:proofErr w:type="spellEnd"/>
      <w:r>
        <w:t xml:space="preserve"> </w:t>
      </w:r>
      <w:proofErr w:type="spellStart"/>
      <w:r>
        <w:t>sinh</w:t>
      </w:r>
      <w:proofErr w:type="spellEnd"/>
    </w:p>
    <w:p w:rsidR="0017270F" w:rsidRPr="0017270F" w:rsidRDefault="0017270F">
      <w:pPr>
        <w:pStyle w:val="u5"/>
        <w:numPr>
          <w:ilvl w:val="4"/>
          <w:numId w:val="10"/>
        </w:numPr>
        <w:rPr>
          <w:rPrChange w:id="153" w:author="BUI Mai Anh" w:date="2018-05-28T02:05:00Z">
            <w:rPr/>
          </w:rPrChange>
        </w:rPr>
        <w:pPrChange w:id="154" w:author="BUI Mai Anh" w:date="2018-05-28T02:05:00Z">
          <w:pPr/>
        </w:pPrChange>
      </w:pPr>
    </w:p>
    <w:p w:rsidR="0017270F" w:rsidRDefault="005E76C4">
      <w:pPr>
        <w:keepNext/>
        <w:pBdr>
          <w:top w:val="nil"/>
          <w:left w:val="nil"/>
          <w:bottom w:val="nil"/>
          <w:right w:val="nil"/>
          <w:between w:val="nil"/>
        </w:pBdr>
        <w:jc w:val="center"/>
        <w:rPr>
          <w:color w:val="000000"/>
          <w:sz w:val="24"/>
          <w:szCs w:val="24"/>
        </w:rPr>
      </w:pPr>
      <w:bookmarkStart w:id="155" w:name="_1v1yuxt" w:colFirst="0" w:colLast="0"/>
      <w:bookmarkEnd w:id="155"/>
      <w:proofErr w:type="spellStart"/>
      <w:r>
        <w:rPr>
          <w:color w:val="000000"/>
          <w:sz w:val="24"/>
          <w:szCs w:val="24"/>
        </w:rPr>
        <w:t>Bảng</w:t>
      </w:r>
      <w:proofErr w:type="spellEnd"/>
      <w:r>
        <w:rPr>
          <w:color w:val="000000"/>
          <w:sz w:val="24"/>
          <w:szCs w:val="24"/>
        </w:rPr>
        <w:t xml:space="preserve"> 6 </w:t>
      </w:r>
      <w:proofErr w:type="spellStart"/>
      <w:r>
        <w:rPr>
          <w:color w:val="000000"/>
          <w:sz w:val="24"/>
          <w:szCs w:val="24"/>
        </w:rPr>
        <w:t>Đặc</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use case </w:t>
      </w:r>
      <w:proofErr w:type="spellStart"/>
      <w:r w:rsidR="00B721FD">
        <w:rPr>
          <w:color w:val="000000"/>
          <w:sz w:val="24"/>
          <w:szCs w:val="24"/>
        </w:rPr>
        <w:t>Thêm</w:t>
      </w:r>
      <w:proofErr w:type="spellEnd"/>
      <w:r w:rsidR="00B721FD">
        <w:rPr>
          <w:color w:val="000000"/>
          <w:sz w:val="24"/>
          <w:szCs w:val="24"/>
        </w:rPr>
        <w:t xml:space="preserve"> </w:t>
      </w:r>
      <w:proofErr w:type="spellStart"/>
      <w:r w:rsidR="00B721FD">
        <w:rPr>
          <w:color w:val="000000"/>
          <w:sz w:val="24"/>
          <w:szCs w:val="24"/>
        </w:rPr>
        <w:t>phiếu</w:t>
      </w:r>
      <w:proofErr w:type="spellEnd"/>
      <w:r w:rsidR="00B721FD">
        <w:rPr>
          <w:color w:val="000000"/>
          <w:sz w:val="24"/>
          <w:szCs w:val="24"/>
        </w:rPr>
        <w:t xml:space="preserve"> </w:t>
      </w:r>
      <w:proofErr w:type="spellStart"/>
      <w:r w:rsidR="00B721FD">
        <w:rPr>
          <w:color w:val="000000"/>
          <w:sz w:val="24"/>
          <w:szCs w:val="24"/>
        </w:rPr>
        <w:t>thu</w:t>
      </w:r>
      <w:proofErr w:type="spellEnd"/>
      <w:r w:rsidR="00B721FD">
        <w:rPr>
          <w:color w:val="000000"/>
          <w:sz w:val="24"/>
          <w:szCs w:val="24"/>
        </w:rPr>
        <w:t>/chi</w:t>
      </w:r>
    </w:p>
    <w:tbl>
      <w:tblPr>
        <w:tblStyle w:val="a8"/>
        <w:tblW w:w="8931" w:type="dxa"/>
        <w:jc w:val="center"/>
        <w:tblInd w:w="0" w:type="dxa"/>
        <w:tblLayout w:type="fixed"/>
        <w:tblLook w:val="0400" w:firstRow="0" w:lastRow="0" w:firstColumn="0" w:lastColumn="0" w:noHBand="0" w:noVBand="1"/>
      </w:tblPr>
      <w:tblGrid>
        <w:gridCol w:w="2127"/>
        <w:gridCol w:w="1984"/>
        <w:gridCol w:w="1985"/>
        <w:gridCol w:w="2835"/>
      </w:tblGrid>
      <w:tr w:rsidR="0017270F">
        <w:trPr>
          <w:trHeight w:val="400"/>
          <w:jc w:val="center"/>
        </w:trPr>
        <w:tc>
          <w:tcPr>
            <w:tcW w:w="21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Mã</w:t>
            </w:r>
            <w:proofErr w:type="spellEnd"/>
            <w:r>
              <w:rPr>
                <w:b/>
                <w:color w:val="000000"/>
              </w:rPr>
              <w:t xml:space="preserve"> </w:t>
            </w:r>
            <w:proofErr w:type="spellStart"/>
            <w:r>
              <w:rPr>
                <w:b/>
                <w:color w:val="000000"/>
              </w:rPr>
              <w:t>UseCase</w:t>
            </w:r>
            <w:proofErr w:type="spellEnd"/>
          </w:p>
        </w:tc>
        <w:tc>
          <w:tcPr>
            <w:tcW w:w="1984" w:type="dxa"/>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UC</w:t>
            </w:r>
            <w:r w:rsidR="00B721FD">
              <w:rPr>
                <w:color w:val="000000"/>
              </w:rPr>
              <w:t>TTC</w:t>
            </w:r>
          </w:p>
        </w:tc>
        <w:tc>
          <w:tcPr>
            <w:tcW w:w="1985" w:type="dxa"/>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Tên</w:t>
            </w:r>
            <w:proofErr w:type="spellEnd"/>
            <w:r>
              <w:rPr>
                <w:b/>
                <w:color w:val="000000"/>
              </w:rPr>
              <w:t xml:space="preserve"> </w:t>
            </w:r>
            <w:proofErr w:type="spellStart"/>
            <w:r>
              <w:rPr>
                <w:b/>
                <w:color w:val="000000"/>
              </w:rPr>
              <w:t>UseCase</w:t>
            </w:r>
            <w:proofErr w:type="spellEnd"/>
          </w:p>
        </w:tc>
        <w:tc>
          <w:tcPr>
            <w:tcW w:w="2835" w:type="dxa"/>
            <w:tcBorders>
              <w:top w:val="single" w:sz="4" w:space="0" w:color="000000"/>
              <w:left w:val="nil"/>
              <w:bottom w:val="single" w:sz="4" w:space="0" w:color="000000"/>
              <w:right w:val="single" w:sz="4" w:space="0" w:color="000000"/>
            </w:tcBorders>
            <w:shd w:val="clear" w:color="auto" w:fill="FFFFFF"/>
            <w:vAlign w:val="center"/>
          </w:tcPr>
          <w:p w:rsidR="0017270F" w:rsidRDefault="00B721FD">
            <w:pPr>
              <w:spacing w:before="0" w:after="0"/>
              <w:rPr>
                <w:color w:val="000000"/>
              </w:rPr>
            </w:pPr>
            <w:proofErr w:type="spellStart"/>
            <w:r>
              <w:rPr>
                <w:color w:val="000000"/>
              </w:rPr>
              <w:t>Thêm</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thu</w:t>
            </w:r>
            <w:proofErr w:type="spellEnd"/>
            <w:r>
              <w:rPr>
                <w:color w:val="000000"/>
              </w:rPr>
              <w:t>/chi</w:t>
            </w:r>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lastRenderedPageBreak/>
              <w:t>Tác</w:t>
            </w:r>
            <w:proofErr w:type="spellEnd"/>
            <w:r>
              <w:rPr>
                <w:b/>
                <w:color w:val="000000"/>
              </w:rPr>
              <w:t xml:space="preserve"> </w:t>
            </w:r>
            <w:proofErr w:type="spellStart"/>
            <w:r>
              <w:rPr>
                <w:b/>
                <w:color w:val="000000"/>
              </w:rPr>
              <w:t>nhân</w:t>
            </w:r>
            <w:proofErr w:type="spellEnd"/>
          </w:p>
        </w:tc>
        <w:tc>
          <w:tcPr>
            <w:tcW w:w="6804"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sidR="00B721FD">
              <w:rPr>
                <w:color w:val="000000"/>
              </w:rPr>
              <w:t xml:space="preserve">, </w:t>
            </w:r>
            <w:proofErr w:type="spellStart"/>
            <w:r w:rsidR="00B721FD">
              <w:rPr>
                <w:color w:val="000000"/>
              </w:rPr>
              <w:t>nhân</w:t>
            </w:r>
            <w:proofErr w:type="spellEnd"/>
            <w:r>
              <w:rPr>
                <w:color w:val="000000"/>
              </w:rPr>
              <w:t xml:space="preserve"> </w:t>
            </w:r>
            <w:proofErr w:type="spellStart"/>
            <w:r>
              <w:rPr>
                <w:color w:val="000000"/>
              </w:rPr>
              <w:t>viên</w:t>
            </w:r>
            <w:proofErr w:type="spellEnd"/>
            <w:r>
              <w:rPr>
                <w:color w:val="000000"/>
              </w:rPr>
              <w:t>)</w:t>
            </w:r>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Điều</w:t>
            </w:r>
            <w:proofErr w:type="spellEnd"/>
            <w:r>
              <w:rPr>
                <w:b/>
                <w:color w:val="000000"/>
              </w:rPr>
              <w:t xml:space="preserve"> </w:t>
            </w:r>
            <w:proofErr w:type="spellStart"/>
            <w:r>
              <w:rPr>
                <w:b/>
                <w:color w:val="000000"/>
              </w:rPr>
              <w:t>kiện</w:t>
            </w:r>
            <w:proofErr w:type="spellEnd"/>
            <w:r>
              <w:rPr>
                <w:b/>
                <w:color w:val="000000"/>
              </w:rPr>
              <w:t xml:space="preserve"> </w:t>
            </w:r>
            <w:proofErr w:type="spellStart"/>
            <w:r>
              <w:rPr>
                <w:b/>
                <w:color w:val="000000"/>
              </w:rPr>
              <w:t>trước</w:t>
            </w:r>
            <w:proofErr w:type="spellEnd"/>
          </w:p>
        </w:tc>
        <w:tc>
          <w:tcPr>
            <w:tcW w:w="6804"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Đăng</w:t>
            </w:r>
            <w:proofErr w:type="spellEnd"/>
            <w:r>
              <w:rPr>
                <w:color w:val="000000"/>
              </w:rPr>
              <w:t xml:space="preserve"> </w:t>
            </w:r>
            <w:proofErr w:type="spellStart"/>
            <w:r>
              <w:rPr>
                <w:color w:val="000000"/>
              </w:rPr>
              <w:t>nhập</w:t>
            </w:r>
            <w:proofErr w:type="spellEnd"/>
          </w:p>
        </w:tc>
      </w:tr>
      <w:tr w:rsidR="0017270F">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rsidR="0017270F" w:rsidRDefault="005E76C4">
            <w:pPr>
              <w:spacing w:before="0" w:after="0"/>
              <w:jc w:val="center"/>
              <w:rPr>
                <w:b/>
                <w:color w:val="000000"/>
              </w:rPr>
            </w:pPr>
            <w:proofErr w:type="spellStart"/>
            <w:r>
              <w:rPr>
                <w:b/>
                <w:color w:val="000000"/>
              </w:rPr>
              <w:t>Luồng</w:t>
            </w:r>
            <w:proofErr w:type="spellEnd"/>
            <w:r>
              <w:rPr>
                <w:b/>
                <w:color w:val="000000"/>
              </w:rPr>
              <w:t xml:space="preserve"> </w:t>
            </w:r>
            <w:proofErr w:type="spellStart"/>
            <w:r>
              <w:rPr>
                <w:b/>
                <w:color w:val="000000"/>
              </w:rPr>
              <w:t>thực</w:t>
            </w:r>
            <w:proofErr w:type="spellEnd"/>
            <w:r>
              <w:rPr>
                <w:b/>
                <w:color w:val="000000"/>
              </w:rPr>
              <w:t xml:space="preserve"> </w:t>
            </w:r>
            <w:proofErr w:type="spellStart"/>
            <w:r>
              <w:rPr>
                <w:b/>
                <w:color w:val="000000"/>
              </w:rPr>
              <w:t>thi</w:t>
            </w:r>
            <w:proofErr w:type="spellEnd"/>
            <w:r>
              <w:rPr>
                <w:b/>
                <w:color w:val="000000"/>
              </w:rPr>
              <w:t xml:space="preserve"> </w:t>
            </w:r>
            <w:proofErr w:type="spellStart"/>
            <w:r>
              <w:rPr>
                <w:b/>
                <w:color w:val="000000"/>
              </w:rPr>
              <w:t>chính</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b/>
                <w:color w:val="000000"/>
              </w:rPr>
            </w:pPr>
            <w:r>
              <w:rPr>
                <w:b/>
                <w:color w:val="000000"/>
              </w:rPr>
              <w:t>No.</w:t>
            </w:r>
          </w:p>
        </w:tc>
        <w:tc>
          <w:tcPr>
            <w:tcW w:w="1984"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Thực</w:t>
            </w:r>
            <w:proofErr w:type="spellEnd"/>
            <w:r>
              <w:rPr>
                <w:b/>
                <w:color w:val="000000"/>
              </w:rPr>
              <w:t xml:space="preserve"> </w:t>
            </w:r>
            <w:proofErr w:type="spellStart"/>
            <w:r>
              <w:rPr>
                <w:b/>
                <w:color w:val="000000"/>
              </w:rPr>
              <w:t>hiện</w:t>
            </w:r>
            <w:proofErr w:type="spellEnd"/>
          </w:p>
        </w:tc>
        <w:tc>
          <w:tcPr>
            <w:tcW w:w="4820"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Hành</w:t>
            </w:r>
            <w:proofErr w:type="spellEnd"/>
            <w:r>
              <w:rPr>
                <w:b/>
                <w:color w:val="000000"/>
              </w:rPr>
              <w:t xml:space="preserve"> </w:t>
            </w:r>
            <w:proofErr w:type="spellStart"/>
            <w:r>
              <w:rPr>
                <w:b/>
                <w:color w:val="000000"/>
              </w:rPr>
              <w:t>động</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w:t>
            </w:r>
          </w:p>
        </w:tc>
        <w:tc>
          <w:tcPr>
            <w:tcW w:w="1984"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Người</w:t>
            </w:r>
            <w:proofErr w:type="spellEnd"/>
            <w:r>
              <w:rPr>
                <w:color w:val="000000"/>
              </w:rPr>
              <w:t xml:space="preserve"> </w:t>
            </w:r>
            <w:proofErr w:type="spellStart"/>
            <w:r>
              <w:rPr>
                <w:color w:val="000000"/>
              </w:rPr>
              <w:t>dùng</w:t>
            </w:r>
            <w:proofErr w:type="spellEnd"/>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Vào</w:t>
            </w:r>
            <w:proofErr w:type="spellEnd"/>
            <w:r>
              <w:rPr>
                <w:color w:val="000000"/>
              </w:rPr>
              <w:t xml:space="preserve"> </w:t>
            </w:r>
            <w:proofErr w:type="spellStart"/>
            <w:r>
              <w:rPr>
                <w:color w:val="000000"/>
              </w:rPr>
              <w:t>trang</w:t>
            </w:r>
            <w:proofErr w:type="spellEnd"/>
            <w:r>
              <w:rPr>
                <w:color w:val="000000"/>
              </w:rPr>
              <w:t xml:space="preserve"> </w:t>
            </w:r>
            <w:proofErr w:type="spellStart"/>
            <w:r w:rsidR="00B721FD">
              <w:rPr>
                <w:color w:val="000000"/>
              </w:rPr>
              <w:t>quản</w:t>
            </w:r>
            <w:proofErr w:type="spellEnd"/>
            <w:r w:rsidR="00B721FD">
              <w:rPr>
                <w:color w:val="000000"/>
              </w:rPr>
              <w:t xml:space="preserve"> </w:t>
            </w:r>
            <w:proofErr w:type="spellStart"/>
            <w:r w:rsidR="00B721FD">
              <w:rPr>
                <w:color w:val="000000"/>
              </w:rPr>
              <w:t>lý</w:t>
            </w:r>
            <w:proofErr w:type="spellEnd"/>
            <w:r w:rsidR="00B721FD">
              <w:rPr>
                <w:color w:val="000000"/>
              </w:rPr>
              <w:t xml:space="preserve"> </w:t>
            </w:r>
            <w:proofErr w:type="spellStart"/>
            <w:r w:rsidR="00B721FD">
              <w:rPr>
                <w:color w:val="000000"/>
              </w:rPr>
              <w:t>cửa</w:t>
            </w:r>
            <w:proofErr w:type="spellEnd"/>
            <w:r w:rsidR="00B721FD">
              <w:rPr>
                <w:color w:val="000000"/>
              </w:rPr>
              <w:t xml:space="preserve"> </w:t>
            </w:r>
            <w:proofErr w:type="spellStart"/>
            <w:r w:rsidR="00B721FD">
              <w:rPr>
                <w:color w:val="000000"/>
              </w:rPr>
              <w:t>hàng</w:t>
            </w:r>
            <w:proofErr w:type="spellEnd"/>
            <w:r w:rsidR="00B721FD">
              <w:rPr>
                <w:color w:val="000000"/>
              </w:rPr>
              <w:t xml:space="preserve"> -&gt; </w:t>
            </w:r>
            <w:proofErr w:type="spellStart"/>
            <w:r w:rsidR="00B721FD">
              <w:rPr>
                <w:color w:val="000000"/>
              </w:rPr>
              <w:t>Chọn</w:t>
            </w:r>
            <w:proofErr w:type="spellEnd"/>
            <w:r w:rsidR="00B721FD">
              <w:rPr>
                <w:color w:val="000000"/>
              </w:rPr>
              <w:t xml:space="preserve"> </w:t>
            </w:r>
            <w:proofErr w:type="spellStart"/>
            <w:r w:rsidR="00B721FD">
              <w:rPr>
                <w:color w:val="000000"/>
              </w:rPr>
              <w:t>mục</w:t>
            </w:r>
            <w:proofErr w:type="spellEnd"/>
            <w:r w:rsidR="00B721FD">
              <w:rPr>
                <w:color w:val="000000"/>
              </w:rPr>
              <w:t xml:space="preserve"> Thu/Chi</w:t>
            </w:r>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2</w:t>
            </w:r>
          </w:p>
        </w:tc>
        <w:tc>
          <w:tcPr>
            <w:tcW w:w="1984"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 xml:space="preserve">Client </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diện</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sidR="00B721FD">
              <w:rPr>
                <w:color w:val="000000"/>
              </w:rPr>
              <w:t>thu</w:t>
            </w:r>
            <w:proofErr w:type="spellEnd"/>
            <w:r w:rsidR="00B721FD">
              <w:rPr>
                <w:color w:val="000000"/>
              </w:rPr>
              <w:t xml:space="preserve"> chi</w:t>
            </w:r>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3</w:t>
            </w:r>
          </w:p>
        </w:tc>
        <w:tc>
          <w:tcPr>
            <w:tcW w:w="1984"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Người</w:t>
            </w:r>
            <w:proofErr w:type="spellEnd"/>
            <w:r>
              <w:rPr>
                <w:color w:val="000000"/>
              </w:rPr>
              <w:t xml:space="preserve"> </w:t>
            </w:r>
            <w:proofErr w:type="spellStart"/>
            <w:r>
              <w:rPr>
                <w:color w:val="000000"/>
              </w:rPr>
              <w:t>dùng</w:t>
            </w:r>
            <w:proofErr w:type="spellEnd"/>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B721FD">
            <w:pPr>
              <w:spacing w:before="0" w:after="0"/>
              <w:rPr>
                <w:color w:val="000000"/>
              </w:rPr>
            </w:pPr>
            <w:proofErr w:type="spellStart"/>
            <w:r>
              <w:rPr>
                <w:color w:val="000000"/>
              </w:rPr>
              <w:t>Nhấn</w:t>
            </w:r>
            <w:proofErr w:type="spellEnd"/>
            <w:r>
              <w:rPr>
                <w:color w:val="000000"/>
              </w:rPr>
              <w:t xml:space="preserve"> </w:t>
            </w:r>
            <w:proofErr w:type="spellStart"/>
            <w:r>
              <w:rPr>
                <w:color w:val="000000"/>
              </w:rPr>
              <w:t>thêm</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phiếu</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4</w:t>
            </w:r>
          </w:p>
        </w:tc>
        <w:tc>
          <w:tcPr>
            <w:tcW w:w="1984"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B721FD">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form </w:t>
            </w:r>
            <w:proofErr w:type="spellStart"/>
            <w:r>
              <w:rPr>
                <w:color w:val="000000"/>
              </w:rPr>
              <w:t>thêm</w:t>
            </w:r>
            <w:proofErr w:type="spellEnd"/>
            <w:r>
              <w:rPr>
                <w:color w:val="000000"/>
              </w:rPr>
              <w:t xml:space="preserve"> </w:t>
            </w:r>
            <w:proofErr w:type="spellStart"/>
            <w:r>
              <w:rPr>
                <w:color w:val="000000"/>
              </w:rPr>
              <w:t>mới</w:t>
            </w:r>
            <w:proofErr w:type="spellEnd"/>
          </w:p>
        </w:tc>
      </w:tr>
      <w:tr w:rsidR="00B721FD">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B721FD" w:rsidRDefault="00B721FD">
            <w:pPr>
              <w:spacing w:before="0" w:after="0"/>
              <w:jc w:val="center"/>
              <w:rPr>
                <w:color w:val="000000"/>
              </w:rPr>
            </w:pPr>
            <w:r>
              <w:rPr>
                <w:color w:val="000000"/>
              </w:rPr>
              <w:t>5</w:t>
            </w:r>
          </w:p>
        </w:tc>
        <w:tc>
          <w:tcPr>
            <w:tcW w:w="1984" w:type="dxa"/>
            <w:tcBorders>
              <w:top w:val="nil"/>
              <w:left w:val="nil"/>
              <w:bottom w:val="single" w:sz="4" w:space="0" w:color="000000"/>
              <w:right w:val="single" w:sz="4" w:space="0" w:color="000000"/>
            </w:tcBorders>
            <w:shd w:val="clear" w:color="auto" w:fill="FFFFFF"/>
            <w:vAlign w:val="center"/>
          </w:tcPr>
          <w:p w:rsidR="00B721FD" w:rsidRDefault="00B721FD">
            <w:pPr>
              <w:spacing w:before="0" w:after="0"/>
              <w:rPr>
                <w:color w:val="000000"/>
              </w:rPr>
            </w:pPr>
            <w:proofErr w:type="spellStart"/>
            <w:r>
              <w:rPr>
                <w:color w:val="000000"/>
              </w:rPr>
              <w:t>Người</w:t>
            </w:r>
            <w:proofErr w:type="spellEnd"/>
            <w:r>
              <w:rPr>
                <w:color w:val="000000"/>
              </w:rPr>
              <w:t xml:space="preserve"> dung</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B721FD" w:rsidRDefault="00B721FD">
            <w:pPr>
              <w:spacing w:before="0" w:after="0"/>
              <w:rPr>
                <w:color w:val="000000"/>
              </w:rPr>
            </w:pPr>
            <w:proofErr w:type="spellStart"/>
            <w:r>
              <w:rPr>
                <w:color w:val="000000"/>
              </w:rPr>
              <w:t>Nhập</w:t>
            </w:r>
            <w:proofErr w:type="spellEnd"/>
            <w:r>
              <w:rPr>
                <w:color w:val="000000"/>
              </w:rPr>
              <w:t xml:space="preserve"> </w:t>
            </w:r>
            <w:proofErr w:type="spellStart"/>
            <w:r>
              <w:rPr>
                <w:color w:val="000000"/>
              </w:rPr>
              <w:t>đầy</w:t>
            </w:r>
            <w:proofErr w:type="spellEnd"/>
            <w:r>
              <w:rPr>
                <w:color w:val="000000"/>
              </w:rPr>
              <w:t xml:space="preserve"> </w:t>
            </w:r>
            <w:proofErr w:type="spellStart"/>
            <w:r>
              <w:rPr>
                <w:color w:val="000000"/>
              </w:rPr>
              <w:t>đủ</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thông</w:t>
            </w:r>
            <w:proofErr w:type="spellEnd"/>
            <w:r>
              <w:rPr>
                <w:color w:val="000000"/>
              </w:rPr>
              <w:t xml:space="preserve"> tin</w:t>
            </w:r>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B721FD">
            <w:pPr>
              <w:spacing w:before="0" w:after="0"/>
              <w:jc w:val="center"/>
              <w:rPr>
                <w:color w:val="000000"/>
              </w:rPr>
            </w:pPr>
            <w:r>
              <w:rPr>
                <w:color w:val="000000"/>
              </w:rPr>
              <w:t>6</w:t>
            </w:r>
          </w:p>
        </w:tc>
        <w:tc>
          <w:tcPr>
            <w:tcW w:w="1984"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Gửi</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lên</w:t>
            </w:r>
            <w:proofErr w:type="spellEnd"/>
            <w:r>
              <w:rPr>
                <w:color w:val="000000"/>
              </w:rPr>
              <w:t xml:space="preserve"> server</w:t>
            </w:r>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B721FD">
            <w:pPr>
              <w:spacing w:before="0" w:after="0"/>
              <w:jc w:val="center"/>
              <w:rPr>
                <w:color w:val="000000"/>
              </w:rPr>
            </w:pPr>
            <w:r>
              <w:rPr>
                <w:color w:val="000000"/>
              </w:rPr>
              <w:t>7</w:t>
            </w:r>
          </w:p>
        </w:tc>
        <w:tc>
          <w:tcPr>
            <w:tcW w:w="1984"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Nhận</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B721FD">
            <w:pPr>
              <w:spacing w:before="0" w:after="0"/>
              <w:jc w:val="center"/>
              <w:rPr>
                <w:color w:val="000000"/>
              </w:rPr>
            </w:pPr>
            <w:r>
              <w:rPr>
                <w:color w:val="000000"/>
              </w:rPr>
              <w:t>8</w:t>
            </w:r>
          </w:p>
        </w:tc>
        <w:tc>
          <w:tcPr>
            <w:tcW w:w="1984"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Trả</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cho</w:t>
            </w:r>
            <w:proofErr w:type="spellEnd"/>
            <w:r>
              <w:rPr>
                <w:color w:val="000000"/>
              </w:rPr>
              <w:t xml:space="preserve"> client</w:t>
            </w:r>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B721FD">
            <w:pPr>
              <w:spacing w:before="0" w:after="0"/>
              <w:jc w:val="center"/>
              <w:rPr>
                <w:color w:val="000000"/>
              </w:rPr>
            </w:pPr>
            <w:r>
              <w:rPr>
                <w:color w:val="000000"/>
              </w:rPr>
              <w:t>9</w:t>
            </w:r>
          </w:p>
        </w:tc>
        <w:tc>
          <w:tcPr>
            <w:tcW w:w="1984"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p>
        </w:tc>
      </w:tr>
      <w:tr w:rsidR="0017270F">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rsidR="0017270F" w:rsidRDefault="005E76C4">
            <w:pPr>
              <w:spacing w:before="0" w:after="0"/>
              <w:jc w:val="center"/>
              <w:rPr>
                <w:b/>
                <w:color w:val="000000"/>
              </w:rPr>
            </w:pPr>
            <w:proofErr w:type="spellStart"/>
            <w:r>
              <w:rPr>
                <w:b/>
                <w:color w:val="000000"/>
              </w:rPr>
              <w:t>Luồng</w:t>
            </w:r>
            <w:proofErr w:type="spellEnd"/>
            <w:r>
              <w:rPr>
                <w:b/>
                <w:color w:val="000000"/>
              </w:rPr>
              <w:t xml:space="preserve"> </w:t>
            </w:r>
            <w:proofErr w:type="spellStart"/>
            <w:r>
              <w:rPr>
                <w:b/>
                <w:color w:val="000000"/>
              </w:rPr>
              <w:t>thực</w:t>
            </w:r>
            <w:proofErr w:type="spellEnd"/>
            <w:r>
              <w:rPr>
                <w:b/>
                <w:color w:val="000000"/>
              </w:rPr>
              <w:t xml:space="preserve"> </w:t>
            </w:r>
            <w:proofErr w:type="spellStart"/>
            <w:r>
              <w:rPr>
                <w:b/>
                <w:color w:val="000000"/>
              </w:rPr>
              <w:t>thi</w:t>
            </w:r>
            <w:proofErr w:type="spellEnd"/>
            <w:r>
              <w:rPr>
                <w:b/>
                <w:color w:val="000000"/>
              </w:rPr>
              <w:t xml:space="preserve"> </w:t>
            </w:r>
            <w:proofErr w:type="spellStart"/>
            <w:r>
              <w:rPr>
                <w:b/>
                <w:color w:val="000000"/>
              </w:rPr>
              <w:t>mở</w:t>
            </w:r>
            <w:proofErr w:type="spellEnd"/>
            <w:r>
              <w:rPr>
                <w:b/>
                <w:color w:val="000000"/>
              </w:rPr>
              <w:t xml:space="preserve"> </w:t>
            </w:r>
            <w:proofErr w:type="spellStart"/>
            <w:r>
              <w:rPr>
                <w:b/>
                <w:color w:val="000000"/>
              </w:rPr>
              <w:t>rộng</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b/>
                <w:color w:val="000000"/>
              </w:rPr>
            </w:pPr>
            <w:r>
              <w:rPr>
                <w:b/>
                <w:color w:val="000000"/>
              </w:rPr>
              <w:t>No.</w:t>
            </w:r>
          </w:p>
        </w:tc>
        <w:tc>
          <w:tcPr>
            <w:tcW w:w="1984"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Thực</w:t>
            </w:r>
            <w:proofErr w:type="spellEnd"/>
            <w:r>
              <w:rPr>
                <w:b/>
                <w:color w:val="000000"/>
              </w:rPr>
              <w:t xml:space="preserve"> </w:t>
            </w:r>
            <w:proofErr w:type="spellStart"/>
            <w:r>
              <w:rPr>
                <w:b/>
                <w:color w:val="000000"/>
              </w:rPr>
              <w:t>hiện</w:t>
            </w:r>
            <w:proofErr w:type="spellEnd"/>
          </w:p>
        </w:tc>
        <w:tc>
          <w:tcPr>
            <w:tcW w:w="4820"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Hành</w:t>
            </w:r>
            <w:proofErr w:type="spellEnd"/>
            <w:r>
              <w:rPr>
                <w:b/>
                <w:color w:val="000000"/>
              </w:rPr>
              <w:t xml:space="preserve"> </w:t>
            </w:r>
            <w:proofErr w:type="spellStart"/>
            <w:r>
              <w:rPr>
                <w:b/>
                <w:color w:val="000000"/>
              </w:rPr>
              <w:t>động</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1a</w:t>
            </w:r>
          </w:p>
        </w:tc>
        <w:tc>
          <w:tcPr>
            <w:tcW w:w="1984"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r>
              <w:rPr>
                <w:color w:val="000000"/>
              </w:rPr>
              <w:t>Server</w:t>
            </w:r>
          </w:p>
        </w:tc>
        <w:tc>
          <w:tcPr>
            <w:tcW w:w="4820"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trước</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chưa</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 xml:space="preserve">1b </w:t>
            </w:r>
          </w:p>
        </w:tc>
        <w:tc>
          <w:tcPr>
            <w:tcW w:w="1984"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r>
              <w:rPr>
                <w:color w:val="000000"/>
              </w:rPr>
              <w:t>Client</w:t>
            </w:r>
          </w:p>
        </w:tc>
        <w:tc>
          <w:tcPr>
            <w:tcW w:w="4820"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báo</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lệ</w:t>
            </w:r>
            <w:proofErr w:type="spellEnd"/>
          </w:p>
        </w:tc>
      </w:tr>
      <w:tr w:rsidR="0017270F">
        <w:trPr>
          <w:trHeight w:val="68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4a</w:t>
            </w:r>
          </w:p>
        </w:tc>
        <w:tc>
          <w:tcPr>
            <w:tcW w:w="1984"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Đóng</w:t>
            </w:r>
            <w:proofErr w:type="spellEnd"/>
            <w:r>
              <w:rPr>
                <w:color w:val="000000"/>
              </w:rPr>
              <w:t xml:space="preserve"> </w:t>
            </w:r>
            <w:proofErr w:type="spellStart"/>
            <w:r>
              <w:rPr>
                <w:color w:val="000000"/>
              </w:rPr>
              <w:t>gói</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17270F">
        <w:trPr>
          <w:trHeight w:val="680"/>
          <w:jc w:val="center"/>
        </w:trPr>
        <w:tc>
          <w:tcPr>
            <w:tcW w:w="21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5a</w:t>
            </w:r>
          </w:p>
        </w:tc>
        <w:tc>
          <w:tcPr>
            <w:tcW w:w="19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4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icon </w:t>
            </w:r>
            <w:r w:rsidR="00B721FD">
              <w:rPr>
                <w:color w:val="000000"/>
              </w:rPr>
              <w:t>Loading</w:t>
            </w:r>
          </w:p>
        </w:tc>
      </w:tr>
      <w:tr w:rsidR="0017270F">
        <w:trPr>
          <w:trHeight w:val="680"/>
          <w:jc w:val="center"/>
        </w:trPr>
        <w:tc>
          <w:tcPr>
            <w:tcW w:w="21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5b</w:t>
            </w:r>
          </w:p>
        </w:tc>
        <w:tc>
          <w:tcPr>
            <w:tcW w:w="19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4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SQL Injection</w:t>
            </w:r>
          </w:p>
        </w:tc>
      </w:tr>
      <w:tr w:rsidR="0017270F">
        <w:trPr>
          <w:trHeight w:val="680"/>
          <w:jc w:val="center"/>
        </w:trPr>
        <w:tc>
          <w:tcPr>
            <w:tcW w:w="21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8a</w:t>
            </w:r>
          </w:p>
        </w:tc>
        <w:tc>
          <w:tcPr>
            <w:tcW w:w="19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4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báo</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lấy</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17270F">
        <w:trPr>
          <w:trHeight w:val="340"/>
          <w:jc w:val="center"/>
        </w:trPr>
        <w:tc>
          <w:tcPr>
            <w:tcW w:w="21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Điều</w:t>
            </w:r>
            <w:proofErr w:type="spellEnd"/>
            <w:r>
              <w:rPr>
                <w:b/>
                <w:color w:val="000000"/>
              </w:rPr>
              <w:t xml:space="preserve"> </w:t>
            </w:r>
            <w:proofErr w:type="spellStart"/>
            <w:r>
              <w:rPr>
                <w:b/>
                <w:color w:val="000000"/>
              </w:rPr>
              <w:t>kiện</w:t>
            </w:r>
            <w:proofErr w:type="spellEnd"/>
            <w:r>
              <w:rPr>
                <w:b/>
                <w:color w:val="000000"/>
              </w:rPr>
              <w:t xml:space="preserve"> </w:t>
            </w:r>
            <w:proofErr w:type="spellStart"/>
            <w:r>
              <w:rPr>
                <w:b/>
                <w:color w:val="000000"/>
              </w:rPr>
              <w:t>sau</w:t>
            </w:r>
            <w:proofErr w:type="spellEnd"/>
          </w:p>
        </w:tc>
        <w:tc>
          <w:tcPr>
            <w:tcW w:w="6804"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t>Không</w:t>
            </w:r>
            <w:proofErr w:type="spellEnd"/>
          </w:p>
        </w:tc>
      </w:tr>
    </w:tbl>
    <w:p w:rsidR="0017270F" w:rsidRDefault="0017270F">
      <w:pPr>
        <w:pStyle w:val="u5"/>
        <w:rPr>
          <w:del w:id="156" w:author="BUI Mai Anh" w:date="2018-05-28T02:05:00Z"/>
        </w:rPr>
      </w:pPr>
    </w:p>
    <w:p w:rsidR="0017270F" w:rsidRDefault="005E76C4">
      <w:pPr>
        <w:pStyle w:val="u5"/>
        <w:numPr>
          <w:ilvl w:val="4"/>
          <w:numId w:val="10"/>
        </w:numPr>
      </w:pPr>
      <w:proofErr w:type="spellStart"/>
      <w:r>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thông</w:t>
      </w:r>
      <w:proofErr w:type="spellEnd"/>
      <w:r>
        <w:t xml:space="preserve"> ti</w:t>
      </w:r>
      <w:r w:rsidR="00B721FD">
        <w:t xml:space="preserve">n </w:t>
      </w:r>
      <w:proofErr w:type="spellStart"/>
      <w:r w:rsidR="00B721FD">
        <w:t>phiếu</w:t>
      </w:r>
      <w:proofErr w:type="spellEnd"/>
      <w:r w:rsidR="00B721FD">
        <w:t xml:space="preserve"> </w:t>
      </w:r>
      <w:proofErr w:type="spellStart"/>
      <w:r w:rsidR="00B721FD">
        <w:t>thu</w:t>
      </w:r>
      <w:proofErr w:type="spellEnd"/>
      <w:r w:rsidR="00B721FD">
        <w:t>/chi</w:t>
      </w:r>
    </w:p>
    <w:p w:rsidR="0017270F" w:rsidRDefault="005E76C4">
      <w:pPr>
        <w:keepNext/>
        <w:pBdr>
          <w:top w:val="nil"/>
          <w:left w:val="nil"/>
          <w:bottom w:val="nil"/>
          <w:right w:val="nil"/>
          <w:between w:val="nil"/>
        </w:pBdr>
        <w:jc w:val="center"/>
        <w:rPr>
          <w:color w:val="000000"/>
          <w:sz w:val="24"/>
          <w:szCs w:val="24"/>
        </w:rPr>
      </w:pPr>
      <w:bookmarkStart w:id="157" w:name="_4f1mdlm" w:colFirst="0" w:colLast="0"/>
      <w:bookmarkEnd w:id="157"/>
      <w:proofErr w:type="spellStart"/>
      <w:r>
        <w:rPr>
          <w:color w:val="000000"/>
          <w:sz w:val="24"/>
          <w:szCs w:val="24"/>
        </w:rPr>
        <w:lastRenderedPageBreak/>
        <w:t>Bảng</w:t>
      </w:r>
      <w:proofErr w:type="spellEnd"/>
      <w:r>
        <w:rPr>
          <w:color w:val="000000"/>
          <w:sz w:val="24"/>
          <w:szCs w:val="24"/>
        </w:rPr>
        <w:t xml:space="preserve"> 7 </w:t>
      </w:r>
      <w:proofErr w:type="spellStart"/>
      <w:r>
        <w:rPr>
          <w:color w:val="000000"/>
          <w:sz w:val="24"/>
          <w:szCs w:val="24"/>
        </w:rPr>
        <w:t>Mô</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w:t>
      </w:r>
      <w:proofErr w:type="spellStart"/>
      <w:r>
        <w:rPr>
          <w:color w:val="000000"/>
          <w:sz w:val="24"/>
          <w:szCs w:val="24"/>
        </w:rPr>
        <w:t>dữ</w:t>
      </w:r>
      <w:proofErr w:type="spellEnd"/>
      <w:r>
        <w:rPr>
          <w:color w:val="000000"/>
          <w:sz w:val="24"/>
          <w:szCs w:val="24"/>
        </w:rPr>
        <w:t xml:space="preserve"> </w:t>
      </w:r>
      <w:proofErr w:type="spellStart"/>
      <w:r>
        <w:rPr>
          <w:color w:val="000000"/>
          <w:sz w:val="24"/>
          <w:szCs w:val="24"/>
        </w:rPr>
        <w:t>liệu</w:t>
      </w:r>
      <w:proofErr w:type="spellEnd"/>
      <w:r>
        <w:rPr>
          <w:color w:val="000000"/>
          <w:sz w:val="24"/>
          <w:szCs w:val="24"/>
        </w:rPr>
        <w:t xml:space="preserve"> </w:t>
      </w:r>
      <w:proofErr w:type="spellStart"/>
      <w:r>
        <w:rPr>
          <w:color w:val="000000"/>
          <w:sz w:val="24"/>
          <w:szCs w:val="24"/>
        </w:rPr>
        <w:t>đầu</w:t>
      </w:r>
      <w:proofErr w:type="spellEnd"/>
      <w:r>
        <w:rPr>
          <w:color w:val="000000"/>
          <w:sz w:val="24"/>
          <w:szCs w:val="24"/>
        </w:rPr>
        <w:t xml:space="preserve"> </w:t>
      </w:r>
      <w:proofErr w:type="spellStart"/>
      <w:r>
        <w:rPr>
          <w:color w:val="000000"/>
          <w:sz w:val="24"/>
          <w:szCs w:val="24"/>
        </w:rPr>
        <w:t>vào</w:t>
      </w:r>
      <w:proofErr w:type="spellEnd"/>
      <w:r>
        <w:rPr>
          <w:color w:val="000000"/>
          <w:sz w:val="24"/>
          <w:szCs w:val="24"/>
        </w:rPr>
        <w:t xml:space="preserve"> </w:t>
      </w:r>
      <w:proofErr w:type="spellStart"/>
      <w:r w:rsidR="00B721FD">
        <w:rPr>
          <w:color w:val="000000"/>
          <w:sz w:val="24"/>
          <w:szCs w:val="24"/>
        </w:rPr>
        <w:t>phiếu</w:t>
      </w:r>
      <w:proofErr w:type="spellEnd"/>
      <w:r w:rsidR="00B721FD">
        <w:rPr>
          <w:color w:val="000000"/>
          <w:sz w:val="24"/>
          <w:szCs w:val="24"/>
        </w:rPr>
        <w:t xml:space="preserve"> </w:t>
      </w:r>
      <w:proofErr w:type="spellStart"/>
      <w:r w:rsidR="00B721FD">
        <w:rPr>
          <w:color w:val="000000"/>
          <w:sz w:val="24"/>
          <w:szCs w:val="24"/>
        </w:rPr>
        <w:t>thu</w:t>
      </w:r>
      <w:proofErr w:type="spellEnd"/>
      <w:r w:rsidR="00B721FD">
        <w:rPr>
          <w:color w:val="000000"/>
          <w:sz w:val="24"/>
          <w:szCs w:val="24"/>
        </w:rPr>
        <w:t>/chi</w:t>
      </w:r>
    </w:p>
    <w:tbl>
      <w:tblPr>
        <w:tblStyle w:val="a9"/>
        <w:tblW w:w="778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9"/>
        <w:gridCol w:w="2150"/>
        <w:gridCol w:w="1277"/>
        <w:gridCol w:w="1839"/>
        <w:gridCol w:w="1842"/>
      </w:tblGrid>
      <w:tr w:rsidR="008F4580" w:rsidTr="008F4580">
        <w:trPr>
          <w:trHeight w:val="420"/>
        </w:trPr>
        <w:tc>
          <w:tcPr>
            <w:tcW w:w="679" w:type="dxa"/>
          </w:tcPr>
          <w:p w:rsidR="008F4580" w:rsidRDefault="008F4580">
            <w:pPr>
              <w:spacing w:before="0" w:after="0"/>
            </w:pPr>
            <w:r>
              <w:t>STT</w:t>
            </w:r>
          </w:p>
        </w:tc>
        <w:tc>
          <w:tcPr>
            <w:tcW w:w="2150" w:type="dxa"/>
          </w:tcPr>
          <w:p w:rsidR="008F4580" w:rsidRDefault="008F4580">
            <w:pPr>
              <w:spacing w:before="0" w:after="0"/>
            </w:pPr>
            <w:proofErr w:type="spellStart"/>
            <w:r>
              <w:t>Trường</w:t>
            </w:r>
            <w:proofErr w:type="spellEnd"/>
            <w:r>
              <w:t xml:space="preserve"> </w:t>
            </w:r>
            <w:proofErr w:type="spellStart"/>
            <w:r>
              <w:t>Dữ</w:t>
            </w:r>
            <w:proofErr w:type="spellEnd"/>
            <w:r>
              <w:t xml:space="preserve"> </w:t>
            </w:r>
            <w:proofErr w:type="spellStart"/>
            <w:r>
              <w:t>Liệu</w:t>
            </w:r>
            <w:proofErr w:type="spellEnd"/>
          </w:p>
        </w:tc>
        <w:tc>
          <w:tcPr>
            <w:tcW w:w="1277" w:type="dxa"/>
          </w:tcPr>
          <w:p w:rsidR="008F4580" w:rsidRDefault="008F4580">
            <w:pPr>
              <w:spacing w:before="0" w:after="0"/>
            </w:pPr>
            <w:proofErr w:type="spellStart"/>
            <w:r>
              <w:t>Bắt</w:t>
            </w:r>
            <w:proofErr w:type="spellEnd"/>
            <w:r>
              <w:t xml:space="preserve"> </w:t>
            </w:r>
            <w:proofErr w:type="spellStart"/>
            <w:r>
              <w:t>Buộc</w:t>
            </w:r>
            <w:proofErr w:type="spellEnd"/>
          </w:p>
        </w:tc>
        <w:tc>
          <w:tcPr>
            <w:tcW w:w="1839" w:type="dxa"/>
          </w:tcPr>
          <w:p w:rsidR="008F4580" w:rsidRDefault="008F4580">
            <w:pPr>
              <w:spacing w:before="0" w:after="0"/>
            </w:pPr>
            <w:proofErr w:type="spellStart"/>
            <w:r>
              <w:t>Điều</w:t>
            </w:r>
            <w:proofErr w:type="spellEnd"/>
            <w:r>
              <w:t xml:space="preserve"> </w:t>
            </w:r>
            <w:proofErr w:type="spellStart"/>
            <w:r>
              <w:t>Kiện</w:t>
            </w:r>
            <w:proofErr w:type="spellEnd"/>
            <w:r>
              <w:t xml:space="preserve"> </w:t>
            </w:r>
            <w:proofErr w:type="spellStart"/>
            <w:r>
              <w:t>Hợp</w:t>
            </w:r>
            <w:proofErr w:type="spellEnd"/>
            <w:r>
              <w:t xml:space="preserve"> </w:t>
            </w:r>
            <w:proofErr w:type="spellStart"/>
            <w:r>
              <w:t>Lệ</w:t>
            </w:r>
            <w:proofErr w:type="spellEnd"/>
            <w:r>
              <w:t xml:space="preserve"> </w:t>
            </w:r>
          </w:p>
        </w:tc>
        <w:tc>
          <w:tcPr>
            <w:tcW w:w="1842" w:type="dxa"/>
          </w:tcPr>
          <w:p w:rsidR="008F4580" w:rsidRDefault="008F4580">
            <w:pPr>
              <w:spacing w:before="0" w:after="0"/>
            </w:pPr>
            <w:proofErr w:type="spellStart"/>
            <w:r>
              <w:t>Ví</w:t>
            </w:r>
            <w:proofErr w:type="spellEnd"/>
            <w:r>
              <w:t xml:space="preserve"> </w:t>
            </w:r>
            <w:proofErr w:type="spellStart"/>
            <w:r>
              <w:t>Dụ</w:t>
            </w:r>
            <w:proofErr w:type="spellEnd"/>
          </w:p>
        </w:tc>
      </w:tr>
      <w:tr w:rsidR="008F4580" w:rsidTr="008F4580">
        <w:tc>
          <w:tcPr>
            <w:tcW w:w="679" w:type="dxa"/>
          </w:tcPr>
          <w:p w:rsidR="008F4580" w:rsidRDefault="008F4580">
            <w:pPr>
              <w:spacing w:before="0" w:after="0"/>
            </w:pPr>
            <w:bookmarkStart w:id="158" w:name="_GoBack" w:colFirst="0" w:colLast="4"/>
            <w:r>
              <w:t>1</w:t>
            </w:r>
          </w:p>
        </w:tc>
        <w:tc>
          <w:tcPr>
            <w:tcW w:w="2150" w:type="dxa"/>
          </w:tcPr>
          <w:p w:rsidR="008F4580" w:rsidRDefault="008F4580">
            <w:pPr>
              <w:spacing w:before="0" w:after="0"/>
            </w:pPr>
            <w:proofErr w:type="spellStart"/>
            <w:r>
              <w:t>Số</w:t>
            </w:r>
            <w:proofErr w:type="spellEnd"/>
            <w:r>
              <w:t xml:space="preserve"> </w:t>
            </w:r>
            <w:proofErr w:type="spellStart"/>
            <w:r>
              <w:t>phiếu</w:t>
            </w:r>
            <w:proofErr w:type="spellEnd"/>
          </w:p>
        </w:tc>
        <w:tc>
          <w:tcPr>
            <w:tcW w:w="1277" w:type="dxa"/>
          </w:tcPr>
          <w:p w:rsidR="008F4580" w:rsidRDefault="008F4580">
            <w:pPr>
              <w:spacing w:before="0" w:after="0"/>
            </w:pPr>
            <w:proofErr w:type="spellStart"/>
            <w:r>
              <w:t>Có</w:t>
            </w:r>
            <w:proofErr w:type="spellEnd"/>
          </w:p>
        </w:tc>
        <w:tc>
          <w:tcPr>
            <w:tcW w:w="1839" w:type="dxa"/>
          </w:tcPr>
          <w:p w:rsidR="008F4580" w:rsidRDefault="008F4580">
            <w:pPr>
              <w:spacing w:before="0" w:after="0"/>
            </w:pPr>
            <w:proofErr w:type="spellStart"/>
            <w:r>
              <w:t>Là</w:t>
            </w:r>
            <w:proofErr w:type="spellEnd"/>
            <w:r>
              <w:t xml:space="preserve"> 1 </w:t>
            </w:r>
            <w:proofErr w:type="spellStart"/>
            <w:r>
              <w:t>dãy</w:t>
            </w:r>
            <w:proofErr w:type="spellEnd"/>
            <w:r>
              <w:t xml:space="preserve"> </w:t>
            </w:r>
            <w:proofErr w:type="spellStart"/>
            <w:r>
              <w:t>số</w:t>
            </w:r>
            <w:proofErr w:type="spellEnd"/>
            <w:r>
              <w:t xml:space="preserve"> </w:t>
            </w:r>
            <w:proofErr w:type="spellStart"/>
            <w:r>
              <w:t>kèm</w:t>
            </w:r>
            <w:proofErr w:type="spellEnd"/>
            <w:r>
              <w:t xml:space="preserve"> </w:t>
            </w:r>
            <w:proofErr w:type="spellStart"/>
            <w:r>
              <w:t>Mã</w:t>
            </w:r>
            <w:proofErr w:type="spellEnd"/>
            <w:r>
              <w:t xml:space="preserve"> </w:t>
            </w:r>
            <w:proofErr w:type="spellStart"/>
            <w:r>
              <w:t>phiếu</w:t>
            </w:r>
            <w:proofErr w:type="spellEnd"/>
          </w:p>
        </w:tc>
        <w:tc>
          <w:tcPr>
            <w:tcW w:w="1842" w:type="dxa"/>
          </w:tcPr>
          <w:p w:rsidR="008F4580" w:rsidRDefault="008F4580">
            <w:pPr>
              <w:spacing w:before="0" w:after="0"/>
            </w:pPr>
            <w:r>
              <w:t>PT00423</w:t>
            </w:r>
          </w:p>
        </w:tc>
      </w:tr>
      <w:tr w:rsidR="008F4580" w:rsidTr="008F4580">
        <w:tc>
          <w:tcPr>
            <w:tcW w:w="679" w:type="dxa"/>
          </w:tcPr>
          <w:p w:rsidR="008F4580" w:rsidRDefault="008F4580">
            <w:pPr>
              <w:spacing w:before="0" w:after="0"/>
            </w:pPr>
            <w:r>
              <w:t>2</w:t>
            </w:r>
          </w:p>
        </w:tc>
        <w:tc>
          <w:tcPr>
            <w:tcW w:w="2150" w:type="dxa"/>
          </w:tcPr>
          <w:p w:rsidR="008F4580" w:rsidRDefault="008F4580">
            <w:pPr>
              <w:spacing w:before="0" w:after="0"/>
            </w:pPr>
            <w:proofErr w:type="spellStart"/>
            <w:r>
              <w:t>Ngày</w:t>
            </w:r>
            <w:proofErr w:type="spellEnd"/>
            <w:r>
              <w:t xml:space="preserve"> </w:t>
            </w:r>
            <w:proofErr w:type="spellStart"/>
            <w:r>
              <w:t>thu</w:t>
            </w:r>
            <w:proofErr w:type="spellEnd"/>
            <w:r>
              <w:t>/chi</w:t>
            </w:r>
          </w:p>
        </w:tc>
        <w:tc>
          <w:tcPr>
            <w:tcW w:w="1277" w:type="dxa"/>
          </w:tcPr>
          <w:p w:rsidR="008F4580" w:rsidRDefault="008F4580">
            <w:pPr>
              <w:spacing w:before="0" w:after="0"/>
            </w:pPr>
            <w:proofErr w:type="spellStart"/>
            <w:r>
              <w:t>Có</w:t>
            </w:r>
            <w:proofErr w:type="spellEnd"/>
          </w:p>
        </w:tc>
        <w:tc>
          <w:tcPr>
            <w:tcW w:w="1839" w:type="dxa"/>
          </w:tcPr>
          <w:p w:rsidR="008F4580" w:rsidRDefault="008F4580">
            <w:pPr>
              <w:spacing w:before="0" w:after="0"/>
            </w:pPr>
            <w:proofErr w:type="spellStart"/>
            <w:r>
              <w:t>Dạng</w:t>
            </w:r>
            <w:proofErr w:type="spellEnd"/>
            <w:r>
              <w:t xml:space="preserve"> </w:t>
            </w:r>
            <w:proofErr w:type="spellStart"/>
            <w:r>
              <w:t>ngày</w:t>
            </w:r>
            <w:proofErr w:type="spellEnd"/>
            <w:r>
              <w:t xml:space="preserve"> </w:t>
            </w:r>
            <w:proofErr w:type="spellStart"/>
            <w:r>
              <w:t>tháng</w:t>
            </w:r>
            <w:proofErr w:type="spellEnd"/>
          </w:p>
        </w:tc>
        <w:tc>
          <w:tcPr>
            <w:tcW w:w="1842" w:type="dxa"/>
          </w:tcPr>
          <w:p w:rsidR="008F4580" w:rsidRDefault="008F4580">
            <w:pPr>
              <w:spacing w:before="0" w:after="0"/>
            </w:pPr>
            <w:r>
              <w:t>02/10/2019</w:t>
            </w:r>
          </w:p>
        </w:tc>
      </w:tr>
      <w:tr w:rsidR="008F4580" w:rsidTr="008F4580">
        <w:tc>
          <w:tcPr>
            <w:tcW w:w="679" w:type="dxa"/>
          </w:tcPr>
          <w:p w:rsidR="008F4580" w:rsidRDefault="008F4580">
            <w:pPr>
              <w:spacing w:before="0" w:after="0"/>
            </w:pPr>
            <w:r>
              <w:t>3</w:t>
            </w:r>
          </w:p>
        </w:tc>
        <w:tc>
          <w:tcPr>
            <w:tcW w:w="2150" w:type="dxa"/>
          </w:tcPr>
          <w:p w:rsidR="008F4580" w:rsidRDefault="008F4580">
            <w:pPr>
              <w:spacing w:before="0" w:after="0"/>
            </w:pPr>
            <w:proofErr w:type="spellStart"/>
            <w:r>
              <w:t>Đối</w:t>
            </w:r>
            <w:proofErr w:type="spellEnd"/>
            <w:r>
              <w:t xml:space="preserve"> </w:t>
            </w:r>
            <w:proofErr w:type="spellStart"/>
            <w:r>
              <w:t>tượng</w:t>
            </w:r>
            <w:proofErr w:type="spellEnd"/>
            <w:r>
              <w:t xml:space="preserve"> </w:t>
            </w:r>
            <w:proofErr w:type="spellStart"/>
            <w:r>
              <w:t>nộp</w:t>
            </w:r>
            <w:proofErr w:type="spellEnd"/>
          </w:p>
        </w:tc>
        <w:tc>
          <w:tcPr>
            <w:tcW w:w="1277" w:type="dxa"/>
          </w:tcPr>
          <w:p w:rsidR="008F4580" w:rsidRDefault="008F4580">
            <w:pPr>
              <w:spacing w:before="0" w:after="0"/>
            </w:pPr>
            <w:proofErr w:type="spellStart"/>
            <w:r>
              <w:t>Có</w:t>
            </w:r>
            <w:proofErr w:type="spellEnd"/>
          </w:p>
        </w:tc>
        <w:tc>
          <w:tcPr>
            <w:tcW w:w="1839" w:type="dxa"/>
          </w:tcPr>
          <w:p w:rsidR="008F4580" w:rsidRDefault="008F4580">
            <w:pPr>
              <w:spacing w:before="0" w:after="0"/>
            </w:pPr>
            <w:proofErr w:type="spellStart"/>
            <w:r>
              <w:t>Tên</w:t>
            </w:r>
            <w:proofErr w:type="spellEnd"/>
            <w:r>
              <w:t xml:space="preserve"> </w:t>
            </w:r>
            <w:proofErr w:type="spellStart"/>
            <w:r>
              <w:t>người</w:t>
            </w:r>
            <w:proofErr w:type="spellEnd"/>
          </w:p>
        </w:tc>
        <w:tc>
          <w:tcPr>
            <w:tcW w:w="1842" w:type="dxa"/>
          </w:tcPr>
          <w:p w:rsidR="008F4580" w:rsidRDefault="008F4580">
            <w:pPr>
              <w:spacing w:before="0" w:after="0"/>
            </w:pPr>
            <w:proofErr w:type="spellStart"/>
            <w:r>
              <w:t>Nguyễn</w:t>
            </w:r>
            <w:proofErr w:type="spellEnd"/>
            <w:r>
              <w:t xml:space="preserve"> </w:t>
            </w:r>
            <w:proofErr w:type="spellStart"/>
            <w:r>
              <w:t>Mạnh</w:t>
            </w:r>
            <w:proofErr w:type="spellEnd"/>
            <w:r>
              <w:t xml:space="preserve"> Duy</w:t>
            </w:r>
          </w:p>
        </w:tc>
      </w:tr>
      <w:tr w:rsidR="008F4580" w:rsidTr="008F4580">
        <w:tc>
          <w:tcPr>
            <w:tcW w:w="679" w:type="dxa"/>
          </w:tcPr>
          <w:p w:rsidR="008F4580" w:rsidRDefault="008F4580">
            <w:pPr>
              <w:spacing w:before="0" w:after="0"/>
            </w:pPr>
            <w:r>
              <w:t>4</w:t>
            </w:r>
          </w:p>
        </w:tc>
        <w:tc>
          <w:tcPr>
            <w:tcW w:w="2150" w:type="dxa"/>
          </w:tcPr>
          <w:p w:rsidR="008F4580" w:rsidRDefault="008F4580">
            <w:pPr>
              <w:spacing w:before="0" w:after="0"/>
            </w:pPr>
            <w:proofErr w:type="spellStart"/>
            <w:r>
              <w:t>Lý</w:t>
            </w:r>
            <w:proofErr w:type="spellEnd"/>
            <w:r>
              <w:t xml:space="preserve"> do </w:t>
            </w:r>
            <w:proofErr w:type="spellStart"/>
            <w:r>
              <w:t>thu</w:t>
            </w:r>
            <w:proofErr w:type="spellEnd"/>
            <w:r>
              <w:t>/chi</w:t>
            </w:r>
          </w:p>
        </w:tc>
        <w:tc>
          <w:tcPr>
            <w:tcW w:w="1277" w:type="dxa"/>
          </w:tcPr>
          <w:p w:rsidR="008F4580" w:rsidRDefault="008F4580">
            <w:pPr>
              <w:spacing w:before="0" w:after="0"/>
            </w:pPr>
            <w:proofErr w:type="spellStart"/>
            <w:r>
              <w:t>Có</w:t>
            </w:r>
            <w:proofErr w:type="spellEnd"/>
          </w:p>
        </w:tc>
        <w:tc>
          <w:tcPr>
            <w:tcW w:w="1839" w:type="dxa"/>
          </w:tcPr>
          <w:p w:rsidR="008F4580" w:rsidRDefault="008F4580">
            <w:pPr>
              <w:spacing w:before="0" w:after="0"/>
            </w:pPr>
            <w:proofErr w:type="spellStart"/>
            <w:r>
              <w:t>Chuỗi</w:t>
            </w:r>
            <w:proofErr w:type="spellEnd"/>
          </w:p>
        </w:tc>
        <w:tc>
          <w:tcPr>
            <w:tcW w:w="1842" w:type="dxa"/>
          </w:tcPr>
          <w:p w:rsidR="008F4580" w:rsidRDefault="008F4580">
            <w:pPr>
              <w:spacing w:before="0" w:after="0"/>
            </w:pPr>
            <w:r>
              <w:t xml:space="preserve">Thu </w:t>
            </w:r>
            <w:proofErr w:type="spellStart"/>
            <w:r>
              <w:t>tiền</w:t>
            </w:r>
            <w:proofErr w:type="spellEnd"/>
            <w:r>
              <w:t xml:space="preserve"> </w:t>
            </w:r>
            <w:proofErr w:type="spellStart"/>
            <w:r>
              <w:t>nợ</w:t>
            </w:r>
            <w:proofErr w:type="spellEnd"/>
          </w:p>
        </w:tc>
      </w:tr>
      <w:tr w:rsidR="008F4580" w:rsidTr="008F4580">
        <w:tc>
          <w:tcPr>
            <w:tcW w:w="679" w:type="dxa"/>
          </w:tcPr>
          <w:p w:rsidR="008F4580" w:rsidRDefault="008F4580">
            <w:pPr>
              <w:spacing w:before="0" w:after="0"/>
            </w:pPr>
            <w:r>
              <w:t>5</w:t>
            </w:r>
          </w:p>
        </w:tc>
        <w:tc>
          <w:tcPr>
            <w:tcW w:w="2150" w:type="dxa"/>
          </w:tcPr>
          <w:p w:rsidR="008F4580" w:rsidRDefault="008F4580">
            <w:pPr>
              <w:spacing w:before="0" w:after="0"/>
            </w:pPr>
            <w:proofErr w:type="spellStart"/>
            <w:r>
              <w:t>Nhân</w:t>
            </w:r>
            <w:proofErr w:type="spellEnd"/>
            <w:r>
              <w:t xml:space="preserve"> </w:t>
            </w:r>
            <w:proofErr w:type="spellStart"/>
            <w:r>
              <w:t>viên</w:t>
            </w:r>
            <w:proofErr w:type="spellEnd"/>
            <w:r>
              <w:t xml:space="preserve"> </w:t>
            </w:r>
            <w:proofErr w:type="spellStart"/>
            <w:r>
              <w:t>thu</w:t>
            </w:r>
            <w:proofErr w:type="spellEnd"/>
          </w:p>
        </w:tc>
        <w:tc>
          <w:tcPr>
            <w:tcW w:w="1277" w:type="dxa"/>
          </w:tcPr>
          <w:p w:rsidR="008F4580" w:rsidRDefault="008F4580">
            <w:pPr>
              <w:spacing w:before="0" w:after="0"/>
            </w:pPr>
            <w:proofErr w:type="spellStart"/>
            <w:r>
              <w:t>Có</w:t>
            </w:r>
            <w:proofErr w:type="spellEnd"/>
          </w:p>
        </w:tc>
        <w:tc>
          <w:tcPr>
            <w:tcW w:w="1839" w:type="dxa"/>
          </w:tcPr>
          <w:p w:rsidR="008F4580" w:rsidRDefault="008F4580">
            <w:pPr>
              <w:spacing w:before="0" w:after="0"/>
            </w:pPr>
            <w:proofErr w:type="spellStart"/>
            <w:r>
              <w:t>Tên</w:t>
            </w:r>
            <w:proofErr w:type="spellEnd"/>
            <w:r>
              <w:t xml:space="preserve"> </w:t>
            </w:r>
            <w:proofErr w:type="spellStart"/>
            <w:r>
              <w:t>người</w:t>
            </w:r>
            <w:proofErr w:type="spellEnd"/>
            <w:r>
              <w:t xml:space="preserve"> </w:t>
            </w:r>
          </w:p>
        </w:tc>
        <w:tc>
          <w:tcPr>
            <w:tcW w:w="1842" w:type="dxa"/>
          </w:tcPr>
          <w:p w:rsidR="008F4580" w:rsidRDefault="008F4580">
            <w:pPr>
              <w:spacing w:before="0" w:after="0"/>
            </w:pPr>
            <w:proofErr w:type="spellStart"/>
            <w:r>
              <w:t>Nguyễn</w:t>
            </w:r>
            <w:proofErr w:type="spellEnd"/>
            <w:r>
              <w:t xml:space="preserve"> </w:t>
            </w:r>
            <w:proofErr w:type="spellStart"/>
            <w:r>
              <w:t>Văn</w:t>
            </w:r>
            <w:proofErr w:type="spellEnd"/>
            <w:r>
              <w:t xml:space="preserve"> A</w:t>
            </w:r>
          </w:p>
        </w:tc>
      </w:tr>
      <w:tr w:rsidR="008F4580" w:rsidTr="008F4580">
        <w:tc>
          <w:tcPr>
            <w:tcW w:w="679" w:type="dxa"/>
          </w:tcPr>
          <w:p w:rsidR="008F4580" w:rsidRDefault="008F4580">
            <w:pPr>
              <w:spacing w:before="0" w:after="0"/>
            </w:pPr>
            <w:r>
              <w:t>6</w:t>
            </w:r>
          </w:p>
        </w:tc>
        <w:tc>
          <w:tcPr>
            <w:tcW w:w="2150" w:type="dxa"/>
          </w:tcPr>
          <w:p w:rsidR="008F4580" w:rsidRDefault="008F4580">
            <w:pPr>
              <w:spacing w:before="0" w:after="0"/>
            </w:pPr>
            <w:proofErr w:type="spellStart"/>
            <w:r>
              <w:t>Diễn</w:t>
            </w:r>
            <w:proofErr w:type="spellEnd"/>
            <w:r>
              <w:t xml:space="preserve"> </w:t>
            </w:r>
            <w:proofErr w:type="spellStart"/>
            <w:r>
              <w:t>giải</w:t>
            </w:r>
            <w:proofErr w:type="spellEnd"/>
          </w:p>
        </w:tc>
        <w:tc>
          <w:tcPr>
            <w:tcW w:w="1277" w:type="dxa"/>
          </w:tcPr>
          <w:p w:rsidR="008F4580" w:rsidRDefault="008F4580">
            <w:pPr>
              <w:spacing w:before="0" w:after="0"/>
            </w:pPr>
            <w:proofErr w:type="spellStart"/>
            <w:r>
              <w:t>Có</w:t>
            </w:r>
            <w:proofErr w:type="spellEnd"/>
          </w:p>
        </w:tc>
        <w:tc>
          <w:tcPr>
            <w:tcW w:w="1839" w:type="dxa"/>
          </w:tcPr>
          <w:p w:rsidR="008F4580" w:rsidRDefault="008F4580">
            <w:pPr>
              <w:spacing w:before="0" w:after="0"/>
            </w:pPr>
            <w:proofErr w:type="spellStart"/>
            <w:r>
              <w:t>Là</w:t>
            </w:r>
            <w:proofErr w:type="spellEnd"/>
            <w:r>
              <w:t xml:space="preserve"> 1 </w:t>
            </w:r>
            <w:proofErr w:type="spellStart"/>
            <w:r>
              <w:t>chuỗi</w:t>
            </w:r>
            <w:proofErr w:type="spellEnd"/>
          </w:p>
        </w:tc>
        <w:tc>
          <w:tcPr>
            <w:tcW w:w="1842" w:type="dxa"/>
          </w:tcPr>
          <w:p w:rsidR="008F4580" w:rsidRDefault="008F4580">
            <w:pPr>
              <w:spacing w:before="0" w:after="0"/>
            </w:pPr>
            <w:r>
              <w:t xml:space="preserve">Thu </w:t>
            </w:r>
            <w:proofErr w:type="spellStart"/>
            <w:r>
              <w:t>tiền</w:t>
            </w:r>
            <w:proofErr w:type="spellEnd"/>
            <w:r>
              <w:t xml:space="preserve"> </w:t>
            </w:r>
            <w:proofErr w:type="spellStart"/>
            <w:r>
              <w:t>nợ</w:t>
            </w:r>
            <w:proofErr w:type="spellEnd"/>
          </w:p>
        </w:tc>
      </w:tr>
      <w:tr w:rsidR="008F4580" w:rsidTr="008F4580">
        <w:tc>
          <w:tcPr>
            <w:tcW w:w="679" w:type="dxa"/>
          </w:tcPr>
          <w:p w:rsidR="008F4580" w:rsidRDefault="008F4580">
            <w:pPr>
              <w:spacing w:before="0" w:after="0"/>
            </w:pPr>
            <w:r>
              <w:t>7</w:t>
            </w:r>
          </w:p>
        </w:tc>
        <w:tc>
          <w:tcPr>
            <w:tcW w:w="2150" w:type="dxa"/>
          </w:tcPr>
          <w:p w:rsidR="008F4580" w:rsidRDefault="008F4580">
            <w:pPr>
              <w:spacing w:before="0" w:after="0"/>
            </w:pPr>
            <w:proofErr w:type="spellStart"/>
            <w:r>
              <w:t>Số</w:t>
            </w:r>
            <w:proofErr w:type="spellEnd"/>
            <w:r>
              <w:t xml:space="preserve"> </w:t>
            </w:r>
            <w:proofErr w:type="spellStart"/>
            <w:r>
              <w:t>tiền</w:t>
            </w:r>
            <w:proofErr w:type="spellEnd"/>
          </w:p>
        </w:tc>
        <w:tc>
          <w:tcPr>
            <w:tcW w:w="1277" w:type="dxa"/>
          </w:tcPr>
          <w:p w:rsidR="008F4580" w:rsidRDefault="008F4580">
            <w:pPr>
              <w:spacing w:before="0" w:after="0"/>
            </w:pPr>
            <w:proofErr w:type="spellStart"/>
            <w:r>
              <w:t>Có</w:t>
            </w:r>
            <w:proofErr w:type="spellEnd"/>
          </w:p>
        </w:tc>
        <w:tc>
          <w:tcPr>
            <w:tcW w:w="1839" w:type="dxa"/>
          </w:tcPr>
          <w:p w:rsidR="008F4580" w:rsidRDefault="008F4580">
            <w:pPr>
              <w:spacing w:before="0" w:after="0"/>
            </w:pPr>
            <w:proofErr w:type="spellStart"/>
            <w:r>
              <w:t>Định</w:t>
            </w:r>
            <w:proofErr w:type="spellEnd"/>
            <w:r>
              <w:t xml:space="preserve"> </w:t>
            </w:r>
            <w:proofErr w:type="spellStart"/>
            <w:r>
              <w:t>dạng</w:t>
            </w:r>
            <w:proofErr w:type="spellEnd"/>
            <w:r>
              <w:t xml:space="preserve"> </w:t>
            </w:r>
            <w:proofErr w:type="spellStart"/>
            <w:r>
              <w:t>tiền</w:t>
            </w:r>
            <w:proofErr w:type="spellEnd"/>
          </w:p>
        </w:tc>
        <w:tc>
          <w:tcPr>
            <w:tcW w:w="1842" w:type="dxa"/>
          </w:tcPr>
          <w:p w:rsidR="008F4580" w:rsidRDefault="008F4580">
            <w:pPr>
              <w:spacing w:before="0" w:after="0"/>
            </w:pPr>
            <w:r>
              <w:t>234.000</w:t>
            </w:r>
          </w:p>
        </w:tc>
      </w:tr>
      <w:tr w:rsidR="008F4580" w:rsidTr="008F4580">
        <w:tc>
          <w:tcPr>
            <w:tcW w:w="679" w:type="dxa"/>
          </w:tcPr>
          <w:p w:rsidR="008F4580" w:rsidRDefault="008F4580">
            <w:pPr>
              <w:spacing w:before="0" w:after="0"/>
            </w:pPr>
            <w:r>
              <w:t>8</w:t>
            </w:r>
          </w:p>
        </w:tc>
        <w:tc>
          <w:tcPr>
            <w:tcW w:w="2150" w:type="dxa"/>
          </w:tcPr>
          <w:p w:rsidR="008F4580" w:rsidRDefault="008F4580">
            <w:pPr>
              <w:spacing w:before="0" w:after="0"/>
            </w:pPr>
            <w:proofErr w:type="spellStart"/>
            <w:r>
              <w:t>Mục</w:t>
            </w:r>
            <w:proofErr w:type="spellEnd"/>
            <w:r>
              <w:t xml:space="preserve"> </w:t>
            </w:r>
            <w:proofErr w:type="spellStart"/>
            <w:r>
              <w:t>thu</w:t>
            </w:r>
            <w:proofErr w:type="spellEnd"/>
          </w:p>
        </w:tc>
        <w:tc>
          <w:tcPr>
            <w:tcW w:w="1277" w:type="dxa"/>
          </w:tcPr>
          <w:p w:rsidR="008F4580" w:rsidRDefault="008F4580">
            <w:pPr>
              <w:spacing w:before="0" w:after="0"/>
            </w:pPr>
            <w:proofErr w:type="spellStart"/>
            <w:r>
              <w:t>Có</w:t>
            </w:r>
            <w:proofErr w:type="spellEnd"/>
          </w:p>
        </w:tc>
        <w:tc>
          <w:tcPr>
            <w:tcW w:w="1839" w:type="dxa"/>
          </w:tcPr>
          <w:p w:rsidR="008F4580" w:rsidRDefault="008F4580">
            <w:pPr>
              <w:spacing w:before="0" w:after="0"/>
            </w:pPr>
            <w:proofErr w:type="spellStart"/>
            <w:r>
              <w:t>Là</w:t>
            </w:r>
            <w:proofErr w:type="spellEnd"/>
            <w:r>
              <w:t xml:space="preserve"> 1 </w:t>
            </w:r>
            <w:proofErr w:type="spellStart"/>
            <w:r>
              <w:t>chuỗi</w:t>
            </w:r>
            <w:proofErr w:type="spellEnd"/>
          </w:p>
        </w:tc>
        <w:tc>
          <w:tcPr>
            <w:tcW w:w="1842" w:type="dxa"/>
          </w:tcPr>
          <w:p w:rsidR="008F4580" w:rsidRDefault="008F4580">
            <w:pPr>
              <w:spacing w:before="0" w:after="0"/>
            </w:pPr>
            <w:r>
              <w:t xml:space="preserve">Thu </w:t>
            </w:r>
            <w:proofErr w:type="spellStart"/>
            <w:r>
              <w:t>tiền</w:t>
            </w:r>
            <w:proofErr w:type="spellEnd"/>
            <w:r>
              <w:t xml:space="preserve"> </w:t>
            </w:r>
            <w:proofErr w:type="spellStart"/>
            <w:r>
              <w:t>gửi</w:t>
            </w:r>
            <w:proofErr w:type="spellEnd"/>
          </w:p>
        </w:tc>
      </w:tr>
    </w:tbl>
    <w:bookmarkEnd w:id="158"/>
    <w:p w:rsidR="0017270F" w:rsidRDefault="005E76C4">
      <w:pPr>
        <w:pStyle w:val="u5"/>
        <w:numPr>
          <w:ilvl w:val="4"/>
          <w:numId w:val="10"/>
        </w:numPr>
      </w:pP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p>
    <w:p w:rsidR="0017270F" w:rsidRDefault="005E76C4">
      <w:proofErr w:type="spellStart"/>
      <w:r>
        <w:t>Hệ</w:t>
      </w:r>
      <w:proofErr w:type="spellEnd"/>
      <w:r>
        <w:t xml:space="preserve"> </w:t>
      </w:r>
      <w:proofErr w:type="spellStart"/>
      <w:r>
        <w:t>thống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có</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khi</w:t>
      </w:r>
      <w:proofErr w:type="spellEnd"/>
      <w:r>
        <w:t xml:space="preserve"> </w:t>
      </w:r>
      <w:proofErr w:type="spellStart"/>
      <w:r>
        <w:t>không</w:t>
      </w:r>
      <w:proofErr w:type="spellEnd"/>
      <w:r>
        <w:t xml:space="preserve"> </w:t>
      </w:r>
      <w:proofErr w:type="spellStart"/>
      <w:r>
        <w:t>đạt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khi</w:t>
      </w:r>
      <w:proofErr w:type="spellEnd"/>
      <w:r>
        <w:t xml:space="preserve"> </w:t>
      </w:r>
      <w:proofErr w:type="spellStart"/>
      <w:r>
        <w:t>sinh</w:t>
      </w:r>
      <w:proofErr w:type="spellEnd"/>
      <w:r>
        <w:t xml:space="preserve"> ra </w:t>
      </w:r>
      <w:proofErr w:type="spellStart"/>
      <w:r>
        <w:t>lỗi</w:t>
      </w:r>
      <w:proofErr w:type="spellEnd"/>
      <w:r>
        <w:t>.</w:t>
      </w:r>
    </w:p>
    <w:p w:rsidR="0017270F" w:rsidRDefault="005E76C4">
      <w:pPr>
        <w:pStyle w:val="u5"/>
        <w:numPr>
          <w:ilvl w:val="4"/>
          <w:numId w:val="10"/>
        </w:numPr>
      </w:pPr>
      <w:proofErr w:type="spellStart"/>
      <w:r>
        <w:t>Mô</w:t>
      </w:r>
      <w:proofErr w:type="spellEnd"/>
      <w:r>
        <w:t xml:space="preserve"> </w:t>
      </w:r>
      <w:proofErr w:type="spellStart"/>
      <w:r>
        <w:t>tả</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w:t>
      </w:r>
      <w:r w:rsidR="00AD7305">
        <w:t>hêm</w:t>
      </w:r>
      <w:proofErr w:type="spellEnd"/>
      <w:r w:rsidR="00AD7305">
        <w:t xml:space="preserve"> </w:t>
      </w:r>
      <w:proofErr w:type="spellStart"/>
      <w:r w:rsidR="00AD7305">
        <w:t>phiếu</w:t>
      </w:r>
      <w:proofErr w:type="spellEnd"/>
      <w:r w:rsidR="00AD7305">
        <w:t xml:space="preserve"> </w:t>
      </w:r>
      <w:proofErr w:type="spellStart"/>
      <w:r w:rsidR="00AD7305">
        <w:t>thu</w:t>
      </w:r>
      <w:proofErr w:type="spellEnd"/>
      <w:r w:rsidR="00AD7305">
        <w:t>/chi</w:t>
      </w:r>
    </w:p>
    <w:p w:rsidR="0017270F" w:rsidRDefault="00D63FFB">
      <w:pPr>
        <w:keepNext/>
      </w:pPr>
      <w:r>
        <w:rPr>
          <w:noProof/>
        </w:rPr>
        <w:lastRenderedPageBreak/>
        <w:drawing>
          <wp:inline distT="0" distB="0" distL="0" distR="0" wp14:anchorId="63CB6546" wp14:editId="0B155119">
            <wp:extent cx="5575935" cy="4805680"/>
            <wp:effectExtent l="0" t="0" r="5715"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935" cy="4805680"/>
                    </a:xfrm>
                    <a:prstGeom prst="rect">
                      <a:avLst/>
                    </a:prstGeom>
                  </pic:spPr>
                </pic:pic>
              </a:graphicData>
            </a:graphic>
          </wp:inline>
        </w:drawing>
      </w:r>
    </w:p>
    <w:p w:rsidR="0017270F" w:rsidRDefault="005E76C4">
      <w:pPr>
        <w:jc w:val="center"/>
        <w:rPr>
          <w:color w:val="000000"/>
          <w:sz w:val="24"/>
          <w:szCs w:val="24"/>
        </w:rPr>
        <w:pPrChange w:id="159" w:author="BUI Mai Anh" w:date="2018-05-28T02:05:00Z">
          <w:pPr>
            <w:pBdr>
              <w:top w:val="nil"/>
              <w:left w:val="nil"/>
              <w:bottom w:val="nil"/>
              <w:right w:val="nil"/>
              <w:between w:val="nil"/>
            </w:pBdr>
          </w:pPr>
        </w:pPrChange>
      </w:pPr>
      <w:bookmarkStart w:id="160" w:name="_2u6wntf" w:colFirst="0" w:colLast="0"/>
      <w:bookmarkEnd w:id="160"/>
      <w:proofErr w:type="spellStart"/>
      <w:r>
        <w:rPr>
          <w:color w:val="000000"/>
          <w:sz w:val="24"/>
          <w:szCs w:val="24"/>
        </w:rPr>
        <w:t>Hình</w:t>
      </w:r>
      <w:proofErr w:type="spellEnd"/>
      <w:r>
        <w:rPr>
          <w:color w:val="000000"/>
          <w:sz w:val="24"/>
          <w:szCs w:val="24"/>
        </w:rPr>
        <w:t xml:space="preserve"> 12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w:t>
      </w:r>
      <w:proofErr w:type="spellStart"/>
      <w:r>
        <w:rPr>
          <w:color w:val="000000"/>
          <w:sz w:val="24"/>
          <w:szCs w:val="24"/>
        </w:rPr>
        <w:t>hoạt</w:t>
      </w:r>
      <w:proofErr w:type="spellEnd"/>
      <w:r>
        <w:rPr>
          <w:color w:val="000000"/>
          <w:sz w:val="24"/>
          <w:szCs w:val="24"/>
        </w:rPr>
        <w:t xml:space="preserve"> </w:t>
      </w:r>
      <w:proofErr w:type="spellStart"/>
      <w:r>
        <w:rPr>
          <w:color w:val="000000"/>
          <w:sz w:val="24"/>
          <w:szCs w:val="24"/>
        </w:rPr>
        <w:t>động</w:t>
      </w:r>
      <w:proofErr w:type="spellEnd"/>
      <w:r>
        <w:rPr>
          <w:color w:val="000000"/>
          <w:sz w:val="24"/>
          <w:szCs w:val="24"/>
        </w:rPr>
        <w:t xml:space="preserve"> </w:t>
      </w:r>
      <w:proofErr w:type="spellStart"/>
      <w:r w:rsidR="00D63FFB">
        <w:rPr>
          <w:color w:val="000000"/>
          <w:sz w:val="24"/>
          <w:szCs w:val="24"/>
        </w:rPr>
        <w:t>thêm</w:t>
      </w:r>
      <w:proofErr w:type="spellEnd"/>
      <w:r w:rsidR="00D63FFB">
        <w:rPr>
          <w:color w:val="000000"/>
          <w:sz w:val="24"/>
          <w:szCs w:val="24"/>
        </w:rPr>
        <w:t xml:space="preserve"> </w:t>
      </w:r>
      <w:proofErr w:type="spellStart"/>
      <w:r w:rsidR="00D63FFB">
        <w:rPr>
          <w:color w:val="000000"/>
          <w:sz w:val="24"/>
          <w:szCs w:val="24"/>
        </w:rPr>
        <w:t>phiếu</w:t>
      </w:r>
      <w:proofErr w:type="spellEnd"/>
      <w:r w:rsidR="00D63FFB">
        <w:rPr>
          <w:color w:val="000000"/>
          <w:sz w:val="24"/>
          <w:szCs w:val="24"/>
        </w:rPr>
        <w:t xml:space="preserve"> </w:t>
      </w:r>
      <w:proofErr w:type="spellStart"/>
      <w:r w:rsidR="00D63FFB">
        <w:rPr>
          <w:color w:val="000000"/>
          <w:sz w:val="24"/>
          <w:szCs w:val="24"/>
        </w:rPr>
        <w:t>thu</w:t>
      </w:r>
      <w:proofErr w:type="spellEnd"/>
      <w:r w:rsidR="00D63FFB">
        <w:rPr>
          <w:color w:val="000000"/>
          <w:sz w:val="24"/>
          <w:szCs w:val="24"/>
        </w:rPr>
        <w:t>/chi</w:t>
      </w:r>
    </w:p>
    <w:p w:rsidR="0017270F" w:rsidRDefault="005E76C4">
      <w:pPr>
        <w:pStyle w:val="u3"/>
        <w:numPr>
          <w:ilvl w:val="2"/>
          <w:numId w:val="10"/>
        </w:numPr>
      </w:pPr>
      <w:bookmarkStart w:id="161" w:name="_19c6y18" w:colFirst="0" w:colLast="0"/>
      <w:bookmarkEnd w:id="161"/>
      <w:proofErr w:type="spellStart"/>
      <w:r>
        <w:t>Đặc</w:t>
      </w:r>
      <w:proofErr w:type="spellEnd"/>
      <w:r>
        <w:t xml:space="preserve"> </w:t>
      </w:r>
      <w:proofErr w:type="spellStart"/>
      <w:r>
        <w:t>tả</w:t>
      </w:r>
      <w:proofErr w:type="spellEnd"/>
      <w:r>
        <w:t xml:space="preserve"> use case </w:t>
      </w:r>
      <w:proofErr w:type="spellStart"/>
      <w:r>
        <w:t>Sửa</w:t>
      </w:r>
      <w:proofErr w:type="spellEnd"/>
      <w:r>
        <w:t xml:space="preserve"> </w:t>
      </w:r>
      <w:proofErr w:type="spellStart"/>
      <w:r w:rsidR="00D63FFB">
        <w:t>phiếu</w:t>
      </w:r>
      <w:proofErr w:type="spellEnd"/>
      <w:r w:rsidR="00D63FFB">
        <w:t xml:space="preserve"> </w:t>
      </w:r>
      <w:proofErr w:type="spellStart"/>
      <w:r w:rsidR="00D63FFB">
        <w:t>thu</w:t>
      </w:r>
      <w:proofErr w:type="spellEnd"/>
      <w:r w:rsidR="00D63FFB">
        <w:t>/chi</w:t>
      </w:r>
    </w:p>
    <w:p w:rsidR="0017270F" w:rsidRDefault="005E76C4">
      <w:pPr>
        <w:pStyle w:val="u5"/>
        <w:numPr>
          <w:ilvl w:val="4"/>
          <w:numId w:val="10"/>
        </w:numPr>
      </w:pPr>
      <w:proofErr w:type="spellStart"/>
      <w:r>
        <w:t>Mô</w:t>
      </w:r>
      <w:proofErr w:type="spellEnd"/>
      <w:r>
        <w:t xml:space="preserve"> </w:t>
      </w:r>
      <w:proofErr w:type="spellStart"/>
      <w:r>
        <w:t>tả</w:t>
      </w:r>
      <w:proofErr w:type="spellEnd"/>
    </w:p>
    <w:p w:rsidR="0017270F" w:rsidRDefault="005E76C4">
      <w:proofErr w:type="spellStart"/>
      <w:r>
        <w:t>Thực</w:t>
      </w:r>
      <w:proofErr w:type="spellEnd"/>
      <w:r>
        <w:t xml:space="preserve"> </w:t>
      </w:r>
      <w:proofErr w:type="spellStart"/>
      <w:r>
        <w:t>hiện</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rsidR="00D63FFB">
        <w:t>phiếu</w:t>
      </w:r>
      <w:proofErr w:type="spellEnd"/>
      <w:r w:rsidR="00D63FFB">
        <w:t xml:space="preserve"> </w:t>
      </w:r>
      <w:proofErr w:type="spellStart"/>
      <w:r w:rsidR="00D63FFB">
        <w:t>thu</w:t>
      </w:r>
      <w:proofErr w:type="spellEnd"/>
      <w:r w:rsidR="00D63FFB">
        <w:t xml:space="preserve">/chi </w:t>
      </w:r>
      <w:proofErr w:type="spellStart"/>
      <w:r w:rsidR="00D63FFB">
        <w:t>trong</w:t>
      </w:r>
      <w:proofErr w:type="spellEnd"/>
      <w:r w:rsidR="00D63FFB">
        <w:t xml:space="preserve"> </w:t>
      </w:r>
      <w:proofErr w:type="spellStart"/>
      <w:r w:rsidR="00D63FFB">
        <w:t>hệ</w:t>
      </w:r>
      <w:proofErr w:type="spellEnd"/>
      <w:r w:rsidR="00D63FFB">
        <w:t xml:space="preserve"> </w:t>
      </w:r>
      <w:proofErr w:type="spellStart"/>
      <w:r w:rsidR="00D63FFB">
        <w:t>thống</w:t>
      </w:r>
      <w:proofErr w:type="spellEnd"/>
    </w:p>
    <w:p w:rsidR="0017270F" w:rsidRDefault="005E76C4">
      <w:pPr>
        <w:pStyle w:val="u5"/>
        <w:numPr>
          <w:ilvl w:val="4"/>
          <w:numId w:val="10"/>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phát</w:t>
      </w:r>
      <w:proofErr w:type="spellEnd"/>
      <w:r>
        <w:t xml:space="preserve"> </w:t>
      </w:r>
      <w:proofErr w:type="spellStart"/>
      <w:r>
        <w:t>sinh</w:t>
      </w:r>
      <w:proofErr w:type="spellEnd"/>
    </w:p>
    <w:p w:rsidR="0017270F" w:rsidRDefault="005E76C4">
      <w:pPr>
        <w:keepNext/>
        <w:pBdr>
          <w:top w:val="nil"/>
          <w:left w:val="nil"/>
          <w:bottom w:val="nil"/>
          <w:right w:val="nil"/>
          <w:between w:val="nil"/>
        </w:pBdr>
        <w:jc w:val="center"/>
        <w:rPr>
          <w:color w:val="000000"/>
          <w:sz w:val="24"/>
          <w:szCs w:val="24"/>
        </w:rPr>
      </w:pPr>
      <w:bookmarkStart w:id="162" w:name="_3tbugp1" w:colFirst="0" w:colLast="0"/>
      <w:bookmarkEnd w:id="162"/>
      <w:proofErr w:type="spellStart"/>
      <w:r>
        <w:rPr>
          <w:color w:val="000000"/>
          <w:sz w:val="24"/>
          <w:szCs w:val="24"/>
        </w:rPr>
        <w:t>Bảng</w:t>
      </w:r>
      <w:proofErr w:type="spellEnd"/>
      <w:r>
        <w:rPr>
          <w:color w:val="000000"/>
          <w:sz w:val="24"/>
          <w:szCs w:val="24"/>
        </w:rPr>
        <w:t xml:space="preserve"> 8 </w:t>
      </w:r>
      <w:proofErr w:type="spellStart"/>
      <w:r>
        <w:rPr>
          <w:color w:val="000000"/>
          <w:sz w:val="24"/>
          <w:szCs w:val="24"/>
        </w:rPr>
        <w:t>Đặc</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use case </w:t>
      </w:r>
      <w:proofErr w:type="spellStart"/>
      <w:r>
        <w:rPr>
          <w:color w:val="000000"/>
          <w:sz w:val="24"/>
          <w:szCs w:val="24"/>
        </w:rPr>
        <w:t>Sửa</w:t>
      </w:r>
      <w:proofErr w:type="spellEnd"/>
      <w:r>
        <w:rPr>
          <w:color w:val="000000"/>
          <w:sz w:val="24"/>
          <w:szCs w:val="24"/>
        </w:rPr>
        <w:t xml:space="preserve"> </w:t>
      </w:r>
      <w:proofErr w:type="spellStart"/>
      <w:r>
        <w:rPr>
          <w:color w:val="000000"/>
          <w:sz w:val="24"/>
          <w:szCs w:val="24"/>
        </w:rPr>
        <w:t>thông</w:t>
      </w:r>
      <w:proofErr w:type="spellEnd"/>
      <w:r>
        <w:rPr>
          <w:color w:val="000000"/>
          <w:sz w:val="24"/>
          <w:szCs w:val="24"/>
        </w:rPr>
        <w:t xml:space="preserve"> tin </w:t>
      </w:r>
      <w:proofErr w:type="spellStart"/>
      <w:r w:rsidR="00D63FFB">
        <w:rPr>
          <w:color w:val="000000"/>
          <w:sz w:val="24"/>
          <w:szCs w:val="24"/>
        </w:rPr>
        <w:t>phiếu</w:t>
      </w:r>
      <w:proofErr w:type="spellEnd"/>
    </w:p>
    <w:tbl>
      <w:tblPr>
        <w:tblStyle w:val="aa"/>
        <w:tblW w:w="8931" w:type="dxa"/>
        <w:jc w:val="center"/>
        <w:tblInd w:w="0" w:type="dxa"/>
        <w:tblLayout w:type="fixed"/>
        <w:tblLook w:val="0400" w:firstRow="0" w:lastRow="0" w:firstColumn="0" w:lastColumn="0" w:noHBand="0" w:noVBand="1"/>
      </w:tblPr>
      <w:tblGrid>
        <w:gridCol w:w="1345"/>
        <w:gridCol w:w="1620"/>
        <w:gridCol w:w="2430"/>
        <w:gridCol w:w="3536"/>
      </w:tblGrid>
      <w:tr w:rsidR="0017270F" w:rsidTr="00D63FFB">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Mã</w:t>
            </w:r>
            <w:proofErr w:type="spellEnd"/>
            <w:r>
              <w:rPr>
                <w:b/>
                <w:color w:val="000000"/>
              </w:rPr>
              <w:t xml:space="preserve"> </w:t>
            </w:r>
            <w:proofErr w:type="spellStart"/>
            <w:r>
              <w:rPr>
                <w:b/>
                <w:color w:val="000000"/>
              </w:rPr>
              <w:t>UseCase</w:t>
            </w:r>
            <w:proofErr w:type="spellEnd"/>
          </w:p>
        </w:tc>
        <w:tc>
          <w:tcPr>
            <w:tcW w:w="1620" w:type="dxa"/>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UCS</w:t>
            </w:r>
            <w:r w:rsidR="00D63FFB">
              <w:rPr>
                <w:color w:val="000000"/>
              </w:rPr>
              <w:t>PTC</w:t>
            </w:r>
          </w:p>
        </w:tc>
        <w:tc>
          <w:tcPr>
            <w:tcW w:w="2430" w:type="dxa"/>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Tên</w:t>
            </w:r>
            <w:proofErr w:type="spellEnd"/>
            <w:r>
              <w:rPr>
                <w:b/>
                <w:color w:val="000000"/>
              </w:rPr>
              <w:t xml:space="preserve"> </w:t>
            </w:r>
            <w:proofErr w:type="spellStart"/>
            <w:r>
              <w:rPr>
                <w:b/>
                <w:color w:val="000000"/>
              </w:rPr>
              <w:t>UseCase</w:t>
            </w:r>
            <w:proofErr w:type="spellEnd"/>
          </w:p>
        </w:tc>
        <w:tc>
          <w:tcPr>
            <w:tcW w:w="3536" w:type="dxa"/>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Sửa</w:t>
            </w:r>
            <w:proofErr w:type="spellEnd"/>
            <w:r>
              <w:rPr>
                <w:color w:val="000000"/>
              </w:rPr>
              <w:t xml:space="preserve"> </w:t>
            </w:r>
            <w:proofErr w:type="spellStart"/>
            <w:r>
              <w:rPr>
                <w:color w:val="000000"/>
              </w:rPr>
              <w:t>thông</w:t>
            </w:r>
            <w:proofErr w:type="spellEnd"/>
            <w:r>
              <w:rPr>
                <w:color w:val="000000"/>
              </w:rPr>
              <w:t xml:space="preserve"> tin </w:t>
            </w:r>
            <w:proofErr w:type="spellStart"/>
            <w:r w:rsidR="00D63FFB">
              <w:rPr>
                <w:color w:val="000000"/>
              </w:rPr>
              <w:t>phiếu</w:t>
            </w:r>
            <w:proofErr w:type="spellEnd"/>
            <w:r w:rsidR="00D63FFB">
              <w:rPr>
                <w:color w:val="000000"/>
              </w:rPr>
              <w:t xml:space="preserve"> </w:t>
            </w:r>
            <w:proofErr w:type="spellStart"/>
            <w:r w:rsidR="00D63FFB">
              <w:rPr>
                <w:color w:val="000000"/>
              </w:rPr>
              <w:t>thu</w:t>
            </w:r>
            <w:proofErr w:type="spellEnd"/>
            <w:r w:rsidR="00D63FFB">
              <w:rPr>
                <w:color w:val="000000"/>
              </w:rPr>
              <w:t>/chi</w:t>
            </w:r>
          </w:p>
        </w:tc>
      </w:tr>
      <w:tr w:rsidR="0017270F" w:rsidTr="00D63FF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Tác</w:t>
            </w:r>
            <w:proofErr w:type="spellEnd"/>
            <w:r>
              <w:rPr>
                <w:b/>
                <w:color w:val="000000"/>
              </w:rPr>
              <w:t xml:space="preserve"> </w:t>
            </w:r>
            <w:proofErr w:type="spellStart"/>
            <w:r>
              <w:rPr>
                <w:b/>
                <w:color w:val="000000"/>
              </w:rPr>
              <w:t>nhân</w:t>
            </w:r>
            <w:proofErr w:type="spellEnd"/>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D63FFB">
            <w:pPr>
              <w:spacing w:before="0" w:after="0"/>
              <w:rPr>
                <w:color w:val="000000"/>
              </w:rPr>
            </w:pPr>
            <w:proofErr w:type="spellStart"/>
            <w:r>
              <w:rPr>
                <w:color w:val="000000"/>
              </w:rPr>
              <w:t>Người</w:t>
            </w:r>
            <w:proofErr w:type="spellEnd"/>
            <w:r>
              <w:rPr>
                <w:color w:val="000000"/>
              </w:rPr>
              <w:t xml:space="preserve"> dung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w:t>
            </w:r>
          </w:p>
        </w:tc>
      </w:tr>
      <w:tr w:rsidR="0017270F" w:rsidTr="00D63FF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Điều</w:t>
            </w:r>
            <w:proofErr w:type="spellEnd"/>
            <w:r>
              <w:rPr>
                <w:b/>
                <w:color w:val="000000"/>
              </w:rPr>
              <w:t xml:space="preserve"> </w:t>
            </w:r>
            <w:proofErr w:type="spellStart"/>
            <w:r>
              <w:rPr>
                <w:b/>
                <w:color w:val="000000"/>
              </w:rPr>
              <w:t>kiện</w:t>
            </w:r>
            <w:proofErr w:type="spellEnd"/>
            <w:r>
              <w:rPr>
                <w:b/>
                <w:color w:val="000000"/>
              </w:rPr>
              <w:t xml:space="preserve"> </w:t>
            </w:r>
            <w:proofErr w:type="spellStart"/>
            <w:r>
              <w:rPr>
                <w:b/>
                <w:color w:val="000000"/>
              </w:rPr>
              <w:t>trước</w:t>
            </w:r>
            <w:proofErr w:type="spellEnd"/>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Đăng</w:t>
            </w:r>
            <w:proofErr w:type="spellEnd"/>
            <w:r>
              <w:rPr>
                <w:color w:val="000000"/>
              </w:rPr>
              <w:t xml:space="preserve"> </w:t>
            </w:r>
            <w:proofErr w:type="spellStart"/>
            <w:r>
              <w:rPr>
                <w:color w:val="000000"/>
              </w:rPr>
              <w:t>nhập</w:t>
            </w:r>
            <w:proofErr w:type="spellEnd"/>
          </w:p>
        </w:tc>
      </w:tr>
      <w:tr w:rsidR="0017270F">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rsidR="0017270F" w:rsidRDefault="005E76C4">
            <w:pPr>
              <w:spacing w:before="0" w:after="0"/>
              <w:jc w:val="center"/>
              <w:rPr>
                <w:b/>
                <w:color w:val="000000"/>
              </w:rPr>
            </w:pPr>
            <w:proofErr w:type="spellStart"/>
            <w:r>
              <w:rPr>
                <w:b/>
                <w:color w:val="000000"/>
              </w:rPr>
              <w:lastRenderedPageBreak/>
              <w:t>Luồng</w:t>
            </w:r>
            <w:proofErr w:type="spellEnd"/>
            <w:r>
              <w:rPr>
                <w:b/>
                <w:color w:val="000000"/>
              </w:rPr>
              <w:t xml:space="preserve"> </w:t>
            </w:r>
            <w:proofErr w:type="spellStart"/>
            <w:r>
              <w:rPr>
                <w:b/>
                <w:color w:val="000000"/>
              </w:rPr>
              <w:t>thực</w:t>
            </w:r>
            <w:proofErr w:type="spellEnd"/>
            <w:r>
              <w:rPr>
                <w:b/>
                <w:color w:val="000000"/>
              </w:rPr>
              <w:t xml:space="preserve"> </w:t>
            </w:r>
            <w:proofErr w:type="spellStart"/>
            <w:r>
              <w:rPr>
                <w:b/>
                <w:color w:val="000000"/>
              </w:rPr>
              <w:t>thi</w:t>
            </w:r>
            <w:proofErr w:type="spellEnd"/>
            <w:r>
              <w:rPr>
                <w:b/>
                <w:color w:val="000000"/>
              </w:rPr>
              <w:t xml:space="preserve"> </w:t>
            </w:r>
            <w:proofErr w:type="spellStart"/>
            <w:r>
              <w:rPr>
                <w:b/>
                <w:color w:val="000000"/>
              </w:rPr>
              <w:t>chính</w:t>
            </w:r>
            <w:proofErr w:type="spellEnd"/>
          </w:p>
        </w:tc>
      </w:tr>
      <w:tr w:rsidR="0017270F" w:rsidTr="00D63FF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b/>
                <w:color w:val="000000"/>
              </w:rPr>
            </w:pPr>
            <w:r>
              <w:rPr>
                <w:b/>
                <w:color w:val="000000"/>
              </w:rPr>
              <w:t>No.</w:t>
            </w:r>
          </w:p>
        </w:tc>
        <w:tc>
          <w:tcPr>
            <w:tcW w:w="1620"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Thực</w:t>
            </w:r>
            <w:proofErr w:type="spellEnd"/>
            <w:r>
              <w:rPr>
                <w:b/>
                <w:color w:val="000000"/>
              </w:rPr>
              <w:t xml:space="preserve"> </w:t>
            </w:r>
            <w:proofErr w:type="spellStart"/>
            <w:r>
              <w:rPr>
                <w:b/>
                <w:color w:val="000000"/>
              </w:rPr>
              <w:t>hiện</w:t>
            </w:r>
            <w:proofErr w:type="spellEnd"/>
          </w:p>
        </w:tc>
        <w:tc>
          <w:tcPr>
            <w:tcW w:w="5966"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Hành</w:t>
            </w:r>
            <w:proofErr w:type="spellEnd"/>
            <w:r>
              <w:rPr>
                <w:b/>
                <w:color w:val="000000"/>
              </w:rPr>
              <w:t xml:space="preserve"> </w:t>
            </w:r>
            <w:proofErr w:type="spellStart"/>
            <w:r>
              <w:rPr>
                <w:b/>
                <w:color w:val="000000"/>
              </w:rPr>
              <w:t>động</w:t>
            </w:r>
            <w:proofErr w:type="spellEnd"/>
          </w:p>
        </w:tc>
      </w:tr>
      <w:tr w:rsidR="0017270F" w:rsidTr="00D63FF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w:t>
            </w:r>
          </w:p>
        </w:tc>
        <w:tc>
          <w:tcPr>
            <w:tcW w:w="1620" w:type="dxa"/>
            <w:tcBorders>
              <w:top w:val="nil"/>
              <w:left w:val="nil"/>
              <w:bottom w:val="single" w:sz="4" w:space="0" w:color="000000"/>
              <w:right w:val="single" w:sz="4" w:space="0" w:color="000000"/>
            </w:tcBorders>
            <w:shd w:val="clear" w:color="auto" w:fill="FFFFFF"/>
            <w:vAlign w:val="center"/>
          </w:tcPr>
          <w:p w:rsidR="0017270F" w:rsidRDefault="00D63FFB">
            <w:pPr>
              <w:spacing w:before="0" w:after="0"/>
              <w:rPr>
                <w:color w:val="000000"/>
              </w:rPr>
            </w:pPr>
            <w:proofErr w:type="spellStart"/>
            <w:r>
              <w:rPr>
                <w:color w:val="000000"/>
              </w:rPr>
              <w:t>Người</w:t>
            </w:r>
            <w:proofErr w:type="spellEnd"/>
            <w:r>
              <w:rPr>
                <w:color w:val="000000"/>
              </w:rPr>
              <w:t xml:space="preserve"> </w:t>
            </w:r>
            <w:proofErr w:type="spellStart"/>
            <w:r>
              <w:rPr>
                <w:color w:val="000000"/>
              </w:rPr>
              <w:t>dùng</w:t>
            </w:r>
            <w:proofErr w:type="spellEnd"/>
          </w:p>
        </w:tc>
        <w:tc>
          <w:tcPr>
            <w:tcW w:w="596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Vào</w:t>
            </w:r>
            <w:proofErr w:type="spellEnd"/>
            <w:r>
              <w:rPr>
                <w:color w:val="000000"/>
              </w:rPr>
              <w:t xml:space="preserve"> </w:t>
            </w:r>
            <w:proofErr w:type="spellStart"/>
            <w:r w:rsidR="00D63FFB">
              <w:rPr>
                <w:color w:val="000000"/>
              </w:rPr>
              <w:t>mục</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sidR="00D63FFB">
              <w:rPr>
                <w:color w:val="000000"/>
              </w:rPr>
              <w:t>phiếu</w:t>
            </w:r>
            <w:proofErr w:type="spellEnd"/>
            <w:r w:rsidR="00D63FFB">
              <w:rPr>
                <w:color w:val="000000"/>
              </w:rPr>
              <w:t xml:space="preserve"> </w:t>
            </w:r>
            <w:proofErr w:type="spellStart"/>
            <w:r w:rsidR="00D63FFB">
              <w:rPr>
                <w:color w:val="000000"/>
              </w:rPr>
              <w:t>thu</w:t>
            </w:r>
            <w:proofErr w:type="spellEnd"/>
            <w:r w:rsidR="00D63FFB">
              <w:rPr>
                <w:color w:val="000000"/>
              </w:rPr>
              <w:t>/chi</w:t>
            </w:r>
          </w:p>
        </w:tc>
      </w:tr>
      <w:tr w:rsidR="0017270F" w:rsidTr="00D63FF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2</w:t>
            </w:r>
          </w:p>
        </w:tc>
        <w:tc>
          <w:tcPr>
            <w:tcW w:w="162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 xml:space="preserve">Client </w:t>
            </w:r>
          </w:p>
        </w:tc>
        <w:tc>
          <w:tcPr>
            <w:tcW w:w="596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diện</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sidR="00D63FFB">
              <w:rPr>
                <w:color w:val="000000"/>
              </w:rPr>
              <w:t>phiếu</w:t>
            </w:r>
            <w:proofErr w:type="spellEnd"/>
            <w:r w:rsidR="00D63FFB">
              <w:rPr>
                <w:color w:val="000000"/>
              </w:rPr>
              <w:t xml:space="preserve"> </w:t>
            </w:r>
            <w:proofErr w:type="spellStart"/>
            <w:r w:rsidR="00D63FFB">
              <w:rPr>
                <w:color w:val="000000"/>
              </w:rPr>
              <w:t>thu</w:t>
            </w:r>
            <w:proofErr w:type="spellEnd"/>
            <w:r w:rsidR="00D63FFB">
              <w:rPr>
                <w:color w:val="000000"/>
              </w:rPr>
              <w:t>/chi</w:t>
            </w:r>
          </w:p>
        </w:tc>
      </w:tr>
      <w:tr w:rsidR="0017270F" w:rsidTr="00D63FF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3</w:t>
            </w:r>
          </w:p>
        </w:tc>
        <w:tc>
          <w:tcPr>
            <w:tcW w:w="1620" w:type="dxa"/>
            <w:tcBorders>
              <w:top w:val="nil"/>
              <w:left w:val="nil"/>
              <w:bottom w:val="single" w:sz="4" w:space="0" w:color="000000"/>
              <w:right w:val="single" w:sz="4" w:space="0" w:color="000000"/>
            </w:tcBorders>
            <w:shd w:val="clear" w:color="auto" w:fill="FFFFFF"/>
            <w:vAlign w:val="center"/>
          </w:tcPr>
          <w:p w:rsidR="0017270F" w:rsidRDefault="00D63FFB">
            <w:pPr>
              <w:spacing w:before="0" w:after="0"/>
              <w:rPr>
                <w:color w:val="000000"/>
              </w:rPr>
            </w:pPr>
            <w:proofErr w:type="spellStart"/>
            <w:r>
              <w:rPr>
                <w:color w:val="000000"/>
              </w:rPr>
              <w:t>Người</w:t>
            </w:r>
            <w:proofErr w:type="spellEnd"/>
            <w:r>
              <w:rPr>
                <w:color w:val="000000"/>
              </w:rPr>
              <w:t xml:space="preserve"> </w:t>
            </w:r>
            <w:proofErr w:type="spellStart"/>
            <w:r>
              <w:rPr>
                <w:color w:val="000000"/>
              </w:rPr>
              <w:t>dùng</w:t>
            </w:r>
            <w:proofErr w:type="spellEnd"/>
          </w:p>
        </w:tc>
        <w:tc>
          <w:tcPr>
            <w:tcW w:w="596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Chọn</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diện</w:t>
            </w:r>
            <w:proofErr w:type="spellEnd"/>
            <w:r>
              <w:rPr>
                <w:color w:val="000000"/>
              </w:rPr>
              <w:t xml:space="preserve"> </w:t>
            </w:r>
            <w:proofErr w:type="spellStart"/>
            <w:r>
              <w:rPr>
                <w:color w:val="000000"/>
              </w:rPr>
              <w:t>Sửa</w:t>
            </w:r>
            <w:proofErr w:type="spellEnd"/>
            <w:r>
              <w:rPr>
                <w:color w:val="000000"/>
              </w:rPr>
              <w:t xml:space="preserve"> </w:t>
            </w:r>
            <w:proofErr w:type="spellStart"/>
            <w:r>
              <w:rPr>
                <w:color w:val="000000"/>
              </w:rPr>
              <w:t>thông</w:t>
            </w:r>
            <w:proofErr w:type="spellEnd"/>
            <w:r>
              <w:rPr>
                <w:color w:val="000000"/>
              </w:rPr>
              <w:t xml:space="preserve"> tin</w:t>
            </w:r>
          </w:p>
        </w:tc>
      </w:tr>
      <w:tr w:rsidR="0017270F" w:rsidTr="00D63FF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4</w:t>
            </w:r>
          </w:p>
        </w:tc>
        <w:tc>
          <w:tcPr>
            <w:tcW w:w="162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96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diện</w:t>
            </w:r>
            <w:proofErr w:type="spellEnd"/>
            <w:r>
              <w:rPr>
                <w:color w:val="000000"/>
              </w:rPr>
              <w:t xml:space="preserve"> </w:t>
            </w:r>
            <w:proofErr w:type="spellStart"/>
            <w:r>
              <w:rPr>
                <w:color w:val="000000"/>
              </w:rPr>
              <w:t>Sửa</w:t>
            </w:r>
            <w:proofErr w:type="spellEnd"/>
            <w:r>
              <w:rPr>
                <w:color w:val="000000"/>
              </w:rPr>
              <w:t xml:space="preserve"> </w:t>
            </w:r>
            <w:proofErr w:type="spellStart"/>
            <w:r>
              <w:rPr>
                <w:color w:val="000000"/>
              </w:rPr>
              <w:t>thông</w:t>
            </w:r>
            <w:proofErr w:type="spellEnd"/>
            <w:r>
              <w:rPr>
                <w:color w:val="000000"/>
              </w:rPr>
              <w:t xml:space="preserve"> tin</w:t>
            </w:r>
          </w:p>
        </w:tc>
      </w:tr>
      <w:tr w:rsidR="0017270F" w:rsidTr="00D63FF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5</w:t>
            </w:r>
          </w:p>
        </w:tc>
        <w:tc>
          <w:tcPr>
            <w:tcW w:w="1620" w:type="dxa"/>
            <w:tcBorders>
              <w:top w:val="nil"/>
              <w:left w:val="nil"/>
              <w:bottom w:val="single" w:sz="4" w:space="0" w:color="000000"/>
              <w:right w:val="single" w:sz="4" w:space="0" w:color="000000"/>
            </w:tcBorders>
            <w:shd w:val="clear" w:color="auto" w:fill="FFFFFF"/>
            <w:vAlign w:val="center"/>
          </w:tcPr>
          <w:p w:rsidR="0017270F" w:rsidRDefault="00D63FFB">
            <w:pPr>
              <w:spacing w:before="0" w:after="0"/>
              <w:rPr>
                <w:color w:val="000000"/>
              </w:rPr>
            </w:pPr>
            <w:proofErr w:type="spellStart"/>
            <w:r>
              <w:rPr>
                <w:color w:val="000000"/>
              </w:rPr>
              <w:t>Người</w:t>
            </w:r>
            <w:proofErr w:type="spellEnd"/>
            <w:r>
              <w:rPr>
                <w:color w:val="000000"/>
              </w:rPr>
              <w:t xml:space="preserve"> </w:t>
            </w:r>
            <w:proofErr w:type="spellStart"/>
            <w:r>
              <w:rPr>
                <w:color w:val="000000"/>
              </w:rPr>
              <w:t>dùng</w:t>
            </w:r>
            <w:proofErr w:type="spellEnd"/>
          </w:p>
        </w:tc>
        <w:tc>
          <w:tcPr>
            <w:tcW w:w="596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Nhập</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cần</w:t>
            </w:r>
            <w:proofErr w:type="spellEnd"/>
            <w:r>
              <w:rPr>
                <w:color w:val="000000"/>
              </w:rPr>
              <w:t xml:space="preserve"> </w:t>
            </w:r>
            <w:proofErr w:type="spellStart"/>
            <w:r>
              <w:rPr>
                <w:color w:val="000000"/>
              </w:rPr>
              <w:t>sửa</w:t>
            </w:r>
            <w:proofErr w:type="spellEnd"/>
          </w:p>
        </w:tc>
      </w:tr>
      <w:tr w:rsidR="0017270F" w:rsidTr="00D63FF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6</w:t>
            </w:r>
          </w:p>
        </w:tc>
        <w:tc>
          <w:tcPr>
            <w:tcW w:w="162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96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Lấy</w:t>
            </w:r>
            <w:proofErr w:type="spellEnd"/>
            <w:r>
              <w:rPr>
                <w:color w:val="000000"/>
              </w:rPr>
              <w:t xml:space="preserve"> </w:t>
            </w:r>
            <w:proofErr w:type="spellStart"/>
            <w:r>
              <w:rPr>
                <w:color w:val="000000"/>
              </w:rPr>
              <w:t>nội</w:t>
            </w:r>
            <w:proofErr w:type="spellEnd"/>
            <w:r>
              <w:rPr>
                <w:color w:val="000000"/>
              </w:rPr>
              <w:t xml:space="preserve"> dung </w:t>
            </w:r>
            <w:proofErr w:type="spellStart"/>
            <w:r>
              <w:rPr>
                <w:color w:val="000000"/>
              </w:rPr>
              <w:t>các</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sửa</w:t>
            </w:r>
            <w:proofErr w:type="spellEnd"/>
          </w:p>
        </w:tc>
      </w:tr>
      <w:tr w:rsidR="0017270F" w:rsidTr="00D63FF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7</w:t>
            </w:r>
          </w:p>
        </w:tc>
        <w:tc>
          <w:tcPr>
            <w:tcW w:w="162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96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Gửi</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lên</w:t>
            </w:r>
            <w:proofErr w:type="spellEnd"/>
            <w:r>
              <w:rPr>
                <w:color w:val="000000"/>
              </w:rPr>
              <w:t xml:space="preserve"> server</w:t>
            </w:r>
          </w:p>
        </w:tc>
      </w:tr>
      <w:tr w:rsidR="0017270F" w:rsidTr="00D63FF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8</w:t>
            </w:r>
          </w:p>
        </w:tc>
        <w:tc>
          <w:tcPr>
            <w:tcW w:w="162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596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Nhận</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p>
        </w:tc>
      </w:tr>
      <w:tr w:rsidR="0017270F" w:rsidTr="00D63FF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9</w:t>
            </w:r>
          </w:p>
        </w:tc>
        <w:tc>
          <w:tcPr>
            <w:tcW w:w="162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596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Trả</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cho</w:t>
            </w:r>
            <w:proofErr w:type="spellEnd"/>
            <w:r>
              <w:rPr>
                <w:color w:val="000000"/>
              </w:rPr>
              <w:t xml:space="preserve"> client</w:t>
            </w:r>
          </w:p>
        </w:tc>
      </w:tr>
      <w:tr w:rsidR="0017270F" w:rsidTr="00D63FF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10</w:t>
            </w:r>
          </w:p>
        </w:tc>
        <w:tc>
          <w:tcPr>
            <w:tcW w:w="162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96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cho</w:t>
            </w:r>
            <w:proofErr w:type="spellEnd"/>
            <w:r>
              <w:rPr>
                <w:color w:val="000000"/>
              </w:rPr>
              <w:t xml:space="preserve"> </w:t>
            </w:r>
            <w:proofErr w:type="spellStart"/>
            <w:r w:rsidR="00D63FFB">
              <w:rPr>
                <w:color w:val="000000"/>
              </w:rPr>
              <w:t>Người</w:t>
            </w:r>
            <w:proofErr w:type="spellEnd"/>
            <w:r w:rsidR="00D63FFB">
              <w:rPr>
                <w:color w:val="000000"/>
              </w:rPr>
              <w:t xml:space="preserve"> </w:t>
            </w:r>
            <w:proofErr w:type="spellStart"/>
            <w:r w:rsidR="00D63FFB">
              <w:rPr>
                <w:color w:val="000000"/>
              </w:rPr>
              <w:t>dùng</w:t>
            </w:r>
            <w:proofErr w:type="spellEnd"/>
          </w:p>
        </w:tc>
      </w:tr>
      <w:tr w:rsidR="0017270F">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rsidR="0017270F" w:rsidRDefault="005E76C4">
            <w:pPr>
              <w:spacing w:before="0" w:after="0"/>
              <w:jc w:val="center"/>
              <w:rPr>
                <w:b/>
                <w:color w:val="000000"/>
              </w:rPr>
            </w:pPr>
            <w:proofErr w:type="spellStart"/>
            <w:r>
              <w:rPr>
                <w:b/>
                <w:color w:val="000000"/>
              </w:rPr>
              <w:t>Luồng</w:t>
            </w:r>
            <w:proofErr w:type="spellEnd"/>
            <w:r>
              <w:rPr>
                <w:b/>
                <w:color w:val="000000"/>
              </w:rPr>
              <w:t xml:space="preserve"> </w:t>
            </w:r>
            <w:proofErr w:type="spellStart"/>
            <w:r>
              <w:rPr>
                <w:b/>
                <w:color w:val="000000"/>
              </w:rPr>
              <w:t>thực</w:t>
            </w:r>
            <w:proofErr w:type="spellEnd"/>
            <w:r>
              <w:rPr>
                <w:b/>
                <w:color w:val="000000"/>
              </w:rPr>
              <w:t xml:space="preserve"> </w:t>
            </w:r>
            <w:proofErr w:type="spellStart"/>
            <w:r>
              <w:rPr>
                <w:b/>
                <w:color w:val="000000"/>
              </w:rPr>
              <w:t>thi</w:t>
            </w:r>
            <w:proofErr w:type="spellEnd"/>
            <w:r>
              <w:rPr>
                <w:b/>
                <w:color w:val="000000"/>
              </w:rPr>
              <w:t xml:space="preserve"> </w:t>
            </w:r>
            <w:proofErr w:type="spellStart"/>
            <w:r>
              <w:rPr>
                <w:b/>
                <w:color w:val="000000"/>
              </w:rPr>
              <w:t>mở</w:t>
            </w:r>
            <w:proofErr w:type="spellEnd"/>
            <w:r>
              <w:rPr>
                <w:b/>
                <w:color w:val="000000"/>
              </w:rPr>
              <w:t xml:space="preserve"> </w:t>
            </w:r>
            <w:proofErr w:type="spellStart"/>
            <w:r>
              <w:rPr>
                <w:b/>
                <w:color w:val="000000"/>
              </w:rPr>
              <w:t>rộng</w:t>
            </w:r>
            <w:proofErr w:type="spellEnd"/>
          </w:p>
        </w:tc>
      </w:tr>
      <w:tr w:rsidR="0017270F" w:rsidTr="00D63FF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b/>
                <w:color w:val="000000"/>
              </w:rPr>
            </w:pPr>
            <w:r>
              <w:rPr>
                <w:b/>
                <w:color w:val="000000"/>
              </w:rPr>
              <w:t>No.</w:t>
            </w:r>
          </w:p>
        </w:tc>
        <w:tc>
          <w:tcPr>
            <w:tcW w:w="1620"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Thực</w:t>
            </w:r>
            <w:proofErr w:type="spellEnd"/>
            <w:r>
              <w:rPr>
                <w:b/>
                <w:color w:val="000000"/>
              </w:rPr>
              <w:t xml:space="preserve"> </w:t>
            </w:r>
            <w:proofErr w:type="spellStart"/>
            <w:r>
              <w:rPr>
                <w:b/>
                <w:color w:val="000000"/>
              </w:rPr>
              <w:t>hiện</w:t>
            </w:r>
            <w:proofErr w:type="spellEnd"/>
          </w:p>
        </w:tc>
        <w:tc>
          <w:tcPr>
            <w:tcW w:w="5966"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Hành</w:t>
            </w:r>
            <w:proofErr w:type="spellEnd"/>
            <w:r>
              <w:rPr>
                <w:b/>
                <w:color w:val="000000"/>
              </w:rPr>
              <w:t xml:space="preserve"> </w:t>
            </w:r>
            <w:proofErr w:type="spellStart"/>
            <w:r>
              <w:rPr>
                <w:b/>
                <w:color w:val="000000"/>
              </w:rPr>
              <w:t>động</w:t>
            </w:r>
            <w:proofErr w:type="spellEnd"/>
          </w:p>
        </w:tc>
      </w:tr>
      <w:tr w:rsidR="0017270F" w:rsidTr="00D63FF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1a</w:t>
            </w:r>
          </w:p>
        </w:tc>
        <w:tc>
          <w:tcPr>
            <w:tcW w:w="1620"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r>
              <w:rPr>
                <w:color w:val="000000"/>
              </w:rPr>
              <w:t>Server</w:t>
            </w:r>
          </w:p>
        </w:tc>
        <w:tc>
          <w:tcPr>
            <w:tcW w:w="5966"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trước</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chưa</w:t>
            </w:r>
            <w:proofErr w:type="spellEnd"/>
          </w:p>
        </w:tc>
      </w:tr>
      <w:tr w:rsidR="0017270F" w:rsidTr="00D63FF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 xml:space="preserve">1b </w:t>
            </w:r>
          </w:p>
        </w:tc>
        <w:tc>
          <w:tcPr>
            <w:tcW w:w="1620"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r>
              <w:rPr>
                <w:color w:val="000000"/>
              </w:rPr>
              <w:t>Client</w:t>
            </w:r>
          </w:p>
        </w:tc>
        <w:tc>
          <w:tcPr>
            <w:tcW w:w="5966"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báo</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lệ</w:t>
            </w:r>
            <w:proofErr w:type="spellEnd"/>
          </w:p>
        </w:tc>
      </w:tr>
      <w:tr w:rsidR="0017270F" w:rsidTr="00D63FFB">
        <w:trPr>
          <w:trHeight w:val="68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6a</w:t>
            </w:r>
          </w:p>
        </w:tc>
        <w:tc>
          <w:tcPr>
            <w:tcW w:w="162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96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nội</w:t>
            </w:r>
            <w:proofErr w:type="spellEnd"/>
            <w:r>
              <w:rPr>
                <w:color w:val="000000"/>
              </w:rPr>
              <w:t xml:space="preserve"> dung </w:t>
            </w:r>
            <w:proofErr w:type="spellStart"/>
            <w:r>
              <w:rPr>
                <w:color w:val="000000"/>
              </w:rPr>
              <w:t>các</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sửa</w:t>
            </w:r>
            <w:proofErr w:type="spellEnd"/>
            <w:r>
              <w:rPr>
                <w:color w:val="000000"/>
              </w:rPr>
              <w:t xml:space="preserve">, </w:t>
            </w: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lệ</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17270F" w:rsidTr="00D63FFB">
        <w:trPr>
          <w:trHeight w:val="68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6b</w:t>
            </w:r>
          </w:p>
        </w:tc>
        <w:tc>
          <w:tcPr>
            <w:tcW w:w="162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96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Đóng</w:t>
            </w:r>
            <w:proofErr w:type="spellEnd"/>
            <w:r>
              <w:rPr>
                <w:color w:val="000000"/>
              </w:rPr>
              <w:t xml:space="preserve"> </w:t>
            </w:r>
            <w:proofErr w:type="spellStart"/>
            <w:r>
              <w:rPr>
                <w:color w:val="000000"/>
              </w:rPr>
              <w:t>gói</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17270F" w:rsidTr="00D63FFB">
        <w:trPr>
          <w:trHeight w:val="68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7a</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966"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r w:rsidR="00D63FFB">
              <w:rPr>
                <w:color w:val="000000"/>
              </w:rPr>
              <w:t>loading</w:t>
            </w:r>
          </w:p>
        </w:tc>
      </w:tr>
      <w:tr w:rsidR="0017270F" w:rsidTr="00D63FFB">
        <w:trPr>
          <w:trHeight w:val="68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7b</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5966"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SQL Injection</w:t>
            </w:r>
          </w:p>
        </w:tc>
      </w:tr>
      <w:tr w:rsidR="0017270F" w:rsidTr="00D63FFB">
        <w:trPr>
          <w:trHeight w:val="68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10a</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966"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báo</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thi</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p>
        </w:tc>
      </w:tr>
      <w:tr w:rsidR="0017270F" w:rsidTr="00D63FFB">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Điều</w:t>
            </w:r>
            <w:proofErr w:type="spellEnd"/>
            <w:r>
              <w:rPr>
                <w:b/>
                <w:color w:val="000000"/>
              </w:rPr>
              <w:t xml:space="preserve"> </w:t>
            </w:r>
            <w:proofErr w:type="spellStart"/>
            <w:r>
              <w:rPr>
                <w:b/>
                <w:color w:val="000000"/>
              </w:rPr>
              <w:t>kiện</w:t>
            </w:r>
            <w:proofErr w:type="spellEnd"/>
            <w:r>
              <w:rPr>
                <w:b/>
                <w:color w:val="000000"/>
              </w:rPr>
              <w:t xml:space="preserve"> </w:t>
            </w:r>
            <w:proofErr w:type="spellStart"/>
            <w:r>
              <w:rPr>
                <w:b/>
                <w:color w:val="000000"/>
              </w:rPr>
              <w:t>sau</w:t>
            </w:r>
            <w:proofErr w:type="spellEnd"/>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t>Không</w:t>
            </w:r>
            <w:proofErr w:type="spellEnd"/>
          </w:p>
        </w:tc>
      </w:tr>
    </w:tbl>
    <w:p w:rsidR="0017270F" w:rsidRDefault="005E76C4">
      <w:pPr>
        <w:pStyle w:val="u5"/>
        <w:numPr>
          <w:ilvl w:val="4"/>
          <w:numId w:val="10"/>
        </w:numPr>
      </w:pPr>
      <w:proofErr w:type="spellStart"/>
      <w:r>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p>
    <w:p w:rsidR="0017270F" w:rsidRDefault="005E76C4">
      <w:pPr>
        <w:keepNext/>
        <w:pBdr>
          <w:top w:val="nil"/>
          <w:left w:val="nil"/>
          <w:bottom w:val="nil"/>
          <w:right w:val="nil"/>
          <w:between w:val="nil"/>
        </w:pBdr>
        <w:jc w:val="center"/>
        <w:rPr>
          <w:color w:val="000000"/>
          <w:sz w:val="24"/>
          <w:szCs w:val="24"/>
        </w:rPr>
      </w:pPr>
      <w:bookmarkStart w:id="163" w:name="_28h4qwu" w:colFirst="0" w:colLast="0"/>
      <w:bookmarkEnd w:id="163"/>
      <w:proofErr w:type="spellStart"/>
      <w:r>
        <w:rPr>
          <w:color w:val="000000"/>
          <w:sz w:val="24"/>
          <w:szCs w:val="24"/>
        </w:rPr>
        <w:t>Bảng</w:t>
      </w:r>
      <w:proofErr w:type="spellEnd"/>
      <w:r>
        <w:rPr>
          <w:color w:val="000000"/>
          <w:sz w:val="24"/>
          <w:szCs w:val="24"/>
        </w:rPr>
        <w:t xml:space="preserve"> 9 </w:t>
      </w:r>
      <w:proofErr w:type="spellStart"/>
      <w:r>
        <w:rPr>
          <w:color w:val="000000"/>
          <w:sz w:val="24"/>
          <w:szCs w:val="24"/>
        </w:rPr>
        <w:t>Mô</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w:t>
      </w:r>
      <w:proofErr w:type="spellStart"/>
      <w:r>
        <w:rPr>
          <w:color w:val="000000"/>
          <w:sz w:val="24"/>
          <w:szCs w:val="24"/>
        </w:rPr>
        <w:t>dữ</w:t>
      </w:r>
      <w:proofErr w:type="spellEnd"/>
      <w:r>
        <w:rPr>
          <w:color w:val="000000"/>
          <w:sz w:val="24"/>
          <w:szCs w:val="24"/>
        </w:rPr>
        <w:t xml:space="preserve"> </w:t>
      </w:r>
      <w:proofErr w:type="spellStart"/>
      <w:r>
        <w:rPr>
          <w:color w:val="000000"/>
          <w:sz w:val="24"/>
          <w:szCs w:val="24"/>
        </w:rPr>
        <w:t>liệu</w:t>
      </w:r>
      <w:proofErr w:type="spellEnd"/>
      <w:r>
        <w:rPr>
          <w:color w:val="000000"/>
          <w:sz w:val="24"/>
          <w:szCs w:val="24"/>
        </w:rPr>
        <w:t xml:space="preserve"> </w:t>
      </w:r>
      <w:proofErr w:type="spellStart"/>
      <w:r>
        <w:rPr>
          <w:color w:val="000000"/>
          <w:sz w:val="24"/>
          <w:szCs w:val="24"/>
        </w:rPr>
        <w:t>đầu</w:t>
      </w:r>
      <w:proofErr w:type="spellEnd"/>
      <w:r>
        <w:rPr>
          <w:color w:val="000000"/>
          <w:sz w:val="24"/>
          <w:szCs w:val="24"/>
        </w:rPr>
        <w:t xml:space="preserve"> </w:t>
      </w:r>
      <w:proofErr w:type="spellStart"/>
      <w:r>
        <w:rPr>
          <w:color w:val="000000"/>
          <w:sz w:val="24"/>
          <w:szCs w:val="24"/>
        </w:rPr>
        <w:t>vào</w:t>
      </w:r>
      <w:proofErr w:type="spellEnd"/>
      <w:r>
        <w:rPr>
          <w:color w:val="000000"/>
          <w:sz w:val="24"/>
          <w:szCs w:val="24"/>
        </w:rPr>
        <w:t xml:space="preserve"> </w:t>
      </w:r>
      <w:proofErr w:type="spellStart"/>
      <w:r>
        <w:rPr>
          <w:color w:val="000000"/>
          <w:sz w:val="24"/>
          <w:szCs w:val="24"/>
        </w:rPr>
        <w:t>Sửa</w:t>
      </w:r>
      <w:proofErr w:type="spellEnd"/>
      <w:r>
        <w:rPr>
          <w:color w:val="000000"/>
          <w:sz w:val="24"/>
          <w:szCs w:val="24"/>
        </w:rPr>
        <w:t xml:space="preserve"> </w:t>
      </w:r>
      <w:proofErr w:type="spellStart"/>
      <w:r w:rsidR="004005B5">
        <w:rPr>
          <w:color w:val="000000"/>
          <w:sz w:val="24"/>
          <w:szCs w:val="24"/>
        </w:rPr>
        <w:t>phiếu</w:t>
      </w:r>
      <w:proofErr w:type="spellEnd"/>
      <w:r w:rsidR="004005B5">
        <w:rPr>
          <w:color w:val="000000"/>
          <w:sz w:val="24"/>
          <w:szCs w:val="24"/>
        </w:rPr>
        <w:t xml:space="preserve"> </w:t>
      </w:r>
      <w:proofErr w:type="spellStart"/>
      <w:r w:rsidR="004005B5">
        <w:rPr>
          <w:color w:val="000000"/>
          <w:sz w:val="24"/>
          <w:szCs w:val="24"/>
        </w:rPr>
        <w:t>thu</w:t>
      </w:r>
      <w:proofErr w:type="spellEnd"/>
      <w:r w:rsidR="004005B5">
        <w:rPr>
          <w:color w:val="000000"/>
          <w:sz w:val="24"/>
          <w:szCs w:val="24"/>
        </w:rPr>
        <w:t>/chi</w:t>
      </w:r>
    </w:p>
    <w:p w:rsidR="004005B5" w:rsidRDefault="004005B5">
      <w:pPr>
        <w:rPr>
          <w:color w:val="000000"/>
          <w:sz w:val="24"/>
          <w:szCs w:val="24"/>
        </w:rPr>
      </w:pPr>
      <w:r>
        <w:rPr>
          <w:color w:val="000000"/>
          <w:sz w:val="24"/>
          <w:szCs w:val="24"/>
        </w:rPr>
        <w:br w:type="page"/>
      </w:r>
    </w:p>
    <w:tbl>
      <w:tblPr>
        <w:tblStyle w:val="a9"/>
        <w:tblW w:w="963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9"/>
        <w:gridCol w:w="2150"/>
        <w:gridCol w:w="1846"/>
        <w:gridCol w:w="1277"/>
        <w:gridCol w:w="1839"/>
        <w:gridCol w:w="1842"/>
      </w:tblGrid>
      <w:tr w:rsidR="004005B5" w:rsidTr="00B60D97">
        <w:trPr>
          <w:trHeight w:val="420"/>
        </w:trPr>
        <w:tc>
          <w:tcPr>
            <w:tcW w:w="679" w:type="dxa"/>
          </w:tcPr>
          <w:p w:rsidR="004005B5" w:rsidRDefault="004005B5" w:rsidP="00B60D97">
            <w:pPr>
              <w:spacing w:before="0" w:after="0"/>
            </w:pPr>
            <w:r>
              <w:lastRenderedPageBreak/>
              <w:t>STT</w:t>
            </w:r>
          </w:p>
        </w:tc>
        <w:tc>
          <w:tcPr>
            <w:tcW w:w="2150" w:type="dxa"/>
          </w:tcPr>
          <w:p w:rsidR="004005B5" w:rsidRDefault="004005B5" w:rsidP="00B60D97">
            <w:pPr>
              <w:spacing w:before="0" w:after="0"/>
            </w:pPr>
            <w:proofErr w:type="spellStart"/>
            <w:r>
              <w:t>Trường</w:t>
            </w:r>
            <w:proofErr w:type="spellEnd"/>
            <w:r>
              <w:t xml:space="preserve"> </w:t>
            </w:r>
            <w:proofErr w:type="spellStart"/>
            <w:r>
              <w:t>Dữ</w:t>
            </w:r>
            <w:proofErr w:type="spellEnd"/>
            <w:r>
              <w:t xml:space="preserve"> </w:t>
            </w:r>
            <w:proofErr w:type="spellStart"/>
            <w:r>
              <w:t>Liệu</w:t>
            </w:r>
            <w:proofErr w:type="spellEnd"/>
          </w:p>
        </w:tc>
        <w:tc>
          <w:tcPr>
            <w:tcW w:w="1846" w:type="dxa"/>
          </w:tcPr>
          <w:p w:rsidR="004005B5" w:rsidRDefault="004005B5" w:rsidP="00B60D97">
            <w:pPr>
              <w:spacing w:before="0" w:after="0"/>
            </w:pPr>
            <w:proofErr w:type="spellStart"/>
            <w:r>
              <w:t>Mô</w:t>
            </w:r>
            <w:proofErr w:type="spellEnd"/>
            <w:r>
              <w:t xml:space="preserve"> </w:t>
            </w:r>
            <w:proofErr w:type="spellStart"/>
            <w:r>
              <w:t>Tả</w:t>
            </w:r>
            <w:proofErr w:type="spellEnd"/>
          </w:p>
        </w:tc>
        <w:tc>
          <w:tcPr>
            <w:tcW w:w="1277" w:type="dxa"/>
          </w:tcPr>
          <w:p w:rsidR="004005B5" w:rsidRDefault="004005B5" w:rsidP="00B60D97">
            <w:pPr>
              <w:spacing w:before="0" w:after="0"/>
            </w:pPr>
            <w:proofErr w:type="spellStart"/>
            <w:r>
              <w:t>Bắt</w:t>
            </w:r>
            <w:proofErr w:type="spellEnd"/>
            <w:r>
              <w:t xml:space="preserve"> </w:t>
            </w:r>
            <w:proofErr w:type="spellStart"/>
            <w:r>
              <w:t>Buộc</w:t>
            </w:r>
            <w:proofErr w:type="spellEnd"/>
          </w:p>
        </w:tc>
        <w:tc>
          <w:tcPr>
            <w:tcW w:w="1839" w:type="dxa"/>
          </w:tcPr>
          <w:p w:rsidR="004005B5" w:rsidRDefault="004005B5" w:rsidP="00B60D97">
            <w:pPr>
              <w:spacing w:before="0" w:after="0"/>
            </w:pPr>
            <w:proofErr w:type="spellStart"/>
            <w:r>
              <w:t>Điều</w:t>
            </w:r>
            <w:proofErr w:type="spellEnd"/>
            <w:r>
              <w:t xml:space="preserve"> </w:t>
            </w:r>
            <w:proofErr w:type="spellStart"/>
            <w:r>
              <w:t>Kiện</w:t>
            </w:r>
            <w:proofErr w:type="spellEnd"/>
            <w:r>
              <w:t xml:space="preserve"> </w:t>
            </w:r>
            <w:proofErr w:type="spellStart"/>
            <w:r>
              <w:t>Hợp</w:t>
            </w:r>
            <w:proofErr w:type="spellEnd"/>
            <w:r>
              <w:t xml:space="preserve"> </w:t>
            </w:r>
            <w:proofErr w:type="spellStart"/>
            <w:r>
              <w:t>Lệ</w:t>
            </w:r>
            <w:proofErr w:type="spellEnd"/>
            <w:r>
              <w:t xml:space="preserve"> </w:t>
            </w:r>
          </w:p>
        </w:tc>
        <w:tc>
          <w:tcPr>
            <w:tcW w:w="1842" w:type="dxa"/>
          </w:tcPr>
          <w:p w:rsidR="004005B5" w:rsidRDefault="004005B5" w:rsidP="00B60D97">
            <w:pPr>
              <w:spacing w:before="0" w:after="0"/>
            </w:pPr>
            <w:proofErr w:type="spellStart"/>
            <w:r>
              <w:t>Ví</w:t>
            </w:r>
            <w:proofErr w:type="spellEnd"/>
            <w:r>
              <w:t xml:space="preserve"> </w:t>
            </w:r>
            <w:proofErr w:type="spellStart"/>
            <w:r>
              <w:t>Dụ</w:t>
            </w:r>
            <w:proofErr w:type="spellEnd"/>
          </w:p>
        </w:tc>
      </w:tr>
      <w:tr w:rsidR="004005B5" w:rsidTr="00B60D97">
        <w:tc>
          <w:tcPr>
            <w:tcW w:w="679" w:type="dxa"/>
          </w:tcPr>
          <w:p w:rsidR="004005B5" w:rsidRDefault="004005B5" w:rsidP="00B60D97">
            <w:pPr>
              <w:spacing w:before="0" w:after="0"/>
            </w:pPr>
            <w:r>
              <w:t>1</w:t>
            </w:r>
          </w:p>
        </w:tc>
        <w:tc>
          <w:tcPr>
            <w:tcW w:w="2150" w:type="dxa"/>
          </w:tcPr>
          <w:p w:rsidR="004005B5" w:rsidRDefault="004005B5" w:rsidP="00B60D97">
            <w:pPr>
              <w:spacing w:before="0" w:after="0"/>
            </w:pPr>
            <w:proofErr w:type="spellStart"/>
            <w:r>
              <w:t>Số</w:t>
            </w:r>
            <w:proofErr w:type="spellEnd"/>
            <w:r>
              <w:t xml:space="preserve"> </w:t>
            </w:r>
            <w:proofErr w:type="spellStart"/>
            <w:r>
              <w:t>phiếu</w:t>
            </w:r>
            <w:proofErr w:type="spellEnd"/>
          </w:p>
        </w:tc>
        <w:tc>
          <w:tcPr>
            <w:tcW w:w="1846" w:type="dxa"/>
          </w:tcPr>
          <w:p w:rsidR="004005B5" w:rsidRDefault="004005B5" w:rsidP="00B60D97">
            <w:pPr>
              <w:spacing w:before="0" w:after="0"/>
            </w:pPr>
          </w:p>
        </w:tc>
        <w:tc>
          <w:tcPr>
            <w:tcW w:w="1277" w:type="dxa"/>
          </w:tcPr>
          <w:p w:rsidR="004005B5" w:rsidRDefault="004005B5" w:rsidP="00B60D97">
            <w:pPr>
              <w:spacing w:before="0" w:after="0"/>
            </w:pPr>
            <w:proofErr w:type="spellStart"/>
            <w:r>
              <w:t>Có</w:t>
            </w:r>
            <w:proofErr w:type="spellEnd"/>
          </w:p>
        </w:tc>
        <w:tc>
          <w:tcPr>
            <w:tcW w:w="1839" w:type="dxa"/>
          </w:tcPr>
          <w:p w:rsidR="004005B5" w:rsidRDefault="004005B5" w:rsidP="00B60D97">
            <w:pPr>
              <w:spacing w:before="0" w:after="0"/>
            </w:pPr>
            <w:proofErr w:type="spellStart"/>
            <w:r>
              <w:t>Là</w:t>
            </w:r>
            <w:proofErr w:type="spellEnd"/>
            <w:r>
              <w:t xml:space="preserve"> 1 </w:t>
            </w:r>
            <w:proofErr w:type="spellStart"/>
            <w:r>
              <w:t>dãy</w:t>
            </w:r>
            <w:proofErr w:type="spellEnd"/>
            <w:r>
              <w:t xml:space="preserve"> </w:t>
            </w:r>
            <w:proofErr w:type="spellStart"/>
            <w:r>
              <w:t>số</w:t>
            </w:r>
            <w:proofErr w:type="spellEnd"/>
            <w:r>
              <w:t xml:space="preserve"> </w:t>
            </w:r>
            <w:proofErr w:type="spellStart"/>
            <w:r>
              <w:t>kèm</w:t>
            </w:r>
            <w:proofErr w:type="spellEnd"/>
            <w:r>
              <w:t xml:space="preserve"> </w:t>
            </w:r>
            <w:proofErr w:type="spellStart"/>
            <w:r>
              <w:t>Mã</w:t>
            </w:r>
            <w:proofErr w:type="spellEnd"/>
            <w:r>
              <w:t xml:space="preserve"> </w:t>
            </w:r>
            <w:proofErr w:type="spellStart"/>
            <w:r>
              <w:t>phiếu</w:t>
            </w:r>
            <w:proofErr w:type="spellEnd"/>
          </w:p>
        </w:tc>
        <w:tc>
          <w:tcPr>
            <w:tcW w:w="1842" w:type="dxa"/>
          </w:tcPr>
          <w:p w:rsidR="004005B5" w:rsidRDefault="004005B5" w:rsidP="00B60D97">
            <w:pPr>
              <w:spacing w:before="0" w:after="0"/>
            </w:pPr>
            <w:r>
              <w:t>PT00423</w:t>
            </w:r>
          </w:p>
        </w:tc>
      </w:tr>
      <w:tr w:rsidR="004005B5" w:rsidTr="00B60D97">
        <w:tc>
          <w:tcPr>
            <w:tcW w:w="679" w:type="dxa"/>
          </w:tcPr>
          <w:p w:rsidR="004005B5" w:rsidRDefault="004005B5" w:rsidP="00B60D97">
            <w:pPr>
              <w:spacing w:before="0" w:after="0"/>
            </w:pPr>
            <w:r>
              <w:t>2</w:t>
            </w:r>
          </w:p>
        </w:tc>
        <w:tc>
          <w:tcPr>
            <w:tcW w:w="2150" w:type="dxa"/>
          </w:tcPr>
          <w:p w:rsidR="004005B5" w:rsidRDefault="004005B5" w:rsidP="00B60D97">
            <w:pPr>
              <w:spacing w:before="0" w:after="0"/>
            </w:pPr>
            <w:proofErr w:type="spellStart"/>
            <w:r>
              <w:t>Ngày</w:t>
            </w:r>
            <w:proofErr w:type="spellEnd"/>
            <w:r>
              <w:t xml:space="preserve"> </w:t>
            </w:r>
            <w:proofErr w:type="spellStart"/>
            <w:r>
              <w:t>thu</w:t>
            </w:r>
            <w:proofErr w:type="spellEnd"/>
            <w:r>
              <w:t>/chi</w:t>
            </w:r>
          </w:p>
        </w:tc>
        <w:tc>
          <w:tcPr>
            <w:tcW w:w="1846" w:type="dxa"/>
          </w:tcPr>
          <w:p w:rsidR="004005B5" w:rsidRDefault="004005B5" w:rsidP="00B60D97">
            <w:pPr>
              <w:spacing w:before="0" w:after="0"/>
            </w:pPr>
          </w:p>
        </w:tc>
        <w:tc>
          <w:tcPr>
            <w:tcW w:w="1277" w:type="dxa"/>
          </w:tcPr>
          <w:p w:rsidR="004005B5" w:rsidRDefault="004005B5" w:rsidP="00B60D97">
            <w:pPr>
              <w:spacing w:before="0" w:after="0"/>
            </w:pPr>
            <w:proofErr w:type="spellStart"/>
            <w:r>
              <w:t>Có</w:t>
            </w:r>
            <w:proofErr w:type="spellEnd"/>
          </w:p>
        </w:tc>
        <w:tc>
          <w:tcPr>
            <w:tcW w:w="1839" w:type="dxa"/>
          </w:tcPr>
          <w:p w:rsidR="004005B5" w:rsidRDefault="004005B5" w:rsidP="00B60D97">
            <w:pPr>
              <w:spacing w:before="0" w:after="0"/>
            </w:pPr>
            <w:proofErr w:type="spellStart"/>
            <w:r>
              <w:t>Dạng</w:t>
            </w:r>
            <w:proofErr w:type="spellEnd"/>
            <w:r>
              <w:t xml:space="preserve"> </w:t>
            </w:r>
            <w:proofErr w:type="spellStart"/>
            <w:r>
              <w:t>ngày</w:t>
            </w:r>
            <w:proofErr w:type="spellEnd"/>
            <w:r>
              <w:t xml:space="preserve"> </w:t>
            </w:r>
            <w:proofErr w:type="spellStart"/>
            <w:r>
              <w:t>tháng</w:t>
            </w:r>
            <w:proofErr w:type="spellEnd"/>
          </w:p>
        </w:tc>
        <w:tc>
          <w:tcPr>
            <w:tcW w:w="1842" w:type="dxa"/>
          </w:tcPr>
          <w:p w:rsidR="004005B5" w:rsidRDefault="004005B5" w:rsidP="00B60D97">
            <w:pPr>
              <w:spacing w:before="0" w:after="0"/>
            </w:pPr>
            <w:r>
              <w:t>02/10/2019</w:t>
            </w:r>
          </w:p>
        </w:tc>
      </w:tr>
      <w:tr w:rsidR="004005B5" w:rsidTr="00B60D97">
        <w:tc>
          <w:tcPr>
            <w:tcW w:w="679" w:type="dxa"/>
          </w:tcPr>
          <w:p w:rsidR="004005B5" w:rsidRDefault="004005B5" w:rsidP="00B60D97">
            <w:pPr>
              <w:spacing w:before="0" w:after="0"/>
            </w:pPr>
            <w:r>
              <w:t>3</w:t>
            </w:r>
          </w:p>
        </w:tc>
        <w:tc>
          <w:tcPr>
            <w:tcW w:w="2150" w:type="dxa"/>
          </w:tcPr>
          <w:p w:rsidR="004005B5" w:rsidRDefault="004005B5" w:rsidP="00B60D97">
            <w:pPr>
              <w:spacing w:before="0" w:after="0"/>
            </w:pPr>
            <w:proofErr w:type="spellStart"/>
            <w:r>
              <w:t>Đối</w:t>
            </w:r>
            <w:proofErr w:type="spellEnd"/>
            <w:r>
              <w:t xml:space="preserve"> </w:t>
            </w:r>
            <w:proofErr w:type="spellStart"/>
            <w:r>
              <w:t>tượng</w:t>
            </w:r>
            <w:proofErr w:type="spellEnd"/>
            <w:r>
              <w:t xml:space="preserve"> </w:t>
            </w:r>
            <w:proofErr w:type="spellStart"/>
            <w:r>
              <w:t>nộp</w:t>
            </w:r>
            <w:proofErr w:type="spellEnd"/>
          </w:p>
        </w:tc>
        <w:tc>
          <w:tcPr>
            <w:tcW w:w="1846" w:type="dxa"/>
          </w:tcPr>
          <w:p w:rsidR="004005B5" w:rsidRDefault="004005B5" w:rsidP="00B60D97">
            <w:pPr>
              <w:spacing w:before="0" w:after="0"/>
            </w:pPr>
          </w:p>
        </w:tc>
        <w:tc>
          <w:tcPr>
            <w:tcW w:w="1277" w:type="dxa"/>
          </w:tcPr>
          <w:p w:rsidR="004005B5" w:rsidRDefault="004005B5" w:rsidP="00B60D97">
            <w:pPr>
              <w:spacing w:before="0" w:after="0"/>
            </w:pPr>
            <w:proofErr w:type="spellStart"/>
            <w:r>
              <w:t>Có</w:t>
            </w:r>
            <w:proofErr w:type="spellEnd"/>
          </w:p>
        </w:tc>
        <w:tc>
          <w:tcPr>
            <w:tcW w:w="1839" w:type="dxa"/>
          </w:tcPr>
          <w:p w:rsidR="004005B5" w:rsidRDefault="004005B5" w:rsidP="00B60D97">
            <w:pPr>
              <w:spacing w:before="0" w:after="0"/>
            </w:pPr>
            <w:proofErr w:type="spellStart"/>
            <w:r>
              <w:t>Tên</w:t>
            </w:r>
            <w:proofErr w:type="spellEnd"/>
            <w:r>
              <w:t xml:space="preserve"> </w:t>
            </w:r>
            <w:proofErr w:type="spellStart"/>
            <w:r>
              <w:t>người</w:t>
            </w:r>
            <w:proofErr w:type="spellEnd"/>
          </w:p>
        </w:tc>
        <w:tc>
          <w:tcPr>
            <w:tcW w:w="1842" w:type="dxa"/>
          </w:tcPr>
          <w:p w:rsidR="004005B5" w:rsidRDefault="004005B5" w:rsidP="00B60D97">
            <w:pPr>
              <w:spacing w:before="0" w:after="0"/>
            </w:pPr>
            <w:proofErr w:type="spellStart"/>
            <w:r>
              <w:t>Nguyễn</w:t>
            </w:r>
            <w:proofErr w:type="spellEnd"/>
            <w:r>
              <w:t xml:space="preserve"> </w:t>
            </w:r>
            <w:proofErr w:type="spellStart"/>
            <w:r>
              <w:t>Mạnh</w:t>
            </w:r>
            <w:proofErr w:type="spellEnd"/>
            <w:r>
              <w:t xml:space="preserve"> Duy</w:t>
            </w:r>
          </w:p>
        </w:tc>
      </w:tr>
      <w:tr w:rsidR="004005B5" w:rsidTr="00B60D97">
        <w:tc>
          <w:tcPr>
            <w:tcW w:w="679" w:type="dxa"/>
          </w:tcPr>
          <w:p w:rsidR="004005B5" w:rsidRDefault="004005B5" w:rsidP="00B60D97">
            <w:pPr>
              <w:spacing w:before="0" w:after="0"/>
            </w:pPr>
            <w:r>
              <w:t>4</w:t>
            </w:r>
          </w:p>
        </w:tc>
        <w:tc>
          <w:tcPr>
            <w:tcW w:w="2150" w:type="dxa"/>
          </w:tcPr>
          <w:p w:rsidR="004005B5" w:rsidRDefault="004005B5" w:rsidP="00B60D97">
            <w:pPr>
              <w:spacing w:before="0" w:after="0"/>
            </w:pPr>
            <w:proofErr w:type="spellStart"/>
            <w:r>
              <w:t>Lý</w:t>
            </w:r>
            <w:proofErr w:type="spellEnd"/>
            <w:r>
              <w:t xml:space="preserve"> do </w:t>
            </w:r>
            <w:proofErr w:type="spellStart"/>
            <w:r>
              <w:t>thu</w:t>
            </w:r>
            <w:proofErr w:type="spellEnd"/>
            <w:r>
              <w:t>/chi</w:t>
            </w:r>
          </w:p>
        </w:tc>
        <w:tc>
          <w:tcPr>
            <w:tcW w:w="1846" w:type="dxa"/>
          </w:tcPr>
          <w:p w:rsidR="004005B5" w:rsidRDefault="004005B5" w:rsidP="00B60D97">
            <w:pPr>
              <w:spacing w:before="0" w:after="0"/>
            </w:pPr>
          </w:p>
        </w:tc>
        <w:tc>
          <w:tcPr>
            <w:tcW w:w="1277" w:type="dxa"/>
          </w:tcPr>
          <w:p w:rsidR="004005B5" w:rsidRDefault="004005B5" w:rsidP="00B60D97">
            <w:pPr>
              <w:spacing w:before="0" w:after="0"/>
            </w:pPr>
            <w:proofErr w:type="spellStart"/>
            <w:r>
              <w:t>Có</w:t>
            </w:r>
            <w:proofErr w:type="spellEnd"/>
          </w:p>
        </w:tc>
        <w:tc>
          <w:tcPr>
            <w:tcW w:w="1839" w:type="dxa"/>
          </w:tcPr>
          <w:p w:rsidR="004005B5" w:rsidRDefault="004005B5" w:rsidP="00B60D97">
            <w:pPr>
              <w:spacing w:before="0" w:after="0"/>
            </w:pPr>
            <w:proofErr w:type="spellStart"/>
            <w:r>
              <w:t>Chuỗi</w:t>
            </w:r>
            <w:proofErr w:type="spellEnd"/>
          </w:p>
        </w:tc>
        <w:tc>
          <w:tcPr>
            <w:tcW w:w="1842" w:type="dxa"/>
          </w:tcPr>
          <w:p w:rsidR="004005B5" w:rsidRDefault="004005B5" w:rsidP="00B60D97">
            <w:pPr>
              <w:spacing w:before="0" w:after="0"/>
            </w:pPr>
            <w:r>
              <w:t xml:space="preserve">Thu </w:t>
            </w:r>
            <w:proofErr w:type="spellStart"/>
            <w:r>
              <w:t>tiền</w:t>
            </w:r>
            <w:proofErr w:type="spellEnd"/>
            <w:r>
              <w:t xml:space="preserve"> </w:t>
            </w:r>
            <w:proofErr w:type="spellStart"/>
            <w:r>
              <w:t>nợ</w:t>
            </w:r>
            <w:proofErr w:type="spellEnd"/>
          </w:p>
        </w:tc>
      </w:tr>
      <w:tr w:rsidR="004005B5" w:rsidTr="00B60D97">
        <w:tc>
          <w:tcPr>
            <w:tcW w:w="679" w:type="dxa"/>
          </w:tcPr>
          <w:p w:rsidR="004005B5" w:rsidRDefault="004005B5" w:rsidP="00B60D97">
            <w:pPr>
              <w:spacing w:before="0" w:after="0"/>
            </w:pPr>
            <w:r>
              <w:t>5</w:t>
            </w:r>
          </w:p>
        </w:tc>
        <w:tc>
          <w:tcPr>
            <w:tcW w:w="2150" w:type="dxa"/>
          </w:tcPr>
          <w:p w:rsidR="004005B5" w:rsidRDefault="004005B5" w:rsidP="00B60D97">
            <w:pPr>
              <w:spacing w:before="0" w:after="0"/>
            </w:pPr>
            <w:proofErr w:type="spellStart"/>
            <w:r>
              <w:t>Nhân</w:t>
            </w:r>
            <w:proofErr w:type="spellEnd"/>
            <w:r>
              <w:t xml:space="preserve"> </w:t>
            </w:r>
            <w:proofErr w:type="spellStart"/>
            <w:r>
              <w:t>viên</w:t>
            </w:r>
            <w:proofErr w:type="spellEnd"/>
            <w:r>
              <w:t xml:space="preserve"> </w:t>
            </w:r>
            <w:proofErr w:type="spellStart"/>
            <w:r>
              <w:t>thu</w:t>
            </w:r>
            <w:proofErr w:type="spellEnd"/>
          </w:p>
        </w:tc>
        <w:tc>
          <w:tcPr>
            <w:tcW w:w="1846" w:type="dxa"/>
          </w:tcPr>
          <w:p w:rsidR="004005B5" w:rsidRDefault="004005B5" w:rsidP="00B60D97">
            <w:pPr>
              <w:spacing w:before="0" w:after="0"/>
            </w:pPr>
          </w:p>
        </w:tc>
        <w:tc>
          <w:tcPr>
            <w:tcW w:w="1277" w:type="dxa"/>
          </w:tcPr>
          <w:p w:rsidR="004005B5" w:rsidRDefault="004005B5" w:rsidP="00B60D97">
            <w:pPr>
              <w:spacing w:before="0" w:after="0"/>
            </w:pPr>
            <w:proofErr w:type="spellStart"/>
            <w:r>
              <w:t>Có</w:t>
            </w:r>
            <w:proofErr w:type="spellEnd"/>
          </w:p>
        </w:tc>
        <w:tc>
          <w:tcPr>
            <w:tcW w:w="1839" w:type="dxa"/>
          </w:tcPr>
          <w:p w:rsidR="004005B5" w:rsidRDefault="004005B5" w:rsidP="00B60D97">
            <w:pPr>
              <w:spacing w:before="0" w:after="0"/>
            </w:pPr>
            <w:proofErr w:type="spellStart"/>
            <w:r>
              <w:t>Tên</w:t>
            </w:r>
            <w:proofErr w:type="spellEnd"/>
            <w:r>
              <w:t xml:space="preserve"> </w:t>
            </w:r>
            <w:proofErr w:type="spellStart"/>
            <w:r>
              <w:t>người</w:t>
            </w:r>
            <w:proofErr w:type="spellEnd"/>
            <w:r>
              <w:t xml:space="preserve"> </w:t>
            </w:r>
          </w:p>
        </w:tc>
        <w:tc>
          <w:tcPr>
            <w:tcW w:w="1842" w:type="dxa"/>
          </w:tcPr>
          <w:p w:rsidR="004005B5" w:rsidRDefault="004005B5" w:rsidP="00B60D97">
            <w:pPr>
              <w:spacing w:before="0" w:after="0"/>
            </w:pPr>
            <w:proofErr w:type="spellStart"/>
            <w:r>
              <w:t>Nguyễn</w:t>
            </w:r>
            <w:proofErr w:type="spellEnd"/>
            <w:r>
              <w:t xml:space="preserve"> </w:t>
            </w:r>
            <w:proofErr w:type="spellStart"/>
            <w:r>
              <w:t>Văn</w:t>
            </w:r>
            <w:proofErr w:type="spellEnd"/>
            <w:r>
              <w:t xml:space="preserve"> A</w:t>
            </w:r>
          </w:p>
        </w:tc>
      </w:tr>
      <w:tr w:rsidR="004005B5" w:rsidTr="00B60D97">
        <w:tc>
          <w:tcPr>
            <w:tcW w:w="679" w:type="dxa"/>
          </w:tcPr>
          <w:p w:rsidR="004005B5" w:rsidRDefault="004005B5" w:rsidP="00B60D97">
            <w:pPr>
              <w:spacing w:before="0" w:after="0"/>
            </w:pPr>
            <w:r>
              <w:t>6</w:t>
            </w:r>
          </w:p>
        </w:tc>
        <w:tc>
          <w:tcPr>
            <w:tcW w:w="2150" w:type="dxa"/>
          </w:tcPr>
          <w:p w:rsidR="004005B5" w:rsidRDefault="004005B5" w:rsidP="00B60D97">
            <w:pPr>
              <w:spacing w:before="0" w:after="0"/>
            </w:pPr>
            <w:proofErr w:type="spellStart"/>
            <w:r>
              <w:t>Diễn</w:t>
            </w:r>
            <w:proofErr w:type="spellEnd"/>
            <w:r>
              <w:t xml:space="preserve"> </w:t>
            </w:r>
            <w:proofErr w:type="spellStart"/>
            <w:r>
              <w:t>giải</w:t>
            </w:r>
            <w:proofErr w:type="spellEnd"/>
          </w:p>
        </w:tc>
        <w:tc>
          <w:tcPr>
            <w:tcW w:w="1846" w:type="dxa"/>
          </w:tcPr>
          <w:p w:rsidR="004005B5" w:rsidRDefault="004005B5" w:rsidP="00B60D97">
            <w:pPr>
              <w:spacing w:before="0" w:after="0"/>
            </w:pPr>
            <w:r>
              <w:t xml:space="preserve">Chi </w:t>
            </w:r>
            <w:proofErr w:type="spellStart"/>
            <w:r>
              <w:t>tiết</w:t>
            </w:r>
            <w:proofErr w:type="spellEnd"/>
            <w:r>
              <w:t xml:space="preserve"> </w:t>
            </w:r>
            <w:proofErr w:type="spellStart"/>
            <w:r>
              <w:t>phiếu</w:t>
            </w:r>
            <w:proofErr w:type="spellEnd"/>
          </w:p>
        </w:tc>
        <w:tc>
          <w:tcPr>
            <w:tcW w:w="1277" w:type="dxa"/>
          </w:tcPr>
          <w:p w:rsidR="004005B5" w:rsidRDefault="004005B5" w:rsidP="00B60D97">
            <w:pPr>
              <w:spacing w:before="0" w:after="0"/>
            </w:pPr>
            <w:proofErr w:type="spellStart"/>
            <w:r>
              <w:t>Có</w:t>
            </w:r>
            <w:proofErr w:type="spellEnd"/>
          </w:p>
        </w:tc>
        <w:tc>
          <w:tcPr>
            <w:tcW w:w="1839" w:type="dxa"/>
          </w:tcPr>
          <w:p w:rsidR="004005B5" w:rsidRDefault="004005B5" w:rsidP="00B60D97">
            <w:pPr>
              <w:spacing w:before="0" w:after="0"/>
            </w:pPr>
            <w:proofErr w:type="spellStart"/>
            <w:r>
              <w:t>Là</w:t>
            </w:r>
            <w:proofErr w:type="spellEnd"/>
            <w:r>
              <w:t xml:space="preserve"> 1 </w:t>
            </w:r>
            <w:proofErr w:type="spellStart"/>
            <w:r>
              <w:t>chuỗi</w:t>
            </w:r>
            <w:proofErr w:type="spellEnd"/>
          </w:p>
        </w:tc>
        <w:tc>
          <w:tcPr>
            <w:tcW w:w="1842" w:type="dxa"/>
          </w:tcPr>
          <w:p w:rsidR="004005B5" w:rsidRDefault="004005B5" w:rsidP="00B60D97">
            <w:pPr>
              <w:spacing w:before="0" w:after="0"/>
            </w:pPr>
            <w:r>
              <w:t xml:space="preserve">Thu </w:t>
            </w:r>
            <w:proofErr w:type="spellStart"/>
            <w:r>
              <w:t>tiền</w:t>
            </w:r>
            <w:proofErr w:type="spellEnd"/>
            <w:r>
              <w:t xml:space="preserve"> </w:t>
            </w:r>
            <w:proofErr w:type="spellStart"/>
            <w:r>
              <w:t>nợ</w:t>
            </w:r>
            <w:proofErr w:type="spellEnd"/>
          </w:p>
        </w:tc>
      </w:tr>
      <w:tr w:rsidR="004005B5" w:rsidTr="00B60D97">
        <w:tc>
          <w:tcPr>
            <w:tcW w:w="679" w:type="dxa"/>
          </w:tcPr>
          <w:p w:rsidR="004005B5" w:rsidRDefault="004005B5" w:rsidP="00B60D97">
            <w:pPr>
              <w:spacing w:before="0" w:after="0"/>
            </w:pPr>
            <w:r>
              <w:t>7</w:t>
            </w:r>
          </w:p>
        </w:tc>
        <w:tc>
          <w:tcPr>
            <w:tcW w:w="2150" w:type="dxa"/>
          </w:tcPr>
          <w:p w:rsidR="004005B5" w:rsidRDefault="004005B5" w:rsidP="00B60D97">
            <w:pPr>
              <w:spacing w:before="0" w:after="0"/>
            </w:pPr>
            <w:proofErr w:type="spellStart"/>
            <w:r>
              <w:t>Số</w:t>
            </w:r>
            <w:proofErr w:type="spellEnd"/>
            <w:r>
              <w:t xml:space="preserve"> </w:t>
            </w:r>
            <w:proofErr w:type="spellStart"/>
            <w:r>
              <w:t>tiền</w:t>
            </w:r>
            <w:proofErr w:type="spellEnd"/>
          </w:p>
        </w:tc>
        <w:tc>
          <w:tcPr>
            <w:tcW w:w="1846" w:type="dxa"/>
          </w:tcPr>
          <w:p w:rsidR="004005B5" w:rsidRDefault="004005B5" w:rsidP="00B60D97">
            <w:pPr>
              <w:spacing w:before="0" w:after="0"/>
            </w:pPr>
            <w:r>
              <w:t xml:space="preserve">Chi </w:t>
            </w:r>
            <w:proofErr w:type="spellStart"/>
            <w:r>
              <w:t>tiết</w:t>
            </w:r>
            <w:proofErr w:type="spellEnd"/>
            <w:r>
              <w:t xml:space="preserve"> </w:t>
            </w:r>
            <w:proofErr w:type="spellStart"/>
            <w:r>
              <w:t>phiếu</w:t>
            </w:r>
            <w:proofErr w:type="spellEnd"/>
          </w:p>
        </w:tc>
        <w:tc>
          <w:tcPr>
            <w:tcW w:w="1277" w:type="dxa"/>
          </w:tcPr>
          <w:p w:rsidR="004005B5" w:rsidRDefault="004005B5" w:rsidP="00B60D97">
            <w:pPr>
              <w:spacing w:before="0" w:after="0"/>
            </w:pPr>
            <w:proofErr w:type="spellStart"/>
            <w:r>
              <w:t>Có</w:t>
            </w:r>
            <w:proofErr w:type="spellEnd"/>
          </w:p>
        </w:tc>
        <w:tc>
          <w:tcPr>
            <w:tcW w:w="1839" w:type="dxa"/>
          </w:tcPr>
          <w:p w:rsidR="004005B5" w:rsidRDefault="004005B5" w:rsidP="00B60D97">
            <w:pPr>
              <w:spacing w:before="0" w:after="0"/>
            </w:pPr>
            <w:proofErr w:type="spellStart"/>
            <w:r>
              <w:t>Định</w:t>
            </w:r>
            <w:proofErr w:type="spellEnd"/>
            <w:r>
              <w:t xml:space="preserve"> </w:t>
            </w:r>
            <w:proofErr w:type="spellStart"/>
            <w:r>
              <w:t>dạng</w:t>
            </w:r>
            <w:proofErr w:type="spellEnd"/>
            <w:r>
              <w:t xml:space="preserve"> </w:t>
            </w:r>
            <w:proofErr w:type="spellStart"/>
            <w:r>
              <w:t>tiền</w:t>
            </w:r>
            <w:proofErr w:type="spellEnd"/>
          </w:p>
        </w:tc>
        <w:tc>
          <w:tcPr>
            <w:tcW w:w="1842" w:type="dxa"/>
          </w:tcPr>
          <w:p w:rsidR="004005B5" w:rsidRDefault="004005B5" w:rsidP="00B60D97">
            <w:pPr>
              <w:spacing w:before="0" w:after="0"/>
            </w:pPr>
            <w:r>
              <w:t>234.000</w:t>
            </w:r>
          </w:p>
        </w:tc>
      </w:tr>
      <w:tr w:rsidR="004005B5" w:rsidTr="00B60D97">
        <w:tc>
          <w:tcPr>
            <w:tcW w:w="679" w:type="dxa"/>
          </w:tcPr>
          <w:p w:rsidR="004005B5" w:rsidRDefault="004005B5" w:rsidP="00B60D97">
            <w:pPr>
              <w:spacing w:before="0" w:after="0"/>
            </w:pPr>
            <w:r>
              <w:t>8</w:t>
            </w:r>
          </w:p>
        </w:tc>
        <w:tc>
          <w:tcPr>
            <w:tcW w:w="2150" w:type="dxa"/>
          </w:tcPr>
          <w:p w:rsidR="004005B5" w:rsidRDefault="004005B5" w:rsidP="00B60D97">
            <w:pPr>
              <w:spacing w:before="0" w:after="0"/>
            </w:pPr>
            <w:proofErr w:type="spellStart"/>
            <w:r>
              <w:t>Mục</w:t>
            </w:r>
            <w:proofErr w:type="spellEnd"/>
            <w:r>
              <w:t xml:space="preserve"> </w:t>
            </w:r>
            <w:proofErr w:type="spellStart"/>
            <w:r>
              <w:t>thu</w:t>
            </w:r>
            <w:proofErr w:type="spellEnd"/>
          </w:p>
        </w:tc>
        <w:tc>
          <w:tcPr>
            <w:tcW w:w="1846" w:type="dxa"/>
          </w:tcPr>
          <w:p w:rsidR="004005B5" w:rsidRDefault="004005B5" w:rsidP="00B60D97">
            <w:pPr>
              <w:spacing w:before="0" w:after="0"/>
            </w:pPr>
            <w:proofErr w:type="spellStart"/>
            <w:r>
              <w:t>Lựa</w:t>
            </w:r>
            <w:proofErr w:type="spellEnd"/>
            <w:r>
              <w:t xml:space="preserve"> </w:t>
            </w:r>
            <w:proofErr w:type="spellStart"/>
            <w:r>
              <w:t>chọn</w:t>
            </w:r>
            <w:proofErr w:type="spellEnd"/>
          </w:p>
        </w:tc>
        <w:tc>
          <w:tcPr>
            <w:tcW w:w="1277" w:type="dxa"/>
          </w:tcPr>
          <w:p w:rsidR="004005B5" w:rsidRDefault="004005B5" w:rsidP="00B60D97">
            <w:pPr>
              <w:spacing w:before="0" w:after="0"/>
            </w:pPr>
            <w:proofErr w:type="spellStart"/>
            <w:r>
              <w:t>Có</w:t>
            </w:r>
            <w:proofErr w:type="spellEnd"/>
          </w:p>
        </w:tc>
        <w:tc>
          <w:tcPr>
            <w:tcW w:w="1839" w:type="dxa"/>
          </w:tcPr>
          <w:p w:rsidR="004005B5" w:rsidRDefault="004005B5" w:rsidP="00B60D97">
            <w:pPr>
              <w:spacing w:before="0" w:after="0"/>
            </w:pPr>
            <w:proofErr w:type="spellStart"/>
            <w:r>
              <w:t>Là</w:t>
            </w:r>
            <w:proofErr w:type="spellEnd"/>
            <w:r>
              <w:t xml:space="preserve"> 1 </w:t>
            </w:r>
            <w:proofErr w:type="spellStart"/>
            <w:r>
              <w:t>chuỗi</w:t>
            </w:r>
            <w:proofErr w:type="spellEnd"/>
          </w:p>
        </w:tc>
        <w:tc>
          <w:tcPr>
            <w:tcW w:w="1842" w:type="dxa"/>
          </w:tcPr>
          <w:p w:rsidR="004005B5" w:rsidRDefault="004005B5" w:rsidP="00B60D97">
            <w:pPr>
              <w:spacing w:before="0" w:after="0"/>
            </w:pPr>
            <w:r>
              <w:t xml:space="preserve">Thu </w:t>
            </w:r>
            <w:proofErr w:type="spellStart"/>
            <w:r>
              <w:t>tiền</w:t>
            </w:r>
            <w:proofErr w:type="spellEnd"/>
            <w:r>
              <w:t xml:space="preserve"> </w:t>
            </w:r>
            <w:proofErr w:type="spellStart"/>
            <w:r>
              <w:t>gửi</w:t>
            </w:r>
            <w:proofErr w:type="spellEnd"/>
          </w:p>
        </w:tc>
      </w:tr>
    </w:tbl>
    <w:p w:rsidR="0017270F" w:rsidRDefault="005E76C4">
      <w:pPr>
        <w:pStyle w:val="u5"/>
        <w:numPr>
          <w:ilvl w:val="4"/>
          <w:numId w:val="10"/>
        </w:numPr>
      </w:pP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p>
    <w:p w:rsidR="0017270F" w:rsidRDefault="005E76C4">
      <w:proofErr w:type="spellStart"/>
      <w:r>
        <w:t>Hệ</w:t>
      </w:r>
      <w:proofErr w:type="spellEnd"/>
      <w:r>
        <w:t xml:space="preserve"> </w:t>
      </w:r>
      <w:proofErr w:type="spellStart"/>
      <w:r>
        <w:t>thống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có</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khi</w:t>
      </w:r>
      <w:proofErr w:type="spellEnd"/>
      <w:r>
        <w:t xml:space="preserve"> </w:t>
      </w:r>
      <w:proofErr w:type="spellStart"/>
      <w:r>
        <w:t>không</w:t>
      </w:r>
      <w:proofErr w:type="spellEnd"/>
      <w:r>
        <w:t xml:space="preserve"> </w:t>
      </w:r>
      <w:proofErr w:type="spellStart"/>
      <w:r>
        <w:t>đạt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khi</w:t>
      </w:r>
      <w:proofErr w:type="spellEnd"/>
      <w:r>
        <w:t xml:space="preserve"> </w:t>
      </w:r>
      <w:proofErr w:type="spellStart"/>
      <w:r>
        <w:t>sinh</w:t>
      </w:r>
      <w:proofErr w:type="spellEnd"/>
      <w:r>
        <w:t xml:space="preserve"> ra </w:t>
      </w:r>
      <w:proofErr w:type="spellStart"/>
      <w:r>
        <w:t>lỗi</w:t>
      </w:r>
      <w:proofErr w:type="spellEnd"/>
      <w:r>
        <w:t>.</w:t>
      </w:r>
    </w:p>
    <w:p w:rsidR="0017270F" w:rsidRDefault="005E76C4">
      <w:pPr>
        <w:pStyle w:val="u5"/>
        <w:numPr>
          <w:ilvl w:val="4"/>
          <w:numId w:val="10"/>
        </w:numPr>
      </w:pPr>
      <w:proofErr w:type="spellStart"/>
      <w:r>
        <w:t>Mô</w:t>
      </w:r>
      <w:proofErr w:type="spellEnd"/>
      <w:r>
        <w:t xml:space="preserve"> </w:t>
      </w:r>
      <w:proofErr w:type="spellStart"/>
      <w:r>
        <w:t>tả</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sinh</w:t>
      </w:r>
      <w:proofErr w:type="spellEnd"/>
      <w:r>
        <w:t xml:space="preserve"> </w:t>
      </w:r>
      <w:proofErr w:type="spellStart"/>
      <w:r>
        <w:t>viên</w:t>
      </w:r>
      <w:proofErr w:type="spellEnd"/>
    </w:p>
    <w:p w:rsidR="0017270F" w:rsidRDefault="0054376B">
      <w:pPr>
        <w:keepNext/>
      </w:pPr>
      <w:r>
        <w:rPr>
          <w:noProof/>
        </w:rPr>
        <w:lastRenderedPageBreak/>
        <w:drawing>
          <wp:inline distT="0" distB="0" distL="0" distR="0" wp14:anchorId="51627D76" wp14:editId="6C82CD65">
            <wp:extent cx="5419725" cy="6219825"/>
            <wp:effectExtent l="0" t="0" r="9525"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9725" cy="6219825"/>
                    </a:xfrm>
                    <a:prstGeom prst="rect">
                      <a:avLst/>
                    </a:prstGeom>
                  </pic:spPr>
                </pic:pic>
              </a:graphicData>
            </a:graphic>
          </wp:inline>
        </w:drawing>
      </w:r>
    </w:p>
    <w:p w:rsidR="0017270F" w:rsidRDefault="005E76C4">
      <w:pPr>
        <w:jc w:val="center"/>
        <w:rPr>
          <w:color w:val="000000"/>
          <w:sz w:val="24"/>
          <w:szCs w:val="24"/>
        </w:rPr>
        <w:pPrChange w:id="164" w:author="BUI Mai Anh" w:date="2018-05-28T02:05:00Z">
          <w:pPr>
            <w:pBdr>
              <w:top w:val="nil"/>
              <w:left w:val="nil"/>
              <w:bottom w:val="nil"/>
              <w:right w:val="nil"/>
              <w:between w:val="nil"/>
            </w:pBdr>
          </w:pPr>
        </w:pPrChange>
      </w:pPr>
      <w:bookmarkStart w:id="165" w:name="_nmf14n" w:colFirst="0" w:colLast="0"/>
      <w:bookmarkEnd w:id="165"/>
      <w:proofErr w:type="spellStart"/>
      <w:r>
        <w:rPr>
          <w:color w:val="000000"/>
          <w:sz w:val="24"/>
          <w:szCs w:val="24"/>
        </w:rPr>
        <w:t>Hình</w:t>
      </w:r>
      <w:proofErr w:type="spellEnd"/>
      <w:r>
        <w:rPr>
          <w:color w:val="000000"/>
          <w:sz w:val="24"/>
          <w:szCs w:val="24"/>
        </w:rPr>
        <w:t xml:space="preserve"> 13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w:t>
      </w:r>
      <w:proofErr w:type="spellStart"/>
      <w:r>
        <w:rPr>
          <w:color w:val="000000"/>
          <w:sz w:val="24"/>
          <w:szCs w:val="24"/>
        </w:rPr>
        <w:t>hoạt</w:t>
      </w:r>
      <w:proofErr w:type="spellEnd"/>
      <w:r>
        <w:rPr>
          <w:color w:val="000000"/>
          <w:sz w:val="24"/>
          <w:szCs w:val="24"/>
        </w:rPr>
        <w:t xml:space="preserve"> </w:t>
      </w:r>
      <w:proofErr w:type="spellStart"/>
      <w:r>
        <w:rPr>
          <w:color w:val="000000"/>
          <w:sz w:val="24"/>
          <w:szCs w:val="24"/>
        </w:rPr>
        <w:t>động</w:t>
      </w:r>
      <w:proofErr w:type="spellEnd"/>
      <w:r>
        <w:rPr>
          <w:color w:val="000000"/>
          <w:sz w:val="24"/>
          <w:szCs w:val="24"/>
        </w:rPr>
        <w:t xml:space="preserve"> </w:t>
      </w:r>
      <w:proofErr w:type="spellStart"/>
      <w:r>
        <w:rPr>
          <w:color w:val="000000"/>
          <w:sz w:val="24"/>
          <w:szCs w:val="24"/>
        </w:rPr>
        <w:t>sửa</w:t>
      </w:r>
      <w:proofErr w:type="spellEnd"/>
      <w:r>
        <w:rPr>
          <w:color w:val="000000"/>
          <w:sz w:val="24"/>
          <w:szCs w:val="24"/>
        </w:rPr>
        <w:t xml:space="preserve"> </w:t>
      </w:r>
      <w:proofErr w:type="spellStart"/>
      <w:r w:rsidR="0054376B">
        <w:rPr>
          <w:color w:val="000000"/>
          <w:sz w:val="24"/>
          <w:szCs w:val="24"/>
        </w:rPr>
        <w:t>phiếu</w:t>
      </w:r>
      <w:proofErr w:type="spellEnd"/>
      <w:r w:rsidR="0054376B">
        <w:rPr>
          <w:color w:val="000000"/>
          <w:sz w:val="24"/>
          <w:szCs w:val="24"/>
        </w:rPr>
        <w:t xml:space="preserve"> </w:t>
      </w:r>
      <w:proofErr w:type="spellStart"/>
      <w:r w:rsidR="0054376B">
        <w:rPr>
          <w:color w:val="000000"/>
          <w:sz w:val="24"/>
          <w:szCs w:val="24"/>
        </w:rPr>
        <w:t>thu</w:t>
      </w:r>
      <w:proofErr w:type="spellEnd"/>
      <w:r w:rsidR="0054376B">
        <w:rPr>
          <w:color w:val="000000"/>
          <w:sz w:val="24"/>
          <w:szCs w:val="24"/>
        </w:rPr>
        <w:t>/chi</w:t>
      </w:r>
    </w:p>
    <w:p w:rsidR="0017270F" w:rsidRDefault="005E76C4">
      <w:pPr>
        <w:pStyle w:val="u3"/>
        <w:numPr>
          <w:ilvl w:val="2"/>
          <w:numId w:val="10"/>
        </w:numPr>
      </w:pPr>
      <w:bookmarkStart w:id="166" w:name="_37m2jsg" w:colFirst="0" w:colLast="0"/>
      <w:bookmarkEnd w:id="166"/>
      <w:proofErr w:type="spellStart"/>
      <w:r>
        <w:t>Đặc</w:t>
      </w:r>
      <w:proofErr w:type="spellEnd"/>
      <w:r>
        <w:t xml:space="preserve"> </w:t>
      </w:r>
      <w:proofErr w:type="spellStart"/>
      <w:r>
        <w:t>tả</w:t>
      </w:r>
      <w:proofErr w:type="spellEnd"/>
      <w:r>
        <w:t xml:space="preserve"> use case </w:t>
      </w:r>
      <w:proofErr w:type="spellStart"/>
      <w:r w:rsidR="0054376B">
        <w:t>Tìm</w:t>
      </w:r>
      <w:proofErr w:type="spellEnd"/>
      <w:r w:rsidR="0054376B">
        <w:t xml:space="preserve"> </w:t>
      </w:r>
      <w:proofErr w:type="spellStart"/>
      <w:r w:rsidR="0054376B">
        <w:t>kiếm</w:t>
      </w:r>
      <w:proofErr w:type="spellEnd"/>
      <w:r w:rsidR="0054376B">
        <w:t xml:space="preserve">, </w:t>
      </w:r>
      <w:proofErr w:type="spellStart"/>
      <w:r w:rsidR="0054376B">
        <w:t>lọc</w:t>
      </w:r>
      <w:proofErr w:type="spellEnd"/>
      <w:r w:rsidR="0054376B">
        <w:t xml:space="preserve"> </w:t>
      </w:r>
      <w:proofErr w:type="spellStart"/>
      <w:r w:rsidR="0054376B">
        <w:t>dữ</w:t>
      </w:r>
      <w:proofErr w:type="spellEnd"/>
      <w:r w:rsidR="0054376B">
        <w:t xml:space="preserve"> </w:t>
      </w:r>
      <w:proofErr w:type="spellStart"/>
      <w:r w:rsidR="0054376B">
        <w:t>liệu</w:t>
      </w:r>
      <w:proofErr w:type="spellEnd"/>
      <w:r w:rsidR="0054376B">
        <w:t xml:space="preserve"> </w:t>
      </w:r>
      <w:proofErr w:type="spellStart"/>
      <w:r w:rsidR="0054376B">
        <w:t>phi</w:t>
      </w:r>
      <w:r w:rsidR="00E62ED8">
        <w:t>ế</w:t>
      </w:r>
      <w:r w:rsidR="0054376B">
        <w:t>u</w:t>
      </w:r>
      <w:proofErr w:type="spellEnd"/>
      <w:r w:rsidR="00E62ED8">
        <w:t xml:space="preserve"> </w:t>
      </w:r>
      <w:proofErr w:type="spellStart"/>
      <w:r w:rsidR="00E62ED8">
        <w:t>xuất</w:t>
      </w:r>
      <w:proofErr w:type="spellEnd"/>
      <w:r w:rsidR="00E62ED8">
        <w:t>/</w:t>
      </w:r>
      <w:proofErr w:type="spellStart"/>
      <w:r w:rsidR="00E62ED8">
        <w:t>nhập</w:t>
      </w:r>
      <w:proofErr w:type="spellEnd"/>
      <w:r w:rsidR="00E62ED8">
        <w:t xml:space="preserve"> </w:t>
      </w:r>
      <w:proofErr w:type="spellStart"/>
      <w:r w:rsidR="00E62ED8">
        <w:t>kho</w:t>
      </w:r>
      <w:proofErr w:type="spellEnd"/>
      <w:r w:rsidR="00E62ED8">
        <w:t xml:space="preserve">, </w:t>
      </w:r>
      <w:proofErr w:type="spellStart"/>
      <w:r w:rsidR="00E62ED8">
        <w:t>thu</w:t>
      </w:r>
      <w:proofErr w:type="spellEnd"/>
      <w:r w:rsidR="00E62ED8">
        <w:t>/chi</w:t>
      </w:r>
    </w:p>
    <w:p w:rsidR="0017270F" w:rsidRDefault="005E76C4">
      <w:pPr>
        <w:pStyle w:val="u5"/>
        <w:numPr>
          <w:ilvl w:val="4"/>
          <w:numId w:val="10"/>
        </w:numPr>
      </w:pPr>
      <w:proofErr w:type="spellStart"/>
      <w:r>
        <w:t>Mô</w:t>
      </w:r>
      <w:proofErr w:type="spellEnd"/>
      <w:r>
        <w:t xml:space="preserve"> </w:t>
      </w:r>
      <w:proofErr w:type="spellStart"/>
      <w:r>
        <w:t>tả</w:t>
      </w:r>
      <w:proofErr w:type="spellEnd"/>
    </w:p>
    <w:p w:rsidR="0017270F" w:rsidRDefault="00E62ED8">
      <w:proofErr w:type="spellStart"/>
      <w:r>
        <w:t>Nhân</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 </w:t>
      </w:r>
      <w:proofErr w:type="spellStart"/>
      <w:r>
        <w:t>phiếu</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hoặc</w:t>
      </w:r>
      <w:proofErr w:type="spellEnd"/>
      <w:r>
        <w:t xml:space="preserve"> </w:t>
      </w:r>
      <w:proofErr w:type="spellStart"/>
      <w:r>
        <w:t>thu</w:t>
      </w:r>
      <w:proofErr w:type="spellEnd"/>
      <w:r>
        <w:t>/chi</w:t>
      </w:r>
    </w:p>
    <w:p w:rsidR="00E62ED8" w:rsidRDefault="00E62ED8">
      <w:r>
        <w:t xml:space="preserve">Use case </w:t>
      </w:r>
      <w:proofErr w:type="spellStart"/>
      <w:r>
        <w:t>tìm</w:t>
      </w:r>
      <w:proofErr w:type="spellEnd"/>
      <w:r>
        <w:t xml:space="preserve"> </w:t>
      </w:r>
      <w:proofErr w:type="spellStart"/>
      <w:r>
        <w:t>kiếm</w:t>
      </w:r>
      <w:proofErr w:type="spellEnd"/>
      <w:r>
        <w:t xml:space="preserve"> </w:t>
      </w:r>
      <w:proofErr w:type="spellStart"/>
      <w:r>
        <w:t>lọc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phiếu</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và</w:t>
      </w:r>
      <w:proofErr w:type="spellEnd"/>
      <w:r>
        <w:t xml:space="preserve"> </w:t>
      </w:r>
      <w:proofErr w:type="spellStart"/>
      <w:r>
        <w:t>thu</w:t>
      </w:r>
      <w:proofErr w:type="spellEnd"/>
      <w:r>
        <w:t xml:space="preserve">/chi </w:t>
      </w:r>
      <w:proofErr w:type="spellStart"/>
      <w:r>
        <w:t>có</w:t>
      </w:r>
      <w:proofErr w:type="spellEnd"/>
      <w:r>
        <w:t xml:space="preserve"> </w:t>
      </w:r>
      <w:proofErr w:type="spellStart"/>
      <w:r>
        <w:t>luồng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nhau</w:t>
      </w:r>
      <w:proofErr w:type="spellEnd"/>
      <w:r>
        <w:t xml:space="preserve"> </w:t>
      </w:r>
      <w:proofErr w:type="spellStart"/>
      <w:r>
        <w:t>nên</w:t>
      </w:r>
      <w:proofErr w:type="spellEnd"/>
      <w:r>
        <w:t xml:space="preserve"> </w:t>
      </w:r>
      <w:proofErr w:type="spellStart"/>
      <w:r>
        <w:t>em</w:t>
      </w:r>
      <w:proofErr w:type="spellEnd"/>
      <w:r>
        <w:t xml:space="preserve"> </w:t>
      </w:r>
      <w:proofErr w:type="spellStart"/>
      <w:r>
        <w:t>xin</w:t>
      </w:r>
      <w:proofErr w:type="spellEnd"/>
      <w:r>
        <w:t xml:space="preserve"> </w:t>
      </w:r>
      <w:proofErr w:type="spellStart"/>
      <w:r>
        <w:t>phép</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chung</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này</w:t>
      </w:r>
      <w:proofErr w:type="spellEnd"/>
      <w:r>
        <w:t>.</w:t>
      </w:r>
    </w:p>
    <w:p w:rsidR="0017270F" w:rsidRDefault="00E62ED8">
      <w:proofErr w:type="spellStart"/>
      <w:r>
        <w:lastRenderedPageBreak/>
        <w:t>Người</w:t>
      </w:r>
      <w:proofErr w:type="spellEnd"/>
      <w:r>
        <w:t xml:space="preserve"> </w:t>
      </w:r>
      <w:proofErr w:type="spellStart"/>
      <w:r>
        <w:t>dùng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chọn</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dữ</w:t>
      </w:r>
      <w:proofErr w:type="spellEnd"/>
      <w:r>
        <w:t xml:space="preserve"> </w:t>
      </w:r>
      <w:proofErr w:type="spellStart"/>
      <w:r>
        <w:t>liệu</w:t>
      </w:r>
      <w:proofErr w:type="spellEnd"/>
      <w:r>
        <w:t>.</w:t>
      </w:r>
    </w:p>
    <w:p w:rsidR="0017270F" w:rsidRDefault="005E76C4">
      <w:pPr>
        <w:pStyle w:val="u5"/>
        <w:numPr>
          <w:ilvl w:val="4"/>
          <w:numId w:val="10"/>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phát</w:t>
      </w:r>
      <w:proofErr w:type="spellEnd"/>
      <w:r>
        <w:t xml:space="preserve"> </w:t>
      </w:r>
      <w:proofErr w:type="spellStart"/>
      <w:r>
        <w:t>sinh</w:t>
      </w:r>
      <w:proofErr w:type="spellEnd"/>
    </w:p>
    <w:p w:rsidR="0017270F" w:rsidRDefault="005E76C4">
      <w:pPr>
        <w:keepNext/>
        <w:pBdr>
          <w:top w:val="nil"/>
          <w:left w:val="nil"/>
          <w:bottom w:val="nil"/>
          <w:right w:val="nil"/>
          <w:between w:val="nil"/>
        </w:pBdr>
        <w:jc w:val="center"/>
        <w:rPr>
          <w:color w:val="000000"/>
          <w:sz w:val="24"/>
          <w:szCs w:val="24"/>
        </w:rPr>
      </w:pPr>
      <w:bookmarkStart w:id="167" w:name="_1mrcu09" w:colFirst="0" w:colLast="0"/>
      <w:bookmarkEnd w:id="167"/>
      <w:proofErr w:type="spellStart"/>
      <w:r>
        <w:rPr>
          <w:color w:val="000000"/>
          <w:sz w:val="24"/>
          <w:szCs w:val="24"/>
        </w:rPr>
        <w:t>Bảng</w:t>
      </w:r>
      <w:proofErr w:type="spellEnd"/>
      <w:r>
        <w:rPr>
          <w:color w:val="000000"/>
          <w:sz w:val="24"/>
          <w:szCs w:val="24"/>
        </w:rPr>
        <w:t xml:space="preserve"> 10 </w:t>
      </w:r>
      <w:proofErr w:type="spellStart"/>
      <w:r>
        <w:rPr>
          <w:color w:val="000000"/>
          <w:sz w:val="24"/>
          <w:szCs w:val="24"/>
        </w:rPr>
        <w:t>Đặc</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use case </w:t>
      </w:r>
      <w:proofErr w:type="spellStart"/>
      <w:r w:rsidR="00E62ED8">
        <w:rPr>
          <w:color w:val="000000"/>
          <w:sz w:val="24"/>
          <w:szCs w:val="24"/>
        </w:rPr>
        <w:t>Tìm</w:t>
      </w:r>
      <w:proofErr w:type="spellEnd"/>
      <w:r w:rsidR="00E62ED8">
        <w:rPr>
          <w:color w:val="000000"/>
          <w:sz w:val="24"/>
          <w:szCs w:val="24"/>
        </w:rPr>
        <w:t xml:space="preserve"> </w:t>
      </w:r>
      <w:proofErr w:type="spellStart"/>
      <w:r w:rsidR="00E62ED8">
        <w:rPr>
          <w:color w:val="000000"/>
          <w:sz w:val="24"/>
          <w:szCs w:val="24"/>
        </w:rPr>
        <w:t>kiếm</w:t>
      </w:r>
      <w:proofErr w:type="spellEnd"/>
      <w:r w:rsidR="00E62ED8">
        <w:rPr>
          <w:color w:val="000000"/>
          <w:sz w:val="24"/>
          <w:szCs w:val="24"/>
        </w:rPr>
        <w:t xml:space="preserve"> </w:t>
      </w:r>
      <w:proofErr w:type="spellStart"/>
      <w:r w:rsidR="00E62ED8">
        <w:rPr>
          <w:color w:val="000000"/>
          <w:sz w:val="24"/>
          <w:szCs w:val="24"/>
        </w:rPr>
        <w:t>phiếu</w:t>
      </w:r>
      <w:proofErr w:type="spellEnd"/>
      <w:r w:rsidR="00E62ED8">
        <w:rPr>
          <w:color w:val="000000"/>
          <w:sz w:val="24"/>
          <w:szCs w:val="24"/>
        </w:rPr>
        <w:t xml:space="preserve"> </w:t>
      </w:r>
      <w:proofErr w:type="spellStart"/>
      <w:r w:rsidR="00E62ED8">
        <w:rPr>
          <w:color w:val="000000"/>
          <w:sz w:val="24"/>
          <w:szCs w:val="24"/>
        </w:rPr>
        <w:t>xuất</w:t>
      </w:r>
      <w:proofErr w:type="spellEnd"/>
      <w:r w:rsidR="00E62ED8">
        <w:rPr>
          <w:color w:val="000000"/>
          <w:sz w:val="24"/>
          <w:szCs w:val="24"/>
        </w:rPr>
        <w:t>/</w:t>
      </w:r>
      <w:proofErr w:type="spellStart"/>
      <w:r w:rsidR="00E62ED8">
        <w:rPr>
          <w:color w:val="000000"/>
          <w:sz w:val="24"/>
          <w:szCs w:val="24"/>
        </w:rPr>
        <w:t>nhập</w:t>
      </w:r>
      <w:proofErr w:type="spellEnd"/>
      <w:r w:rsidR="00E62ED8">
        <w:rPr>
          <w:color w:val="000000"/>
          <w:sz w:val="24"/>
          <w:szCs w:val="24"/>
        </w:rPr>
        <w:t xml:space="preserve"> </w:t>
      </w:r>
      <w:proofErr w:type="spellStart"/>
      <w:r w:rsidR="00E62ED8">
        <w:rPr>
          <w:color w:val="000000"/>
          <w:sz w:val="24"/>
          <w:szCs w:val="24"/>
        </w:rPr>
        <w:t>kho</w:t>
      </w:r>
      <w:proofErr w:type="spellEnd"/>
      <w:r w:rsidR="00E62ED8">
        <w:rPr>
          <w:color w:val="000000"/>
          <w:sz w:val="24"/>
          <w:szCs w:val="24"/>
        </w:rPr>
        <w:t xml:space="preserve">, </w:t>
      </w:r>
      <w:proofErr w:type="spellStart"/>
      <w:r w:rsidR="00E62ED8">
        <w:rPr>
          <w:color w:val="000000"/>
          <w:sz w:val="24"/>
          <w:szCs w:val="24"/>
        </w:rPr>
        <w:t>thu</w:t>
      </w:r>
      <w:proofErr w:type="spellEnd"/>
      <w:r w:rsidR="00E62ED8">
        <w:rPr>
          <w:color w:val="000000"/>
          <w:sz w:val="24"/>
          <w:szCs w:val="24"/>
        </w:rPr>
        <w:t>/chi</w:t>
      </w:r>
    </w:p>
    <w:tbl>
      <w:tblPr>
        <w:tblStyle w:val="ac"/>
        <w:tblW w:w="8931" w:type="dxa"/>
        <w:jc w:val="center"/>
        <w:tblInd w:w="0" w:type="dxa"/>
        <w:tblLayout w:type="fixed"/>
        <w:tblLook w:val="0400" w:firstRow="0" w:lastRow="0" w:firstColumn="0" w:lastColumn="0" w:noHBand="0" w:noVBand="1"/>
      </w:tblPr>
      <w:tblGrid>
        <w:gridCol w:w="1345"/>
        <w:gridCol w:w="1710"/>
        <w:gridCol w:w="3041"/>
        <w:gridCol w:w="2835"/>
      </w:tblGrid>
      <w:tr w:rsidR="0017270F" w:rsidTr="00DD758F">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Mã</w:t>
            </w:r>
            <w:proofErr w:type="spellEnd"/>
            <w:r>
              <w:rPr>
                <w:b/>
                <w:color w:val="000000"/>
              </w:rPr>
              <w:t xml:space="preserve"> </w:t>
            </w:r>
            <w:proofErr w:type="spellStart"/>
            <w:r>
              <w:rPr>
                <w:b/>
                <w:color w:val="000000"/>
              </w:rPr>
              <w:t>UseCase</w:t>
            </w:r>
            <w:proofErr w:type="spellEnd"/>
          </w:p>
        </w:tc>
        <w:tc>
          <w:tcPr>
            <w:tcW w:w="1710" w:type="dxa"/>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UC</w:t>
            </w:r>
            <w:r w:rsidR="00E62ED8">
              <w:rPr>
                <w:color w:val="000000"/>
              </w:rPr>
              <w:t>TKP</w:t>
            </w:r>
          </w:p>
        </w:tc>
        <w:tc>
          <w:tcPr>
            <w:tcW w:w="3041" w:type="dxa"/>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Tên</w:t>
            </w:r>
            <w:proofErr w:type="spellEnd"/>
            <w:r>
              <w:rPr>
                <w:b/>
                <w:color w:val="000000"/>
              </w:rPr>
              <w:t xml:space="preserve"> </w:t>
            </w:r>
            <w:proofErr w:type="spellStart"/>
            <w:r>
              <w:rPr>
                <w:b/>
                <w:color w:val="000000"/>
              </w:rPr>
              <w:t>UseCase</w:t>
            </w:r>
            <w:proofErr w:type="spellEnd"/>
          </w:p>
        </w:tc>
        <w:tc>
          <w:tcPr>
            <w:tcW w:w="2835" w:type="dxa"/>
            <w:tcBorders>
              <w:top w:val="single" w:sz="4" w:space="0" w:color="000000"/>
              <w:left w:val="nil"/>
              <w:bottom w:val="single" w:sz="4" w:space="0" w:color="000000"/>
              <w:right w:val="single" w:sz="4" w:space="0" w:color="000000"/>
            </w:tcBorders>
            <w:shd w:val="clear" w:color="auto" w:fill="FFFFFF"/>
            <w:vAlign w:val="center"/>
          </w:tcPr>
          <w:p w:rsidR="0017270F" w:rsidRDefault="00E62ED8">
            <w:pPr>
              <w:spacing w:before="0" w:after="0"/>
              <w:rPr>
                <w:color w:val="000000"/>
              </w:rPr>
            </w:pPr>
            <w:proofErr w:type="spellStart"/>
            <w:r>
              <w:rPr>
                <w:color w:val="000000"/>
              </w:rPr>
              <w:t>Tìm</w:t>
            </w:r>
            <w:proofErr w:type="spellEnd"/>
            <w:r>
              <w:rPr>
                <w:color w:val="000000"/>
              </w:rPr>
              <w:t xml:space="preserve"> </w:t>
            </w:r>
            <w:proofErr w:type="spellStart"/>
            <w:r w:rsidR="00DD758F">
              <w:rPr>
                <w:color w:val="000000"/>
              </w:rPr>
              <w:t>phiếu</w:t>
            </w:r>
            <w:proofErr w:type="spellEnd"/>
            <w:r w:rsidR="00DD758F">
              <w:rPr>
                <w:color w:val="000000"/>
              </w:rPr>
              <w:t xml:space="preserve"> </w:t>
            </w:r>
          </w:p>
        </w:tc>
      </w:tr>
      <w:tr w:rsidR="0017270F" w:rsidTr="00DD758F">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Tác</w:t>
            </w:r>
            <w:proofErr w:type="spellEnd"/>
            <w:r>
              <w:rPr>
                <w:b/>
                <w:color w:val="000000"/>
              </w:rPr>
              <w:t xml:space="preserve"> </w:t>
            </w:r>
            <w:proofErr w:type="spellStart"/>
            <w:r>
              <w:rPr>
                <w:b/>
                <w:color w:val="000000"/>
              </w:rPr>
              <w:t>nhân</w:t>
            </w:r>
            <w:proofErr w:type="spellEnd"/>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DD758F">
            <w:pPr>
              <w:spacing w:before="0" w:after="0"/>
              <w:rPr>
                <w:color w:val="000000"/>
              </w:rPr>
            </w:pP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w:t>
            </w:r>
          </w:p>
        </w:tc>
      </w:tr>
      <w:tr w:rsidR="0017270F" w:rsidTr="00DD758F">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Điều</w:t>
            </w:r>
            <w:proofErr w:type="spellEnd"/>
            <w:r>
              <w:rPr>
                <w:b/>
                <w:color w:val="000000"/>
              </w:rPr>
              <w:t xml:space="preserve"> </w:t>
            </w:r>
            <w:proofErr w:type="spellStart"/>
            <w:r>
              <w:rPr>
                <w:b/>
                <w:color w:val="000000"/>
              </w:rPr>
              <w:t>kiện</w:t>
            </w:r>
            <w:proofErr w:type="spellEnd"/>
            <w:r>
              <w:rPr>
                <w:b/>
                <w:color w:val="000000"/>
              </w:rPr>
              <w:t xml:space="preserve"> </w:t>
            </w:r>
            <w:proofErr w:type="spellStart"/>
            <w:r>
              <w:rPr>
                <w:b/>
                <w:color w:val="000000"/>
              </w:rPr>
              <w:t>trước</w:t>
            </w:r>
            <w:proofErr w:type="spellEnd"/>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Đăng</w:t>
            </w:r>
            <w:proofErr w:type="spellEnd"/>
            <w:r>
              <w:rPr>
                <w:color w:val="000000"/>
              </w:rPr>
              <w:t xml:space="preserve"> </w:t>
            </w:r>
            <w:proofErr w:type="spellStart"/>
            <w:r>
              <w:rPr>
                <w:color w:val="000000"/>
              </w:rPr>
              <w:t>nhập</w:t>
            </w:r>
            <w:proofErr w:type="spellEnd"/>
          </w:p>
        </w:tc>
      </w:tr>
      <w:tr w:rsidR="0017270F">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rsidR="0017270F" w:rsidRDefault="005E76C4">
            <w:pPr>
              <w:spacing w:before="0" w:after="0"/>
              <w:jc w:val="center"/>
              <w:rPr>
                <w:b/>
                <w:color w:val="000000"/>
              </w:rPr>
            </w:pPr>
            <w:proofErr w:type="spellStart"/>
            <w:r>
              <w:rPr>
                <w:b/>
                <w:color w:val="000000"/>
              </w:rPr>
              <w:t>Luồng</w:t>
            </w:r>
            <w:proofErr w:type="spellEnd"/>
            <w:r>
              <w:rPr>
                <w:b/>
                <w:color w:val="000000"/>
              </w:rPr>
              <w:t xml:space="preserve"> </w:t>
            </w:r>
            <w:proofErr w:type="spellStart"/>
            <w:r>
              <w:rPr>
                <w:b/>
                <w:color w:val="000000"/>
              </w:rPr>
              <w:t>thực</w:t>
            </w:r>
            <w:proofErr w:type="spellEnd"/>
            <w:r>
              <w:rPr>
                <w:b/>
                <w:color w:val="000000"/>
              </w:rPr>
              <w:t xml:space="preserve"> </w:t>
            </w:r>
            <w:proofErr w:type="spellStart"/>
            <w:r>
              <w:rPr>
                <w:b/>
                <w:color w:val="000000"/>
              </w:rPr>
              <w:t>thi</w:t>
            </w:r>
            <w:proofErr w:type="spellEnd"/>
            <w:r>
              <w:rPr>
                <w:b/>
                <w:color w:val="000000"/>
              </w:rPr>
              <w:t xml:space="preserve"> </w:t>
            </w:r>
            <w:proofErr w:type="spellStart"/>
            <w:r>
              <w:rPr>
                <w:b/>
                <w:color w:val="000000"/>
              </w:rPr>
              <w:t>chính</w:t>
            </w:r>
            <w:proofErr w:type="spellEnd"/>
          </w:p>
        </w:tc>
      </w:tr>
      <w:tr w:rsidR="0017270F" w:rsidTr="00DD758F">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b/>
                <w:color w:val="000000"/>
              </w:rPr>
            </w:pPr>
            <w:r>
              <w:rPr>
                <w:b/>
                <w:color w:val="000000"/>
              </w:rPr>
              <w:t>No.</w:t>
            </w:r>
          </w:p>
        </w:tc>
        <w:tc>
          <w:tcPr>
            <w:tcW w:w="1710"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Thực</w:t>
            </w:r>
            <w:proofErr w:type="spellEnd"/>
            <w:r>
              <w:rPr>
                <w:b/>
                <w:color w:val="000000"/>
              </w:rPr>
              <w:t xml:space="preserve"> </w:t>
            </w:r>
            <w:proofErr w:type="spellStart"/>
            <w:r>
              <w:rPr>
                <w:b/>
                <w:color w:val="000000"/>
              </w:rPr>
              <w:t>hiện</w:t>
            </w:r>
            <w:proofErr w:type="spellEnd"/>
          </w:p>
        </w:tc>
        <w:tc>
          <w:tcPr>
            <w:tcW w:w="5876"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Hành</w:t>
            </w:r>
            <w:proofErr w:type="spellEnd"/>
            <w:r>
              <w:rPr>
                <w:b/>
                <w:color w:val="000000"/>
              </w:rPr>
              <w:t xml:space="preserve"> </w:t>
            </w:r>
            <w:proofErr w:type="spellStart"/>
            <w:r>
              <w:rPr>
                <w:b/>
                <w:color w:val="000000"/>
              </w:rPr>
              <w:t>động</w:t>
            </w:r>
            <w:proofErr w:type="spellEnd"/>
          </w:p>
        </w:tc>
      </w:tr>
      <w:tr w:rsidR="0017270F" w:rsidTr="00DD758F">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w:t>
            </w:r>
          </w:p>
        </w:tc>
        <w:tc>
          <w:tcPr>
            <w:tcW w:w="1710" w:type="dxa"/>
            <w:tcBorders>
              <w:top w:val="nil"/>
              <w:left w:val="nil"/>
              <w:bottom w:val="single" w:sz="4" w:space="0" w:color="000000"/>
              <w:right w:val="single" w:sz="4" w:space="0" w:color="000000"/>
            </w:tcBorders>
            <w:shd w:val="clear" w:color="auto" w:fill="FFFFFF"/>
            <w:vAlign w:val="center"/>
          </w:tcPr>
          <w:p w:rsidR="0017270F" w:rsidRDefault="00DD758F">
            <w:pPr>
              <w:spacing w:before="0" w:after="0"/>
              <w:rPr>
                <w:color w:val="000000"/>
              </w:rPr>
            </w:pPr>
            <w:proofErr w:type="spellStart"/>
            <w:r>
              <w:rPr>
                <w:color w:val="000000"/>
              </w:rPr>
              <w:t>Người</w:t>
            </w:r>
            <w:proofErr w:type="spellEnd"/>
            <w:r>
              <w:rPr>
                <w:color w:val="000000"/>
              </w:rPr>
              <w:t xml:space="preserve"> </w:t>
            </w:r>
            <w:proofErr w:type="spellStart"/>
            <w:r>
              <w:rPr>
                <w:color w:val="000000"/>
              </w:rPr>
              <w:t>dùng</w:t>
            </w:r>
            <w:proofErr w:type="spellEnd"/>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Vào</w:t>
            </w:r>
            <w:proofErr w:type="spellEnd"/>
            <w:r>
              <w:rPr>
                <w:color w:val="000000"/>
              </w:rPr>
              <w:t xml:space="preserve"> </w:t>
            </w:r>
            <w:proofErr w:type="spellStart"/>
            <w:r>
              <w:rPr>
                <w:color w:val="000000"/>
              </w:rPr>
              <w:t>trang</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sidR="00DD758F">
              <w:rPr>
                <w:color w:val="000000"/>
              </w:rPr>
              <w:t>phiếu</w:t>
            </w:r>
            <w:proofErr w:type="spellEnd"/>
          </w:p>
        </w:tc>
      </w:tr>
      <w:tr w:rsidR="0017270F" w:rsidTr="00DD758F">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2</w:t>
            </w:r>
          </w:p>
        </w:tc>
        <w:tc>
          <w:tcPr>
            <w:tcW w:w="171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 xml:space="preserve">Client </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diện</w:t>
            </w:r>
            <w:proofErr w:type="spellEnd"/>
            <w:r>
              <w:rPr>
                <w:color w:val="000000"/>
              </w:rPr>
              <w:t xml:space="preserve"> </w:t>
            </w:r>
            <w:proofErr w:type="spellStart"/>
            <w:r w:rsidR="00DD758F">
              <w:rPr>
                <w:color w:val="000000"/>
              </w:rPr>
              <w:t>trang</w:t>
            </w:r>
            <w:proofErr w:type="spellEnd"/>
            <w:r w:rsidR="00DD758F">
              <w:rPr>
                <w:color w:val="000000"/>
              </w:rPr>
              <w:t xml:space="preserve"> </w:t>
            </w:r>
            <w:proofErr w:type="spellStart"/>
            <w:r w:rsidR="00DD758F">
              <w:rPr>
                <w:color w:val="000000"/>
              </w:rPr>
              <w:t>quản</w:t>
            </w:r>
            <w:proofErr w:type="spellEnd"/>
            <w:r w:rsidR="00DD758F">
              <w:rPr>
                <w:color w:val="000000"/>
              </w:rPr>
              <w:t xml:space="preserve"> </w:t>
            </w:r>
            <w:proofErr w:type="spellStart"/>
            <w:r w:rsidR="00DD758F">
              <w:rPr>
                <w:color w:val="000000"/>
              </w:rPr>
              <w:t>lý</w:t>
            </w:r>
            <w:proofErr w:type="spellEnd"/>
          </w:p>
        </w:tc>
      </w:tr>
      <w:tr w:rsidR="0017270F" w:rsidTr="00DD758F">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5</w:t>
            </w:r>
          </w:p>
        </w:tc>
        <w:tc>
          <w:tcPr>
            <w:tcW w:w="1710" w:type="dxa"/>
            <w:tcBorders>
              <w:top w:val="nil"/>
              <w:left w:val="nil"/>
              <w:bottom w:val="single" w:sz="4" w:space="0" w:color="000000"/>
              <w:right w:val="single" w:sz="4" w:space="0" w:color="000000"/>
            </w:tcBorders>
            <w:shd w:val="clear" w:color="auto" w:fill="FFFFFF"/>
            <w:vAlign w:val="center"/>
          </w:tcPr>
          <w:p w:rsidR="0017270F" w:rsidRDefault="00DD758F">
            <w:pPr>
              <w:spacing w:before="0" w:after="0"/>
              <w:rPr>
                <w:color w:val="000000"/>
              </w:rPr>
            </w:pPr>
            <w:proofErr w:type="spellStart"/>
            <w:r>
              <w:rPr>
                <w:color w:val="000000"/>
              </w:rPr>
              <w:t>Người</w:t>
            </w:r>
            <w:proofErr w:type="spellEnd"/>
            <w:r>
              <w:rPr>
                <w:color w:val="000000"/>
              </w:rPr>
              <w:t xml:space="preserve"> </w:t>
            </w:r>
            <w:proofErr w:type="spellStart"/>
            <w:r>
              <w:rPr>
                <w:color w:val="000000"/>
              </w:rPr>
              <w:t>dùng</w:t>
            </w:r>
            <w:proofErr w:type="spellEnd"/>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Nhập</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thông</w:t>
            </w:r>
            <w:proofErr w:type="spellEnd"/>
            <w:r>
              <w:rPr>
                <w:color w:val="000000"/>
              </w:rPr>
              <w:t xml:space="preserve"> tin </w:t>
            </w:r>
            <w:proofErr w:type="spellStart"/>
            <w:r w:rsidR="00DD758F">
              <w:rPr>
                <w:color w:val="000000"/>
              </w:rPr>
              <w:t>phiếu</w:t>
            </w:r>
            <w:proofErr w:type="spellEnd"/>
            <w:r w:rsidR="00DD758F">
              <w:rPr>
                <w:color w:val="000000"/>
              </w:rPr>
              <w:t xml:space="preserve"> </w:t>
            </w:r>
            <w:proofErr w:type="spellStart"/>
            <w:r w:rsidR="00DD758F">
              <w:rPr>
                <w:color w:val="000000"/>
              </w:rPr>
              <w:t>cần</w:t>
            </w:r>
            <w:proofErr w:type="spellEnd"/>
            <w:r w:rsidR="00DD758F">
              <w:rPr>
                <w:color w:val="000000"/>
              </w:rPr>
              <w:t xml:space="preserve"> </w:t>
            </w:r>
            <w:proofErr w:type="spellStart"/>
            <w:r w:rsidR="00DD758F">
              <w:rPr>
                <w:color w:val="000000"/>
              </w:rPr>
              <w:t>tìm</w:t>
            </w:r>
            <w:proofErr w:type="spellEnd"/>
            <w:r w:rsidR="00DD758F">
              <w:rPr>
                <w:color w:val="000000"/>
              </w:rPr>
              <w:t xml:space="preserve"> </w:t>
            </w:r>
            <w:proofErr w:type="spellStart"/>
            <w:r w:rsidR="00DD758F">
              <w:rPr>
                <w:color w:val="000000"/>
              </w:rPr>
              <w:t>kèm</w:t>
            </w:r>
            <w:proofErr w:type="spellEnd"/>
            <w:r w:rsidR="00DD758F">
              <w:rPr>
                <w:color w:val="000000"/>
              </w:rPr>
              <w:t xml:space="preserve"> </w:t>
            </w:r>
            <w:proofErr w:type="spellStart"/>
            <w:r w:rsidR="00DD758F">
              <w:rPr>
                <w:color w:val="000000"/>
              </w:rPr>
              <w:t>điều</w:t>
            </w:r>
            <w:proofErr w:type="spellEnd"/>
            <w:r w:rsidR="00DD758F">
              <w:rPr>
                <w:color w:val="000000"/>
              </w:rPr>
              <w:t xml:space="preserve"> </w:t>
            </w:r>
            <w:proofErr w:type="spellStart"/>
            <w:r w:rsidR="00DD758F">
              <w:rPr>
                <w:color w:val="000000"/>
              </w:rPr>
              <w:t>kiện</w:t>
            </w:r>
            <w:proofErr w:type="spellEnd"/>
            <w:r w:rsidR="00DD758F">
              <w:rPr>
                <w:color w:val="000000"/>
              </w:rPr>
              <w:t xml:space="preserve"> </w:t>
            </w:r>
            <w:proofErr w:type="spellStart"/>
            <w:r w:rsidR="00DD758F">
              <w:rPr>
                <w:color w:val="000000"/>
              </w:rPr>
              <w:t>tìm</w:t>
            </w:r>
            <w:proofErr w:type="spellEnd"/>
            <w:r w:rsidR="00DD758F">
              <w:rPr>
                <w:color w:val="000000"/>
              </w:rPr>
              <w:t xml:space="preserve"> </w:t>
            </w:r>
            <w:proofErr w:type="spellStart"/>
            <w:r w:rsidR="00DD758F">
              <w:rPr>
                <w:color w:val="000000"/>
              </w:rPr>
              <w:t>kiếm</w:t>
            </w:r>
            <w:proofErr w:type="spellEnd"/>
          </w:p>
        </w:tc>
      </w:tr>
      <w:tr w:rsidR="0017270F" w:rsidTr="00DD758F">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6</w:t>
            </w:r>
          </w:p>
        </w:tc>
        <w:tc>
          <w:tcPr>
            <w:tcW w:w="171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Lấy</w:t>
            </w:r>
            <w:proofErr w:type="spellEnd"/>
            <w:r>
              <w:rPr>
                <w:color w:val="000000"/>
              </w:rPr>
              <w:t xml:space="preserve"> </w:t>
            </w:r>
            <w:proofErr w:type="spellStart"/>
            <w:r>
              <w:rPr>
                <w:color w:val="000000"/>
              </w:rPr>
              <w:t>nội</w:t>
            </w:r>
            <w:proofErr w:type="spellEnd"/>
            <w:r>
              <w:rPr>
                <w:color w:val="000000"/>
              </w:rPr>
              <w:t xml:space="preserve"> dung </w:t>
            </w:r>
            <w:proofErr w:type="spellStart"/>
            <w:r>
              <w:rPr>
                <w:color w:val="000000"/>
              </w:rPr>
              <w:t>các</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tìm</w:t>
            </w:r>
            <w:proofErr w:type="spellEnd"/>
            <w:r w:rsidR="00DD758F">
              <w:rPr>
                <w:color w:val="000000"/>
              </w:rPr>
              <w:t xml:space="preserve"> </w:t>
            </w:r>
            <w:proofErr w:type="spellStart"/>
            <w:r w:rsidR="00DD758F">
              <w:rPr>
                <w:color w:val="000000"/>
              </w:rPr>
              <w:t>kèm</w:t>
            </w:r>
            <w:proofErr w:type="spellEnd"/>
            <w:r w:rsidR="00DD758F">
              <w:rPr>
                <w:color w:val="000000"/>
              </w:rPr>
              <w:t xml:space="preserve"> </w:t>
            </w:r>
            <w:proofErr w:type="spellStart"/>
            <w:r w:rsidR="00DD758F">
              <w:rPr>
                <w:color w:val="000000"/>
              </w:rPr>
              <w:t>điều</w:t>
            </w:r>
            <w:proofErr w:type="spellEnd"/>
            <w:r w:rsidR="00DD758F">
              <w:rPr>
                <w:color w:val="000000"/>
              </w:rPr>
              <w:t xml:space="preserve"> </w:t>
            </w:r>
            <w:proofErr w:type="spellStart"/>
            <w:r w:rsidR="00DD758F">
              <w:rPr>
                <w:color w:val="000000"/>
              </w:rPr>
              <w:t>kiện</w:t>
            </w:r>
            <w:proofErr w:type="spellEnd"/>
          </w:p>
        </w:tc>
      </w:tr>
      <w:tr w:rsidR="0017270F" w:rsidTr="00DD758F">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7</w:t>
            </w:r>
          </w:p>
        </w:tc>
        <w:tc>
          <w:tcPr>
            <w:tcW w:w="171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Gửi</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lên</w:t>
            </w:r>
            <w:proofErr w:type="spellEnd"/>
            <w:r>
              <w:rPr>
                <w:color w:val="000000"/>
              </w:rPr>
              <w:t xml:space="preserve"> server</w:t>
            </w:r>
          </w:p>
        </w:tc>
      </w:tr>
      <w:tr w:rsidR="0017270F" w:rsidTr="00DD758F">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8</w:t>
            </w:r>
          </w:p>
        </w:tc>
        <w:tc>
          <w:tcPr>
            <w:tcW w:w="171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Nhận</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p>
        </w:tc>
      </w:tr>
      <w:tr w:rsidR="0017270F" w:rsidTr="00DD758F">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9</w:t>
            </w:r>
          </w:p>
        </w:tc>
        <w:tc>
          <w:tcPr>
            <w:tcW w:w="171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Trả</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cho</w:t>
            </w:r>
            <w:proofErr w:type="spellEnd"/>
            <w:r>
              <w:rPr>
                <w:color w:val="000000"/>
              </w:rPr>
              <w:t xml:space="preserve"> client</w:t>
            </w:r>
          </w:p>
        </w:tc>
      </w:tr>
      <w:tr w:rsidR="0017270F" w:rsidTr="00DD758F">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10</w:t>
            </w:r>
          </w:p>
        </w:tc>
        <w:tc>
          <w:tcPr>
            <w:tcW w:w="171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danh</w:t>
            </w:r>
            <w:proofErr w:type="spellEnd"/>
            <w:r>
              <w:rPr>
                <w:color w:val="000000"/>
              </w:rPr>
              <w:t xml:space="preserve"> </w:t>
            </w:r>
            <w:proofErr w:type="spellStart"/>
            <w:r>
              <w:rPr>
                <w:color w:val="000000"/>
              </w:rPr>
              <w:t>sách</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phần</w:t>
            </w:r>
            <w:proofErr w:type="spellEnd"/>
          </w:p>
        </w:tc>
      </w:tr>
      <w:tr w:rsidR="0017270F">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rsidR="0017270F" w:rsidRDefault="005E76C4">
            <w:pPr>
              <w:spacing w:before="0" w:after="0"/>
              <w:jc w:val="center"/>
              <w:rPr>
                <w:b/>
                <w:color w:val="000000"/>
              </w:rPr>
            </w:pPr>
            <w:proofErr w:type="spellStart"/>
            <w:r>
              <w:rPr>
                <w:b/>
                <w:color w:val="000000"/>
              </w:rPr>
              <w:t>Luồng</w:t>
            </w:r>
            <w:proofErr w:type="spellEnd"/>
            <w:r>
              <w:rPr>
                <w:b/>
                <w:color w:val="000000"/>
              </w:rPr>
              <w:t xml:space="preserve"> </w:t>
            </w:r>
            <w:proofErr w:type="spellStart"/>
            <w:r>
              <w:rPr>
                <w:b/>
                <w:color w:val="000000"/>
              </w:rPr>
              <w:t>thực</w:t>
            </w:r>
            <w:proofErr w:type="spellEnd"/>
            <w:r>
              <w:rPr>
                <w:b/>
                <w:color w:val="000000"/>
              </w:rPr>
              <w:t xml:space="preserve"> </w:t>
            </w:r>
            <w:proofErr w:type="spellStart"/>
            <w:r>
              <w:rPr>
                <w:b/>
                <w:color w:val="000000"/>
              </w:rPr>
              <w:t>thi</w:t>
            </w:r>
            <w:proofErr w:type="spellEnd"/>
            <w:r>
              <w:rPr>
                <w:b/>
                <w:color w:val="000000"/>
              </w:rPr>
              <w:t xml:space="preserve"> </w:t>
            </w:r>
            <w:proofErr w:type="spellStart"/>
            <w:r>
              <w:rPr>
                <w:b/>
                <w:color w:val="000000"/>
              </w:rPr>
              <w:t>mở</w:t>
            </w:r>
            <w:proofErr w:type="spellEnd"/>
            <w:r>
              <w:rPr>
                <w:b/>
                <w:color w:val="000000"/>
              </w:rPr>
              <w:t xml:space="preserve"> </w:t>
            </w:r>
            <w:proofErr w:type="spellStart"/>
            <w:r>
              <w:rPr>
                <w:b/>
                <w:color w:val="000000"/>
              </w:rPr>
              <w:t>rộng</w:t>
            </w:r>
            <w:proofErr w:type="spellEnd"/>
          </w:p>
        </w:tc>
      </w:tr>
      <w:tr w:rsidR="0017270F" w:rsidTr="00DD758F">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b/>
                <w:color w:val="000000"/>
              </w:rPr>
            </w:pPr>
            <w:r>
              <w:rPr>
                <w:b/>
                <w:color w:val="000000"/>
              </w:rPr>
              <w:t>No.</w:t>
            </w:r>
          </w:p>
        </w:tc>
        <w:tc>
          <w:tcPr>
            <w:tcW w:w="1710"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Thực</w:t>
            </w:r>
            <w:proofErr w:type="spellEnd"/>
            <w:r>
              <w:rPr>
                <w:b/>
                <w:color w:val="000000"/>
              </w:rPr>
              <w:t xml:space="preserve"> </w:t>
            </w:r>
            <w:proofErr w:type="spellStart"/>
            <w:r>
              <w:rPr>
                <w:b/>
                <w:color w:val="000000"/>
              </w:rPr>
              <w:t>hiện</w:t>
            </w:r>
            <w:proofErr w:type="spellEnd"/>
          </w:p>
        </w:tc>
        <w:tc>
          <w:tcPr>
            <w:tcW w:w="5876"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Hành</w:t>
            </w:r>
            <w:proofErr w:type="spellEnd"/>
            <w:r>
              <w:rPr>
                <w:b/>
                <w:color w:val="000000"/>
              </w:rPr>
              <w:t xml:space="preserve"> </w:t>
            </w:r>
            <w:proofErr w:type="spellStart"/>
            <w:r>
              <w:rPr>
                <w:b/>
                <w:color w:val="000000"/>
              </w:rPr>
              <w:t>động</w:t>
            </w:r>
            <w:proofErr w:type="spellEnd"/>
          </w:p>
        </w:tc>
      </w:tr>
      <w:tr w:rsidR="0017270F" w:rsidTr="00DD758F">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1a</w:t>
            </w:r>
          </w:p>
        </w:tc>
        <w:tc>
          <w:tcPr>
            <w:tcW w:w="1710"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r>
              <w:rPr>
                <w:color w:val="000000"/>
              </w:rPr>
              <w:t>Server</w:t>
            </w:r>
          </w:p>
        </w:tc>
        <w:tc>
          <w:tcPr>
            <w:tcW w:w="5876"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trước</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chưa</w:t>
            </w:r>
            <w:proofErr w:type="spellEnd"/>
          </w:p>
        </w:tc>
      </w:tr>
      <w:tr w:rsidR="0017270F" w:rsidTr="00DD758F">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 xml:space="preserve">1b </w:t>
            </w:r>
          </w:p>
        </w:tc>
        <w:tc>
          <w:tcPr>
            <w:tcW w:w="1710"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r>
              <w:rPr>
                <w:color w:val="000000"/>
              </w:rPr>
              <w:t>Client</w:t>
            </w:r>
          </w:p>
        </w:tc>
        <w:tc>
          <w:tcPr>
            <w:tcW w:w="5876"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báo</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lệ</w:t>
            </w:r>
            <w:proofErr w:type="spellEnd"/>
          </w:p>
        </w:tc>
      </w:tr>
      <w:tr w:rsidR="0017270F" w:rsidTr="00DD758F">
        <w:trPr>
          <w:trHeight w:val="68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6a</w:t>
            </w:r>
          </w:p>
        </w:tc>
        <w:tc>
          <w:tcPr>
            <w:tcW w:w="171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nội</w:t>
            </w:r>
            <w:proofErr w:type="spellEnd"/>
            <w:r>
              <w:rPr>
                <w:color w:val="000000"/>
              </w:rPr>
              <w:t xml:space="preserve"> dung </w:t>
            </w:r>
            <w:proofErr w:type="spellStart"/>
            <w:r>
              <w:rPr>
                <w:color w:val="000000"/>
              </w:rPr>
              <w:t>các</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sửa</w:t>
            </w:r>
            <w:proofErr w:type="spellEnd"/>
            <w:r>
              <w:rPr>
                <w:color w:val="000000"/>
              </w:rPr>
              <w:t xml:space="preserve">, </w:t>
            </w: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lệ</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17270F" w:rsidTr="00DD758F">
        <w:trPr>
          <w:trHeight w:val="68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6b</w:t>
            </w:r>
          </w:p>
        </w:tc>
        <w:tc>
          <w:tcPr>
            <w:tcW w:w="171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Đóng</w:t>
            </w:r>
            <w:proofErr w:type="spellEnd"/>
            <w:r>
              <w:rPr>
                <w:color w:val="000000"/>
              </w:rPr>
              <w:t xml:space="preserve"> </w:t>
            </w:r>
            <w:proofErr w:type="spellStart"/>
            <w:r>
              <w:rPr>
                <w:color w:val="000000"/>
              </w:rPr>
              <w:t>gói</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17270F" w:rsidTr="00DD758F">
        <w:trPr>
          <w:trHeight w:val="68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7a</w:t>
            </w:r>
          </w:p>
        </w:tc>
        <w:tc>
          <w:tcPr>
            <w:tcW w:w="17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876"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r w:rsidR="00DD758F">
              <w:rPr>
                <w:color w:val="000000"/>
              </w:rPr>
              <w:t>loading</w:t>
            </w:r>
          </w:p>
        </w:tc>
      </w:tr>
      <w:tr w:rsidR="0017270F" w:rsidTr="00DD758F">
        <w:trPr>
          <w:trHeight w:val="68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lastRenderedPageBreak/>
              <w:t>7b</w:t>
            </w:r>
          </w:p>
        </w:tc>
        <w:tc>
          <w:tcPr>
            <w:tcW w:w="17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5876"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SQL Injection</w:t>
            </w:r>
          </w:p>
        </w:tc>
      </w:tr>
      <w:tr w:rsidR="0017270F" w:rsidTr="00DD758F">
        <w:trPr>
          <w:trHeight w:val="68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10a</w:t>
            </w:r>
          </w:p>
        </w:tc>
        <w:tc>
          <w:tcPr>
            <w:tcW w:w="17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876"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báo</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thi</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p>
        </w:tc>
      </w:tr>
      <w:tr w:rsidR="0017270F" w:rsidTr="00DD758F">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Điều</w:t>
            </w:r>
            <w:proofErr w:type="spellEnd"/>
            <w:r>
              <w:rPr>
                <w:b/>
                <w:color w:val="000000"/>
              </w:rPr>
              <w:t xml:space="preserve"> </w:t>
            </w:r>
            <w:proofErr w:type="spellStart"/>
            <w:r>
              <w:rPr>
                <w:b/>
                <w:color w:val="000000"/>
              </w:rPr>
              <w:t>kiện</w:t>
            </w:r>
            <w:proofErr w:type="spellEnd"/>
            <w:r>
              <w:rPr>
                <w:b/>
                <w:color w:val="000000"/>
              </w:rPr>
              <w:t xml:space="preserve"> </w:t>
            </w:r>
            <w:proofErr w:type="spellStart"/>
            <w:r>
              <w:rPr>
                <w:b/>
                <w:color w:val="000000"/>
              </w:rPr>
              <w:t>sau</w:t>
            </w:r>
            <w:proofErr w:type="spellEnd"/>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t>Không</w:t>
            </w:r>
            <w:proofErr w:type="spellEnd"/>
          </w:p>
        </w:tc>
      </w:tr>
    </w:tbl>
    <w:p w:rsidR="0017270F" w:rsidRDefault="005E76C4">
      <w:pPr>
        <w:pStyle w:val="u5"/>
        <w:numPr>
          <w:ilvl w:val="4"/>
          <w:numId w:val="10"/>
        </w:numPr>
      </w:pPr>
      <w:proofErr w:type="spellStart"/>
      <w:r>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rsidR="00DD758F">
        <w:t>phiếu</w:t>
      </w:r>
      <w:proofErr w:type="spellEnd"/>
    </w:p>
    <w:p w:rsidR="0017270F" w:rsidRDefault="005E76C4">
      <w:pPr>
        <w:keepNext/>
        <w:pBdr>
          <w:top w:val="nil"/>
          <w:left w:val="nil"/>
          <w:bottom w:val="nil"/>
          <w:right w:val="nil"/>
          <w:between w:val="nil"/>
        </w:pBdr>
        <w:jc w:val="center"/>
        <w:rPr>
          <w:color w:val="000000"/>
          <w:sz w:val="24"/>
          <w:szCs w:val="24"/>
        </w:rPr>
      </w:pPr>
      <w:bookmarkStart w:id="168" w:name="_46r0co2" w:colFirst="0" w:colLast="0"/>
      <w:bookmarkEnd w:id="168"/>
      <w:proofErr w:type="spellStart"/>
      <w:r>
        <w:rPr>
          <w:color w:val="000000"/>
          <w:sz w:val="24"/>
          <w:szCs w:val="24"/>
        </w:rPr>
        <w:t>Bảng</w:t>
      </w:r>
      <w:proofErr w:type="spellEnd"/>
      <w:r>
        <w:rPr>
          <w:color w:val="000000"/>
          <w:sz w:val="24"/>
          <w:szCs w:val="24"/>
        </w:rPr>
        <w:t xml:space="preserve"> 11 </w:t>
      </w:r>
      <w:proofErr w:type="spellStart"/>
      <w:r>
        <w:rPr>
          <w:color w:val="000000"/>
          <w:sz w:val="24"/>
          <w:szCs w:val="24"/>
        </w:rPr>
        <w:t>Mô</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w:t>
      </w:r>
      <w:proofErr w:type="spellStart"/>
      <w:r>
        <w:rPr>
          <w:color w:val="000000"/>
          <w:sz w:val="24"/>
          <w:szCs w:val="24"/>
        </w:rPr>
        <w:t>dữ</w:t>
      </w:r>
      <w:proofErr w:type="spellEnd"/>
      <w:r>
        <w:rPr>
          <w:color w:val="000000"/>
          <w:sz w:val="24"/>
          <w:szCs w:val="24"/>
        </w:rPr>
        <w:t xml:space="preserve"> </w:t>
      </w:r>
      <w:proofErr w:type="spellStart"/>
      <w:r>
        <w:rPr>
          <w:color w:val="000000"/>
          <w:sz w:val="24"/>
          <w:szCs w:val="24"/>
        </w:rPr>
        <w:t>liệu</w:t>
      </w:r>
      <w:proofErr w:type="spellEnd"/>
      <w:r>
        <w:rPr>
          <w:color w:val="000000"/>
          <w:sz w:val="24"/>
          <w:szCs w:val="24"/>
        </w:rPr>
        <w:t xml:space="preserve"> </w:t>
      </w:r>
      <w:proofErr w:type="spellStart"/>
      <w:r w:rsidR="00DD758F">
        <w:rPr>
          <w:color w:val="000000"/>
          <w:sz w:val="24"/>
          <w:szCs w:val="24"/>
        </w:rPr>
        <w:t>Phiếu</w:t>
      </w:r>
      <w:proofErr w:type="spellEnd"/>
    </w:p>
    <w:tbl>
      <w:tblPr>
        <w:tblStyle w:val="ad"/>
        <w:tblW w:w="963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9"/>
        <w:gridCol w:w="2150"/>
        <w:gridCol w:w="1846"/>
        <w:gridCol w:w="1277"/>
        <w:gridCol w:w="1839"/>
        <w:gridCol w:w="1842"/>
      </w:tblGrid>
      <w:tr w:rsidR="0017270F">
        <w:trPr>
          <w:trHeight w:val="420"/>
        </w:trPr>
        <w:tc>
          <w:tcPr>
            <w:tcW w:w="679" w:type="dxa"/>
          </w:tcPr>
          <w:p w:rsidR="0017270F" w:rsidRDefault="005E76C4">
            <w:pPr>
              <w:spacing w:before="0" w:after="0"/>
            </w:pPr>
            <w:r>
              <w:t>STT</w:t>
            </w:r>
          </w:p>
        </w:tc>
        <w:tc>
          <w:tcPr>
            <w:tcW w:w="2150" w:type="dxa"/>
          </w:tcPr>
          <w:p w:rsidR="0017270F" w:rsidRDefault="005E76C4">
            <w:pPr>
              <w:spacing w:before="0" w:after="0"/>
            </w:pPr>
            <w:proofErr w:type="spellStart"/>
            <w:r>
              <w:t>Trường</w:t>
            </w:r>
            <w:proofErr w:type="spellEnd"/>
            <w:r>
              <w:t xml:space="preserve"> </w:t>
            </w:r>
            <w:proofErr w:type="spellStart"/>
            <w:r>
              <w:t>Dữ</w:t>
            </w:r>
            <w:proofErr w:type="spellEnd"/>
            <w:r>
              <w:t xml:space="preserve"> </w:t>
            </w:r>
            <w:proofErr w:type="spellStart"/>
            <w:r>
              <w:t>Liệu</w:t>
            </w:r>
            <w:proofErr w:type="spellEnd"/>
          </w:p>
        </w:tc>
        <w:tc>
          <w:tcPr>
            <w:tcW w:w="1846" w:type="dxa"/>
          </w:tcPr>
          <w:p w:rsidR="0017270F" w:rsidRDefault="005E76C4">
            <w:pPr>
              <w:spacing w:before="0" w:after="0"/>
            </w:pPr>
            <w:proofErr w:type="spellStart"/>
            <w:r>
              <w:t>Mô</w:t>
            </w:r>
            <w:proofErr w:type="spellEnd"/>
            <w:r>
              <w:t xml:space="preserve"> </w:t>
            </w:r>
            <w:proofErr w:type="spellStart"/>
            <w:r>
              <w:t>Tả</w:t>
            </w:r>
            <w:proofErr w:type="spellEnd"/>
          </w:p>
        </w:tc>
        <w:tc>
          <w:tcPr>
            <w:tcW w:w="1277" w:type="dxa"/>
          </w:tcPr>
          <w:p w:rsidR="0017270F" w:rsidRDefault="005E76C4">
            <w:pPr>
              <w:spacing w:before="0" w:after="0"/>
            </w:pPr>
            <w:proofErr w:type="spellStart"/>
            <w:r>
              <w:t>Bắt</w:t>
            </w:r>
            <w:proofErr w:type="spellEnd"/>
            <w:r>
              <w:t xml:space="preserve"> </w:t>
            </w:r>
            <w:proofErr w:type="spellStart"/>
            <w:r>
              <w:t>Buộc</w:t>
            </w:r>
            <w:proofErr w:type="spellEnd"/>
          </w:p>
        </w:tc>
        <w:tc>
          <w:tcPr>
            <w:tcW w:w="1839" w:type="dxa"/>
          </w:tcPr>
          <w:p w:rsidR="0017270F" w:rsidRDefault="005E76C4">
            <w:pPr>
              <w:spacing w:before="0" w:after="0"/>
            </w:pPr>
            <w:proofErr w:type="spellStart"/>
            <w:r>
              <w:t>Điều</w:t>
            </w:r>
            <w:proofErr w:type="spellEnd"/>
            <w:r>
              <w:t xml:space="preserve"> </w:t>
            </w:r>
            <w:proofErr w:type="spellStart"/>
            <w:r>
              <w:t>Kiện</w:t>
            </w:r>
            <w:proofErr w:type="spellEnd"/>
            <w:r>
              <w:t xml:space="preserve"> </w:t>
            </w:r>
            <w:proofErr w:type="spellStart"/>
            <w:r>
              <w:t>Hợp</w:t>
            </w:r>
            <w:proofErr w:type="spellEnd"/>
            <w:r>
              <w:t xml:space="preserve"> </w:t>
            </w:r>
            <w:proofErr w:type="spellStart"/>
            <w:r>
              <w:t>Lệ</w:t>
            </w:r>
            <w:proofErr w:type="spellEnd"/>
            <w:r>
              <w:t xml:space="preserve"> </w:t>
            </w:r>
          </w:p>
        </w:tc>
        <w:tc>
          <w:tcPr>
            <w:tcW w:w="1842" w:type="dxa"/>
          </w:tcPr>
          <w:p w:rsidR="0017270F" w:rsidRDefault="005E76C4">
            <w:pPr>
              <w:spacing w:before="0" w:after="0"/>
            </w:pPr>
            <w:proofErr w:type="spellStart"/>
            <w:r>
              <w:t>Ví</w:t>
            </w:r>
            <w:proofErr w:type="spellEnd"/>
            <w:r>
              <w:t xml:space="preserve"> </w:t>
            </w:r>
            <w:proofErr w:type="spellStart"/>
            <w:r>
              <w:t>Dụ</w:t>
            </w:r>
            <w:proofErr w:type="spellEnd"/>
          </w:p>
        </w:tc>
      </w:tr>
      <w:tr w:rsidR="0017270F">
        <w:tc>
          <w:tcPr>
            <w:tcW w:w="679" w:type="dxa"/>
          </w:tcPr>
          <w:p w:rsidR="0017270F" w:rsidRDefault="005E76C4">
            <w:pPr>
              <w:spacing w:before="0" w:after="0"/>
            </w:pPr>
            <w:r>
              <w:t>1</w:t>
            </w:r>
          </w:p>
        </w:tc>
        <w:tc>
          <w:tcPr>
            <w:tcW w:w="2150" w:type="dxa"/>
          </w:tcPr>
          <w:p w:rsidR="0017270F" w:rsidRDefault="00DD758F">
            <w:pPr>
              <w:spacing w:before="0" w:after="0"/>
            </w:pPr>
            <w:proofErr w:type="spellStart"/>
            <w:r>
              <w:t>Số</w:t>
            </w:r>
            <w:proofErr w:type="spellEnd"/>
            <w:r>
              <w:t xml:space="preserve"> </w:t>
            </w:r>
            <w:proofErr w:type="spellStart"/>
            <w:r>
              <w:t>phiếu</w:t>
            </w:r>
            <w:proofErr w:type="spellEnd"/>
          </w:p>
        </w:tc>
        <w:tc>
          <w:tcPr>
            <w:tcW w:w="1846" w:type="dxa"/>
          </w:tcPr>
          <w:p w:rsidR="0017270F" w:rsidRDefault="0017270F">
            <w:pPr>
              <w:spacing w:before="0" w:after="0"/>
            </w:pPr>
          </w:p>
        </w:tc>
        <w:tc>
          <w:tcPr>
            <w:tcW w:w="1277" w:type="dxa"/>
          </w:tcPr>
          <w:p w:rsidR="0017270F" w:rsidRDefault="005E76C4">
            <w:pPr>
              <w:spacing w:before="0" w:after="0"/>
            </w:pPr>
            <w:proofErr w:type="spellStart"/>
            <w:r>
              <w:t>Không</w:t>
            </w:r>
            <w:proofErr w:type="spellEnd"/>
          </w:p>
        </w:tc>
        <w:tc>
          <w:tcPr>
            <w:tcW w:w="1839" w:type="dxa"/>
          </w:tcPr>
          <w:p w:rsidR="0017270F" w:rsidRDefault="005E76C4">
            <w:pPr>
              <w:spacing w:before="0" w:after="0"/>
            </w:pPr>
            <w:proofErr w:type="spellStart"/>
            <w:r>
              <w:t>Là</w:t>
            </w:r>
            <w:proofErr w:type="spellEnd"/>
            <w:r>
              <w:t xml:space="preserve"> 1 </w:t>
            </w:r>
            <w:proofErr w:type="spellStart"/>
            <w:r>
              <w:t>chuỗi</w:t>
            </w:r>
            <w:proofErr w:type="spellEnd"/>
          </w:p>
        </w:tc>
        <w:tc>
          <w:tcPr>
            <w:tcW w:w="1842" w:type="dxa"/>
          </w:tcPr>
          <w:p w:rsidR="0017270F" w:rsidRDefault="00DD758F">
            <w:pPr>
              <w:spacing w:before="0" w:after="0"/>
            </w:pPr>
            <w:r>
              <w:t>PT000324</w:t>
            </w:r>
          </w:p>
        </w:tc>
      </w:tr>
      <w:tr w:rsidR="0017270F">
        <w:tc>
          <w:tcPr>
            <w:tcW w:w="679" w:type="dxa"/>
          </w:tcPr>
          <w:p w:rsidR="0017270F" w:rsidRDefault="005E76C4">
            <w:pPr>
              <w:spacing w:before="0" w:after="0"/>
            </w:pPr>
            <w:r>
              <w:t>2</w:t>
            </w:r>
          </w:p>
        </w:tc>
        <w:tc>
          <w:tcPr>
            <w:tcW w:w="2150" w:type="dxa"/>
          </w:tcPr>
          <w:p w:rsidR="0017270F" w:rsidRDefault="00DD758F">
            <w:pPr>
              <w:spacing w:before="0" w:after="0"/>
            </w:pPr>
            <w:proofErr w:type="spellStart"/>
            <w:r>
              <w:t>Ngày</w:t>
            </w:r>
            <w:proofErr w:type="spellEnd"/>
            <w:r>
              <w:t xml:space="preserve"> </w:t>
            </w:r>
            <w:proofErr w:type="spellStart"/>
            <w:r>
              <w:t>xuất</w:t>
            </w:r>
            <w:proofErr w:type="spellEnd"/>
            <w:r>
              <w:t xml:space="preserve"> </w:t>
            </w:r>
            <w:proofErr w:type="spellStart"/>
            <w:r>
              <w:t>phiếu</w:t>
            </w:r>
            <w:proofErr w:type="spellEnd"/>
          </w:p>
        </w:tc>
        <w:tc>
          <w:tcPr>
            <w:tcW w:w="1846" w:type="dxa"/>
          </w:tcPr>
          <w:p w:rsidR="0017270F" w:rsidRDefault="0017270F">
            <w:pPr>
              <w:spacing w:before="0" w:after="0"/>
            </w:pPr>
          </w:p>
        </w:tc>
        <w:tc>
          <w:tcPr>
            <w:tcW w:w="1277" w:type="dxa"/>
          </w:tcPr>
          <w:p w:rsidR="0017270F" w:rsidRDefault="005E76C4">
            <w:pPr>
              <w:spacing w:before="0" w:after="0"/>
            </w:pPr>
            <w:proofErr w:type="spellStart"/>
            <w:r>
              <w:t>Không</w:t>
            </w:r>
            <w:proofErr w:type="spellEnd"/>
          </w:p>
        </w:tc>
        <w:tc>
          <w:tcPr>
            <w:tcW w:w="1839" w:type="dxa"/>
          </w:tcPr>
          <w:p w:rsidR="0017270F" w:rsidRDefault="00DD758F">
            <w:pPr>
              <w:spacing w:before="0" w:after="0"/>
            </w:pPr>
            <w:proofErr w:type="spellStart"/>
            <w:r>
              <w:t>Ngày</w:t>
            </w:r>
            <w:proofErr w:type="spellEnd"/>
            <w:r>
              <w:t xml:space="preserve"> </w:t>
            </w:r>
            <w:proofErr w:type="spellStart"/>
            <w:r>
              <w:t>tháng</w:t>
            </w:r>
            <w:proofErr w:type="spellEnd"/>
          </w:p>
        </w:tc>
        <w:tc>
          <w:tcPr>
            <w:tcW w:w="1842" w:type="dxa"/>
          </w:tcPr>
          <w:p w:rsidR="0017270F" w:rsidRDefault="00DD758F">
            <w:pPr>
              <w:spacing w:before="0" w:after="0"/>
            </w:pPr>
            <w:r>
              <w:t>02/10/2019</w:t>
            </w:r>
          </w:p>
        </w:tc>
      </w:tr>
      <w:tr w:rsidR="0017270F">
        <w:tc>
          <w:tcPr>
            <w:tcW w:w="679" w:type="dxa"/>
          </w:tcPr>
          <w:p w:rsidR="0017270F" w:rsidRDefault="005E76C4">
            <w:pPr>
              <w:spacing w:before="0" w:after="0"/>
            </w:pPr>
            <w:r>
              <w:t>3</w:t>
            </w:r>
          </w:p>
        </w:tc>
        <w:tc>
          <w:tcPr>
            <w:tcW w:w="2150" w:type="dxa"/>
          </w:tcPr>
          <w:p w:rsidR="0017270F" w:rsidRDefault="00DD758F">
            <w:pPr>
              <w:spacing w:before="0" w:after="0"/>
            </w:pPr>
            <w:proofErr w:type="spellStart"/>
            <w:r>
              <w:t>Người</w:t>
            </w:r>
            <w:proofErr w:type="spellEnd"/>
            <w:r>
              <w:t xml:space="preserve"> </w:t>
            </w:r>
            <w:proofErr w:type="spellStart"/>
            <w:r>
              <w:t>xuất</w:t>
            </w:r>
            <w:proofErr w:type="spellEnd"/>
            <w:r>
              <w:t xml:space="preserve"> </w:t>
            </w:r>
            <w:proofErr w:type="spellStart"/>
            <w:r>
              <w:t>phiếu</w:t>
            </w:r>
            <w:proofErr w:type="spellEnd"/>
          </w:p>
        </w:tc>
        <w:tc>
          <w:tcPr>
            <w:tcW w:w="1846" w:type="dxa"/>
          </w:tcPr>
          <w:p w:rsidR="0017270F" w:rsidRDefault="0017270F">
            <w:pPr>
              <w:spacing w:before="0" w:after="0"/>
            </w:pPr>
          </w:p>
        </w:tc>
        <w:tc>
          <w:tcPr>
            <w:tcW w:w="1277" w:type="dxa"/>
          </w:tcPr>
          <w:p w:rsidR="0017270F" w:rsidRDefault="005E76C4">
            <w:pPr>
              <w:spacing w:before="0" w:after="0"/>
            </w:pPr>
            <w:proofErr w:type="spellStart"/>
            <w:r>
              <w:t>Không</w:t>
            </w:r>
            <w:proofErr w:type="spellEnd"/>
          </w:p>
        </w:tc>
        <w:tc>
          <w:tcPr>
            <w:tcW w:w="1839" w:type="dxa"/>
          </w:tcPr>
          <w:p w:rsidR="0017270F" w:rsidRDefault="00DD758F">
            <w:pPr>
              <w:spacing w:before="0" w:after="0"/>
            </w:pPr>
            <w:proofErr w:type="spellStart"/>
            <w:r>
              <w:t>Tên</w:t>
            </w:r>
            <w:proofErr w:type="spellEnd"/>
            <w:r>
              <w:t xml:space="preserve"> </w:t>
            </w:r>
            <w:proofErr w:type="spellStart"/>
            <w:r>
              <w:t>người</w:t>
            </w:r>
            <w:proofErr w:type="spellEnd"/>
          </w:p>
        </w:tc>
        <w:tc>
          <w:tcPr>
            <w:tcW w:w="1842" w:type="dxa"/>
          </w:tcPr>
          <w:p w:rsidR="0017270F" w:rsidRDefault="00DD758F">
            <w:pPr>
              <w:spacing w:before="0" w:after="0"/>
            </w:pPr>
            <w:proofErr w:type="spellStart"/>
            <w:r>
              <w:t>Nguyễn</w:t>
            </w:r>
            <w:proofErr w:type="spellEnd"/>
            <w:r>
              <w:t xml:space="preserve"> </w:t>
            </w:r>
            <w:proofErr w:type="spellStart"/>
            <w:r>
              <w:t>Mạnh</w:t>
            </w:r>
            <w:proofErr w:type="spellEnd"/>
            <w:r>
              <w:t xml:space="preserve"> Duy</w:t>
            </w:r>
          </w:p>
        </w:tc>
      </w:tr>
      <w:tr w:rsidR="0017270F">
        <w:tc>
          <w:tcPr>
            <w:tcW w:w="679" w:type="dxa"/>
          </w:tcPr>
          <w:p w:rsidR="0017270F" w:rsidRDefault="005E76C4">
            <w:pPr>
              <w:spacing w:before="0" w:after="0"/>
            </w:pPr>
            <w:r>
              <w:t>4</w:t>
            </w:r>
          </w:p>
        </w:tc>
        <w:tc>
          <w:tcPr>
            <w:tcW w:w="2150" w:type="dxa"/>
          </w:tcPr>
          <w:p w:rsidR="0017270F" w:rsidRDefault="00DD758F">
            <w:pPr>
              <w:spacing w:before="0" w:after="0"/>
            </w:pPr>
            <w:proofErr w:type="spellStart"/>
            <w:r>
              <w:t>Tổng</w:t>
            </w:r>
            <w:proofErr w:type="spellEnd"/>
            <w:r>
              <w:t xml:space="preserve"> </w:t>
            </w:r>
            <w:proofErr w:type="spellStart"/>
            <w:r>
              <w:t>tiền</w:t>
            </w:r>
            <w:proofErr w:type="spellEnd"/>
          </w:p>
        </w:tc>
        <w:tc>
          <w:tcPr>
            <w:tcW w:w="1846" w:type="dxa"/>
          </w:tcPr>
          <w:p w:rsidR="0017270F" w:rsidRDefault="0017270F">
            <w:pPr>
              <w:spacing w:before="0" w:after="0"/>
            </w:pPr>
          </w:p>
        </w:tc>
        <w:tc>
          <w:tcPr>
            <w:tcW w:w="1277" w:type="dxa"/>
          </w:tcPr>
          <w:p w:rsidR="0017270F" w:rsidRDefault="005E76C4">
            <w:pPr>
              <w:spacing w:before="0" w:after="0"/>
            </w:pPr>
            <w:proofErr w:type="spellStart"/>
            <w:r>
              <w:t>Không</w:t>
            </w:r>
            <w:proofErr w:type="spellEnd"/>
          </w:p>
        </w:tc>
        <w:tc>
          <w:tcPr>
            <w:tcW w:w="1839" w:type="dxa"/>
          </w:tcPr>
          <w:p w:rsidR="0017270F" w:rsidRDefault="00DD758F">
            <w:pPr>
              <w:spacing w:before="0" w:after="0"/>
            </w:pPr>
            <w:proofErr w:type="spellStart"/>
            <w:r>
              <w:t>Tiền</w:t>
            </w:r>
            <w:proofErr w:type="spellEnd"/>
          </w:p>
        </w:tc>
        <w:tc>
          <w:tcPr>
            <w:tcW w:w="1842" w:type="dxa"/>
          </w:tcPr>
          <w:p w:rsidR="0017270F" w:rsidRDefault="005E76C4">
            <w:pPr>
              <w:spacing w:before="0" w:after="0"/>
            </w:pPr>
            <w:r>
              <w:t>3</w:t>
            </w:r>
            <w:r w:rsidR="00DD758F">
              <w:t>40.000</w:t>
            </w:r>
          </w:p>
        </w:tc>
      </w:tr>
      <w:tr w:rsidR="0017270F">
        <w:tc>
          <w:tcPr>
            <w:tcW w:w="679" w:type="dxa"/>
          </w:tcPr>
          <w:p w:rsidR="0017270F" w:rsidRDefault="005E76C4">
            <w:pPr>
              <w:spacing w:before="0" w:after="0"/>
            </w:pPr>
            <w:r>
              <w:t>5</w:t>
            </w:r>
          </w:p>
        </w:tc>
        <w:tc>
          <w:tcPr>
            <w:tcW w:w="2150" w:type="dxa"/>
          </w:tcPr>
          <w:p w:rsidR="0017270F" w:rsidRDefault="00DD758F">
            <w:pPr>
              <w:spacing w:before="0" w:after="0"/>
            </w:pPr>
            <w:proofErr w:type="spellStart"/>
            <w:r>
              <w:t>Loại</w:t>
            </w:r>
            <w:proofErr w:type="spellEnd"/>
            <w:r>
              <w:t xml:space="preserve"> </w:t>
            </w:r>
            <w:proofErr w:type="spellStart"/>
            <w:r>
              <w:t>chứng</w:t>
            </w:r>
            <w:proofErr w:type="spellEnd"/>
            <w:r>
              <w:t xml:space="preserve"> </w:t>
            </w:r>
            <w:proofErr w:type="spellStart"/>
            <w:r>
              <w:t>từ</w:t>
            </w:r>
            <w:proofErr w:type="spellEnd"/>
          </w:p>
        </w:tc>
        <w:tc>
          <w:tcPr>
            <w:tcW w:w="1846" w:type="dxa"/>
          </w:tcPr>
          <w:p w:rsidR="0017270F" w:rsidRDefault="0017270F">
            <w:pPr>
              <w:spacing w:before="0" w:after="0"/>
            </w:pPr>
          </w:p>
        </w:tc>
        <w:tc>
          <w:tcPr>
            <w:tcW w:w="1277" w:type="dxa"/>
          </w:tcPr>
          <w:p w:rsidR="0017270F" w:rsidRDefault="005E76C4">
            <w:pPr>
              <w:spacing w:before="0" w:after="0"/>
            </w:pPr>
            <w:proofErr w:type="spellStart"/>
            <w:r>
              <w:t>Không</w:t>
            </w:r>
            <w:proofErr w:type="spellEnd"/>
          </w:p>
        </w:tc>
        <w:tc>
          <w:tcPr>
            <w:tcW w:w="1839" w:type="dxa"/>
          </w:tcPr>
          <w:p w:rsidR="0017270F" w:rsidRDefault="00DD758F">
            <w:pPr>
              <w:spacing w:before="0" w:after="0"/>
            </w:pPr>
            <w:proofErr w:type="spellStart"/>
            <w:r>
              <w:t>Là</w:t>
            </w:r>
            <w:proofErr w:type="spellEnd"/>
            <w:r>
              <w:t xml:space="preserve"> 1 </w:t>
            </w:r>
            <w:proofErr w:type="spellStart"/>
            <w:r>
              <w:t>chuỗi</w:t>
            </w:r>
            <w:proofErr w:type="spellEnd"/>
          </w:p>
        </w:tc>
        <w:tc>
          <w:tcPr>
            <w:tcW w:w="1842" w:type="dxa"/>
          </w:tcPr>
          <w:p w:rsidR="0017270F" w:rsidRDefault="00DD758F">
            <w:pPr>
              <w:spacing w:before="0" w:after="0"/>
            </w:pPr>
            <w:proofErr w:type="spellStart"/>
            <w:r>
              <w:t>Phiếu</w:t>
            </w:r>
            <w:proofErr w:type="spellEnd"/>
            <w:r>
              <w:t xml:space="preserve"> </w:t>
            </w:r>
            <w:proofErr w:type="spellStart"/>
            <w:r>
              <w:t>thu</w:t>
            </w:r>
            <w:proofErr w:type="spellEnd"/>
            <w:r>
              <w:t xml:space="preserve"> </w:t>
            </w:r>
            <w:proofErr w:type="spellStart"/>
            <w:r>
              <w:t>nợ</w:t>
            </w:r>
            <w:proofErr w:type="spellEnd"/>
          </w:p>
        </w:tc>
      </w:tr>
      <w:tr w:rsidR="0017270F">
        <w:tc>
          <w:tcPr>
            <w:tcW w:w="679" w:type="dxa"/>
          </w:tcPr>
          <w:p w:rsidR="0017270F" w:rsidRDefault="005E76C4">
            <w:pPr>
              <w:spacing w:before="0" w:after="0"/>
            </w:pPr>
            <w:r>
              <w:t>6</w:t>
            </w:r>
          </w:p>
        </w:tc>
        <w:tc>
          <w:tcPr>
            <w:tcW w:w="2150" w:type="dxa"/>
          </w:tcPr>
          <w:p w:rsidR="0017270F" w:rsidRDefault="005E76C4">
            <w:pPr>
              <w:spacing w:before="0" w:after="0"/>
            </w:pPr>
            <w:proofErr w:type="spellStart"/>
            <w:r>
              <w:t>Mô</w:t>
            </w:r>
            <w:proofErr w:type="spellEnd"/>
            <w:r>
              <w:t xml:space="preserve"> </w:t>
            </w:r>
            <w:proofErr w:type="spellStart"/>
            <w:r>
              <w:t>tả</w:t>
            </w:r>
            <w:proofErr w:type="spellEnd"/>
          </w:p>
        </w:tc>
        <w:tc>
          <w:tcPr>
            <w:tcW w:w="1846" w:type="dxa"/>
          </w:tcPr>
          <w:p w:rsidR="0017270F" w:rsidRDefault="0017270F">
            <w:pPr>
              <w:spacing w:before="0" w:after="0"/>
            </w:pPr>
          </w:p>
        </w:tc>
        <w:tc>
          <w:tcPr>
            <w:tcW w:w="1277" w:type="dxa"/>
          </w:tcPr>
          <w:p w:rsidR="0017270F" w:rsidRDefault="005E76C4">
            <w:pPr>
              <w:spacing w:before="0" w:after="0"/>
            </w:pPr>
            <w:proofErr w:type="spellStart"/>
            <w:r>
              <w:t>Không</w:t>
            </w:r>
            <w:proofErr w:type="spellEnd"/>
          </w:p>
        </w:tc>
        <w:tc>
          <w:tcPr>
            <w:tcW w:w="1839" w:type="dxa"/>
          </w:tcPr>
          <w:p w:rsidR="0017270F" w:rsidRDefault="005E76C4">
            <w:pPr>
              <w:spacing w:before="0" w:after="0"/>
            </w:pPr>
            <w:proofErr w:type="spellStart"/>
            <w:r>
              <w:t>Là</w:t>
            </w:r>
            <w:proofErr w:type="spellEnd"/>
            <w:r>
              <w:t xml:space="preserve"> 1 </w:t>
            </w:r>
            <w:proofErr w:type="spellStart"/>
            <w:r>
              <w:t>chuỗi</w:t>
            </w:r>
            <w:proofErr w:type="spellEnd"/>
          </w:p>
        </w:tc>
        <w:tc>
          <w:tcPr>
            <w:tcW w:w="1842" w:type="dxa"/>
          </w:tcPr>
          <w:p w:rsidR="0017270F" w:rsidRDefault="00D0736B">
            <w:pPr>
              <w:spacing w:before="0" w:after="0"/>
            </w:pPr>
            <w:proofErr w:type="spellStart"/>
            <w:r>
              <w:t>Mua</w:t>
            </w:r>
            <w:proofErr w:type="spellEnd"/>
            <w:r>
              <w:t xml:space="preserve"> </w:t>
            </w:r>
            <w:proofErr w:type="spellStart"/>
            <w:r>
              <w:t>quạt</w:t>
            </w:r>
            <w:proofErr w:type="spellEnd"/>
          </w:p>
        </w:tc>
      </w:tr>
      <w:tr w:rsidR="0017270F">
        <w:tc>
          <w:tcPr>
            <w:tcW w:w="679" w:type="dxa"/>
          </w:tcPr>
          <w:p w:rsidR="0017270F" w:rsidRDefault="005E76C4">
            <w:pPr>
              <w:spacing w:before="0" w:after="0"/>
            </w:pPr>
            <w:r>
              <w:t>8</w:t>
            </w:r>
          </w:p>
        </w:tc>
        <w:tc>
          <w:tcPr>
            <w:tcW w:w="2150" w:type="dxa"/>
          </w:tcPr>
          <w:p w:rsidR="0017270F" w:rsidRDefault="005E76C4">
            <w:pPr>
              <w:spacing w:before="0" w:after="0"/>
            </w:pPr>
            <w:proofErr w:type="spellStart"/>
            <w:r>
              <w:t>Điều</w:t>
            </w:r>
            <w:proofErr w:type="spellEnd"/>
            <w:r>
              <w:t xml:space="preserve"> </w:t>
            </w:r>
            <w:proofErr w:type="spellStart"/>
            <w:r>
              <w:t>kiện</w:t>
            </w:r>
            <w:proofErr w:type="spellEnd"/>
            <w:r>
              <w:t xml:space="preserve"> </w:t>
            </w:r>
            <w:proofErr w:type="spellStart"/>
            <w:r>
              <w:t>tìm</w:t>
            </w:r>
            <w:proofErr w:type="spellEnd"/>
            <w:r>
              <w:t xml:space="preserve"> </w:t>
            </w:r>
            <w:proofErr w:type="spellStart"/>
            <w:r>
              <w:t>kiếm</w:t>
            </w:r>
            <w:proofErr w:type="spellEnd"/>
          </w:p>
        </w:tc>
        <w:tc>
          <w:tcPr>
            <w:tcW w:w="1846" w:type="dxa"/>
          </w:tcPr>
          <w:p w:rsidR="0017270F" w:rsidRDefault="005E76C4">
            <w:pPr>
              <w:spacing w:before="0" w:after="0"/>
            </w:pPr>
            <w:proofErr w:type="spellStart"/>
            <w:r>
              <w:t>Mỗi</w:t>
            </w:r>
            <w:proofErr w:type="spellEnd"/>
            <w:r>
              <w:t xml:space="preserve"> </w:t>
            </w:r>
            <w:proofErr w:type="spellStart"/>
            <w:r>
              <w:t>trường</w:t>
            </w:r>
            <w:proofErr w:type="spellEnd"/>
            <w:r>
              <w:t xml:space="preserve"> </w:t>
            </w:r>
            <w:proofErr w:type="spellStart"/>
            <w:r>
              <w:t>có</w:t>
            </w:r>
            <w:proofErr w:type="spellEnd"/>
            <w:r>
              <w:t xml:space="preserve"> 1 </w:t>
            </w:r>
            <w:proofErr w:type="spellStart"/>
            <w:r>
              <w:t>điều</w:t>
            </w:r>
            <w:proofErr w:type="spellEnd"/>
            <w:r>
              <w:t xml:space="preserve"> </w:t>
            </w:r>
            <w:proofErr w:type="spellStart"/>
            <w:r>
              <w:t>kiện</w:t>
            </w:r>
            <w:proofErr w:type="spellEnd"/>
            <w:r>
              <w:t xml:space="preserve"> </w:t>
            </w:r>
            <w:proofErr w:type="spellStart"/>
            <w:r>
              <w:t>tìm</w:t>
            </w:r>
            <w:proofErr w:type="spellEnd"/>
            <w:r>
              <w:t xml:space="preserve"> </w:t>
            </w:r>
            <w:proofErr w:type="spellStart"/>
            <w:r>
              <w:t>kiếm</w:t>
            </w:r>
            <w:proofErr w:type="spellEnd"/>
          </w:p>
        </w:tc>
        <w:tc>
          <w:tcPr>
            <w:tcW w:w="1277" w:type="dxa"/>
          </w:tcPr>
          <w:p w:rsidR="0017270F" w:rsidRDefault="005E76C4">
            <w:pPr>
              <w:spacing w:before="0" w:after="0"/>
            </w:pPr>
            <w:proofErr w:type="spellStart"/>
            <w:r>
              <w:t>Có</w:t>
            </w:r>
            <w:proofErr w:type="spellEnd"/>
          </w:p>
        </w:tc>
        <w:tc>
          <w:tcPr>
            <w:tcW w:w="1839" w:type="dxa"/>
          </w:tcPr>
          <w:p w:rsidR="0017270F" w:rsidRDefault="005E76C4">
            <w:pPr>
              <w:spacing w:before="0" w:after="0"/>
            </w:pPr>
            <w:proofErr w:type="spellStart"/>
            <w:r>
              <w:t>Kiểu</w:t>
            </w:r>
            <w:proofErr w:type="spellEnd"/>
            <w:r>
              <w:t xml:space="preserve"> </w:t>
            </w:r>
            <w:proofErr w:type="spellStart"/>
            <w:r>
              <w:t>enum</w:t>
            </w:r>
            <w:proofErr w:type="spellEnd"/>
          </w:p>
        </w:tc>
        <w:tc>
          <w:tcPr>
            <w:tcW w:w="1842" w:type="dxa"/>
          </w:tcPr>
          <w:p w:rsidR="0017270F" w:rsidRDefault="005E76C4">
            <w:pPr>
              <w:spacing w:before="0" w:after="0"/>
            </w:pPr>
            <w:r>
              <w:t xml:space="preserve">‘* </w:t>
            </w:r>
            <w:proofErr w:type="spellStart"/>
            <w:r>
              <w:t>ứng</w:t>
            </w:r>
            <w:proofErr w:type="spellEnd"/>
            <w:r>
              <w:t xml:space="preserve"> </w:t>
            </w:r>
            <w:proofErr w:type="spellStart"/>
            <w:r>
              <w:t>với</w:t>
            </w:r>
            <w:proofErr w:type="spellEnd"/>
            <w:r>
              <w:t xml:space="preserve"> </w:t>
            </w:r>
            <w:proofErr w:type="spellStart"/>
            <w:r>
              <w:t>chứa</w:t>
            </w:r>
            <w:proofErr w:type="spellEnd"/>
          </w:p>
          <w:p w:rsidR="0017270F" w:rsidRDefault="005E76C4">
            <w:pPr>
              <w:spacing w:before="0" w:after="0"/>
            </w:pPr>
            <w:r>
              <w:t xml:space="preserve">= </w:t>
            </w:r>
            <w:proofErr w:type="spellStart"/>
            <w:r>
              <w:t>ứng</w:t>
            </w:r>
            <w:proofErr w:type="spellEnd"/>
            <w:r>
              <w:t xml:space="preserve"> </w:t>
            </w:r>
            <w:proofErr w:type="spellStart"/>
            <w:r>
              <w:t>với</w:t>
            </w:r>
            <w:proofErr w:type="spellEnd"/>
            <w:r>
              <w:t xml:space="preserve"> </w:t>
            </w:r>
            <w:proofErr w:type="spellStart"/>
            <w:r>
              <w:t>bằng</w:t>
            </w:r>
            <w:proofErr w:type="spellEnd"/>
          </w:p>
          <w:p w:rsidR="0017270F" w:rsidRDefault="005E76C4">
            <w:pPr>
              <w:spacing w:before="0" w:after="0"/>
            </w:pPr>
            <w:r>
              <w:t xml:space="preserve">+ </w:t>
            </w:r>
            <w:proofErr w:type="spellStart"/>
            <w:r>
              <w:t>ứng</w:t>
            </w:r>
            <w:proofErr w:type="spellEnd"/>
            <w:r>
              <w:t xml:space="preserve"> </w:t>
            </w:r>
            <w:proofErr w:type="spellStart"/>
            <w:r>
              <w:t>với</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bằng</w:t>
            </w:r>
            <w:proofErr w:type="spellEnd"/>
          </w:p>
          <w:p w:rsidR="0017270F" w:rsidRDefault="005E76C4">
            <w:pPr>
              <w:spacing w:before="0" w:after="0"/>
            </w:pPr>
            <w:r>
              <w:t xml:space="preserve">‘- </w:t>
            </w:r>
            <w:proofErr w:type="spellStart"/>
            <w:r>
              <w:t>ứng</w:t>
            </w:r>
            <w:proofErr w:type="spellEnd"/>
            <w:r>
              <w:t xml:space="preserve"> </w:t>
            </w:r>
            <w:proofErr w:type="spellStart"/>
            <w:r>
              <w:t>với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bằng</w:t>
            </w:r>
            <w:proofErr w:type="spellEnd"/>
          </w:p>
          <w:p w:rsidR="00DD758F" w:rsidRDefault="005E76C4">
            <w:pPr>
              <w:spacing w:before="0" w:after="0"/>
            </w:pPr>
            <w:r>
              <w:t xml:space="preserve">! </w:t>
            </w:r>
            <w:proofErr w:type="spellStart"/>
            <w:r>
              <w:t>ứng</w:t>
            </w:r>
            <w:proofErr w:type="spellEnd"/>
            <w:r>
              <w:t xml:space="preserve"> </w:t>
            </w:r>
            <w:proofErr w:type="spellStart"/>
            <w:r>
              <w:t>với</w:t>
            </w:r>
            <w:proofErr w:type="spellEnd"/>
            <w:r>
              <w:t xml:space="preserve"> </w:t>
            </w:r>
            <w:proofErr w:type="spellStart"/>
            <w:r>
              <w:t>không</w:t>
            </w:r>
            <w:proofErr w:type="spellEnd"/>
            <w:r>
              <w:t xml:space="preserve"> </w:t>
            </w:r>
            <w:proofErr w:type="spellStart"/>
            <w:r>
              <w:t>chứa</w:t>
            </w:r>
            <w:proofErr w:type="spellEnd"/>
          </w:p>
        </w:tc>
      </w:tr>
    </w:tbl>
    <w:p w:rsidR="0017270F" w:rsidRDefault="005E76C4">
      <w:pPr>
        <w:pStyle w:val="u5"/>
        <w:numPr>
          <w:ilvl w:val="4"/>
          <w:numId w:val="10"/>
        </w:numPr>
      </w:pP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p>
    <w:p w:rsidR="0017270F" w:rsidRDefault="005E76C4">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phần</w:t>
      </w:r>
      <w:proofErr w:type="spellEnd"/>
      <w:r>
        <w:t xml:space="preserve"> </w:t>
      </w:r>
      <w:proofErr w:type="spellStart"/>
      <w:r>
        <w:t>dễ</w:t>
      </w:r>
      <w:proofErr w:type="spellEnd"/>
      <w:r>
        <w:t xml:space="preserve"> </w:t>
      </w:r>
      <w:proofErr w:type="spellStart"/>
      <w:r>
        <w:t>gây</w:t>
      </w:r>
      <w:proofErr w:type="spellEnd"/>
      <w:r>
        <w:t xml:space="preserve"> </w:t>
      </w:r>
      <w:proofErr w:type="spellStart"/>
      <w:r>
        <w:t>tắc</w:t>
      </w:r>
      <w:proofErr w:type="spellEnd"/>
      <w:r>
        <w:t xml:space="preserve"> </w:t>
      </w:r>
      <w:proofErr w:type="spellStart"/>
      <w:r>
        <w:t>nghẽn</w:t>
      </w:r>
      <w:proofErr w:type="spellEnd"/>
      <w:r>
        <w:t xml:space="preserve"> </w:t>
      </w:r>
      <w:proofErr w:type="spellStart"/>
      <w:r>
        <w:t>nhất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với</w:t>
      </w:r>
      <w:proofErr w:type="spellEnd"/>
      <w:r>
        <w:t xml:space="preserve"> </w:t>
      </w:r>
      <w:proofErr w:type="spellStart"/>
      <w:r>
        <w:t>hiệu</w:t>
      </w:r>
      <w:proofErr w:type="spellEnd"/>
      <w:r>
        <w:t xml:space="preserve"> </w:t>
      </w:r>
      <w:proofErr w:type="spellStart"/>
      <w:r>
        <w:t>năng</w:t>
      </w:r>
      <w:proofErr w:type="spellEnd"/>
      <w:r>
        <w:t xml:space="preserve"> </w:t>
      </w:r>
      <w:proofErr w:type="spellStart"/>
      <w:r>
        <w:t>tốt</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đạt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an </w:t>
      </w:r>
      <w:proofErr w:type="spellStart"/>
      <w:r>
        <w:t>toàn</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p>
    <w:p w:rsidR="0017270F" w:rsidRDefault="005E76C4">
      <w:pPr>
        <w:pStyle w:val="u5"/>
        <w:numPr>
          <w:ilvl w:val="4"/>
          <w:numId w:val="10"/>
        </w:numPr>
      </w:pPr>
      <w:proofErr w:type="spellStart"/>
      <w:r>
        <w:t>Mô</w:t>
      </w:r>
      <w:proofErr w:type="spellEnd"/>
      <w:r>
        <w:t xml:space="preserve"> </w:t>
      </w:r>
      <w:proofErr w:type="spellStart"/>
      <w:r>
        <w:t>tả</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tìm</w:t>
      </w:r>
      <w:proofErr w:type="spellEnd"/>
      <w:r>
        <w:t xml:space="preserve"> </w:t>
      </w:r>
      <w:proofErr w:type="spellStart"/>
      <w:r w:rsidR="0072027B">
        <w:t>kiếm</w:t>
      </w:r>
      <w:proofErr w:type="spellEnd"/>
      <w:r w:rsidR="0072027B">
        <w:t xml:space="preserve"> </w:t>
      </w:r>
      <w:proofErr w:type="spellStart"/>
      <w:r w:rsidR="0072027B">
        <w:t>phiếu</w:t>
      </w:r>
      <w:proofErr w:type="spellEnd"/>
    </w:p>
    <w:p w:rsidR="0017270F" w:rsidRDefault="0072027B">
      <w:pPr>
        <w:keepNext/>
      </w:pPr>
      <w:r>
        <w:rPr>
          <w:noProof/>
        </w:rPr>
        <w:lastRenderedPageBreak/>
        <w:drawing>
          <wp:inline distT="0" distB="0" distL="0" distR="0" wp14:anchorId="1BE7FDAB" wp14:editId="3A539312">
            <wp:extent cx="5575935" cy="4839335"/>
            <wp:effectExtent l="0" t="0" r="5715"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935" cy="4839335"/>
                    </a:xfrm>
                    <a:prstGeom prst="rect">
                      <a:avLst/>
                    </a:prstGeom>
                  </pic:spPr>
                </pic:pic>
              </a:graphicData>
            </a:graphic>
          </wp:inline>
        </w:drawing>
      </w:r>
    </w:p>
    <w:p w:rsidR="0017270F" w:rsidRDefault="005E76C4" w:rsidP="0072027B">
      <w:pPr>
        <w:jc w:val="center"/>
      </w:pPr>
      <w:bookmarkStart w:id="169" w:name="_2lwamvv" w:colFirst="0" w:colLast="0"/>
      <w:bookmarkEnd w:id="169"/>
      <w:proofErr w:type="spellStart"/>
      <w:r>
        <w:rPr>
          <w:color w:val="000000"/>
          <w:sz w:val="24"/>
          <w:szCs w:val="24"/>
        </w:rPr>
        <w:t>Hình</w:t>
      </w:r>
      <w:proofErr w:type="spellEnd"/>
      <w:r>
        <w:rPr>
          <w:color w:val="000000"/>
          <w:sz w:val="24"/>
          <w:szCs w:val="24"/>
        </w:rPr>
        <w:t xml:space="preserve"> 14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w:t>
      </w:r>
      <w:proofErr w:type="spellStart"/>
      <w:r>
        <w:rPr>
          <w:color w:val="000000"/>
          <w:sz w:val="24"/>
          <w:szCs w:val="24"/>
        </w:rPr>
        <w:t>hoạt</w:t>
      </w:r>
      <w:proofErr w:type="spellEnd"/>
      <w:r>
        <w:rPr>
          <w:color w:val="000000"/>
          <w:sz w:val="24"/>
          <w:szCs w:val="24"/>
        </w:rPr>
        <w:t xml:space="preserve"> </w:t>
      </w:r>
      <w:proofErr w:type="spellStart"/>
      <w:r>
        <w:rPr>
          <w:color w:val="000000"/>
          <w:sz w:val="24"/>
          <w:szCs w:val="24"/>
        </w:rPr>
        <w:t>động</w:t>
      </w:r>
      <w:proofErr w:type="spellEnd"/>
      <w:r>
        <w:rPr>
          <w:color w:val="000000"/>
          <w:sz w:val="24"/>
          <w:szCs w:val="24"/>
        </w:rPr>
        <w:t xml:space="preserve"> </w:t>
      </w:r>
      <w:proofErr w:type="spellStart"/>
      <w:r>
        <w:rPr>
          <w:color w:val="000000"/>
          <w:sz w:val="24"/>
          <w:szCs w:val="24"/>
        </w:rPr>
        <w:t>tìm</w:t>
      </w:r>
      <w:proofErr w:type="spellEnd"/>
      <w:r>
        <w:rPr>
          <w:color w:val="000000"/>
          <w:sz w:val="24"/>
          <w:szCs w:val="24"/>
        </w:rPr>
        <w:t xml:space="preserve"> </w:t>
      </w:r>
      <w:proofErr w:type="spellStart"/>
      <w:r w:rsidR="0072027B">
        <w:rPr>
          <w:color w:val="000000"/>
          <w:sz w:val="24"/>
          <w:szCs w:val="24"/>
        </w:rPr>
        <w:t>kiếm</w:t>
      </w:r>
      <w:proofErr w:type="spellEnd"/>
      <w:r w:rsidR="0072027B">
        <w:rPr>
          <w:color w:val="000000"/>
          <w:sz w:val="24"/>
          <w:szCs w:val="24"/>
        </w:rPr>
        <w:t xml:space="preserve"> </w:t>
      </w:r>
      <w:proofErr w:type="spellStart"/>
      <w:r w:rsidR="0072027B">
        <w:rPr>
          <w:color w:val="000000"/>
          <w:sz w:val="24"/>
          <w:szCs w:val="24"/>
        </w:rPr>
        <w:t>phiếu</w:t>
      </w:r>
      <w:proofErr w:type="spellEnd"/>
    </w:p>
    <w:p w:rsidR="0017270F" w:rsidRDefault="0017270F">
      <w:pPr>
        <w:pBdr>
          <w:top w:val="nil"/>
          <w:left w:val="nil"/>
          <w:bottom w:val="nil"/>
          <w:right w:val="nil"/>
          <w:between w:val="nil"/>
        </w:pBdr>
        <w:rPr>
          <w:color w:val="000000"/>
          <w:sz w:val="24"/>
          <w:szCs w:val="24"/>
        </w:rPr>
      </w:pPr>
    </w:p>
    <w:p w:rsidR="0017270F" w:rsidRDefault="005E76C4">
      <w:pPr>
        <w:pStyle w:val="u3"/>
        <w:numPr>
          <w:ilvl w:val="2"/>
          <w:numId w:val="10"/>
        </w:numPr>
      </w:pPr>
      <w:bookmarkStart w:id="170" w:name="_111kx3o" w:colFirst="0" w:colLast="0"/>
      <w:bookmarkEnd w:id="170"/>
      <w:proofErr w:type="spellStart"/>
      <w:r>
        <w:t>Đặc</w:t>
      </w:r>
      <w:proofErr w:type="spellEnd"/>
      <w:r>
        <w:t xml:space="preserve"> </w:t>
      </w:r>
      <w:proofErr w:type="spellStart"/>
      <w:r>
        <w:t>tả</w:t>
      </w:r>
      <w:proofErr w:type="spellEnd"/>
      <w:r>
        <w:t xml:space="preserve"> use case </w:t>
      </w:r>
      <w:proofErr w:type="spellStart"/>
      <w:r w:rsidR="0072027B">
        <w:t>Báo</w:t>
      </w:r>
      <w:proofErr w:type="spellEnd"/>
      <w:r w:rsidR="0072027B">
        <w:t xml:space="preserve"> </w:t>
      </w:r>
      <w:proofErr w:type="spellStart"/>
      <w:r w:rsidR="0072027B">
        <w:t>cáo</w:t>
      </w:r>
      <w:proofErr w:type="spellEnd"/>
      <w:r w:rsidR="0072027B">
        <w:t xml:space="preserve">, </w:t>
      </w:r>
      <w:proofErr w:type="spellStart"/>
      <w:r w:rsidR="0072027B">
        <w:t>Kiểm</w:t>
      </w:r>
      <w:proofErr w:type="spellEnd"/>
      <w:r w:rsidR="0072027B">
        <w:t xml:space="preserve"> </w:t>
      </w:r>
      <w:proofErr w:type="spellStart"/>
      <w:r w:rsidR="0072027B">
        <w:t>kê</w:t>
      </w:r>
      <w:proofErr w:type="spellEnd"/>
    </w:p>
    <w:p w:rsidR="0017270F" w:rsidRDefault="005E76C4">
      <w:pPr>
        <w:pStyle w:val="u5"/>
        <w:numPr>
          <w:ilvl w:val="4"/>
          <w:numId w:val="10"/>
        </w:numPr>
      </w:pPr>
      <w:proofErr w:type="spellStart"/>
      <w:r>
        <w:t>Mô</w:t>
      </w:r>
      <w:proofErr w:type="spellEnd"/>
      <w:r>
        <w:t xml:space="preserve"> </w:t>
      </w:r>
      <w:proofErr w:type="spellStart"/>
      <w:r>
        <w:t>tả</w:t>
      </w:r>
      <w:proofErr w:type="spellEnd"/>
    </w:p>
    <w:p w:rsidR="0017270F" w:rsidRDefault="0072027B">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xem</w:t>
      </w:r>
      <w:proofErr w:type="spellEnd"/>
      <w:r>
        <w:t xml:space="preserve"> </w:t>
      </w:r>
      <w:proofErr w:type="spellStart"/>
      <w:r>
        <w:t>báo</w:t>
      </w:r>
      <w:proofErr w:type="spellEnd"/>
      <w:r>
        <w:t xml:space="preserve"> </w:t>
      </w:r>
      <w:proofErr w:type="spellStart"/>
      <w:r>
        <w:t>cáo</w:t>
      </w:r>
      <w:proofErr w:type="spellEnd"/>
      <w:r>
        <w:t xml:space="preserve"> </w:t>
      </w:r>
      <w:proofErr w:type="spellStart"/>
      <w:r>
        <w:t>kho</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thu</w:t>
      </w:r>
      <w:proofErr w:type="spellEnd"/>
      <w:r>
        <w:t>/chi</w:t>
      </w:r>
    </w:p>
    <w:p w:rsidR="0017270F" w:rsidRDefault="005E76C4">
      <w:pPr>
        <w:pStyle w:val="u5"/>
        <w:numPr>
          <w:ilvl w:val="4"/>
          <w:numId w:val="10"/>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phát</w:t>
      </w:r>
      <w:proofErr w:type="spellEnd"/>
      <w:r>
        <w:t xml:space="preserve"> </w:t>
      </w:r>
      <w:proofErr w:type="spellStart"/>
      <w:r>
        <w:t>sinh</w:t>
      </w:r>
      <w:proofErr w:type="spellEnd"/>
    </w:p>
    <w:p w:rsidR="0017270F" w:rsidRDefault="005E76C4">
      <w:pPr>
        <w:keepNext/>
        <w:pBdr>
          <w:top w:val="nil"/>
          <w:left w:val="nil"/>
          <w:bottom w:val="nil"/>
          <w:right w:val="nil"/>
          <w:between w:val="nil"/>
        </w:pBdr>
        <w:jc w:val="center"/>
        <w:rPr>
          <w:color w:val="000000"/>
          <w:sz w:val="24"/>
          <w:szCs w:val="24"/>
        </w:rPr>
      </w:pPr>
      <w:bookmarkStart w:id="171" w:name="_3l18frh" w:colFirst="0" w:colLast="0"/>
      <w:bookmarkEnd w:id="171"/>
      <w:proofErr w:type="spellStart"/>
      <w:r>
        <w:rPr>
          <w:color w:val="000000"/>
          <w:sz w:val="24"/>
          <w:szCs w:val="24"/>
        </w:rPr>
        <w:t>Bảng</w:t>
      </w:r>
      <w:proofErr w:type="spellEnd"/>
      <w:r>
        <w:rPr>
          <w:color w:val="000000"/>
          <w:sz w:val="24"/>
          <w:szCs w:val="24"/>
        </w:rPr>
        <w:t xml:space="preserve"> 12 </w:t>
      </w:r>
      <w:proofErr w:type="spellStart"/>
      <w:r>
        <w:rPr>
          <w:color w:val="000000"/>
          <w:sz w:val="24"/>
          <w:szCs w:val="24"/>
        </w:rPr>
        <w:t>Đặc</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use case </w:t>
      </w:r>
      <w:proofErr w:type="spellStart"/>
      <w:r w:rsidR="0072027B">
        <w:rPr>
          <w:color w:val="000000"/>
          <w:sz w:val="24"/>
          <w:szCs w:val="24"/>
        </w:rPr>
        <w:t>xem</w:t>
      </w:r>
      <w:proofErr w:type="spellEnd"/>
      <w:r w:rsidR="0072027B">
        <w:rPr>
          <w:color w:val="000000"/>
          <w:sz w:val="24"/>
          <w:szCs w:val="24"/>
        </w:rPr>
        <w:t xml:space="preserve"> </w:t>
      </w:r>
      <w:proofErr w:type="spellStart"/>
      <w:r w:rsidR="0072027B">
        <w:rPr>
          <w:color w:val="000000"/>
          <w:sz w:val="24"/>
          <w:szCs w:val="24"/>
        </w:rPr>
        <w:t>báo</w:t>
      </w:r>
      <w:proofErr w:type="spellEnd"/>
      <w:r w:rsidR="0072027B">
        <w:rPr>
          <w:color w:val="000000"/>
          <w:sz w:val="24"/>
          <w:szCs w:val="24"/>
        </w:rPr>
        <w:t xml:space="preserve"> </w:t>
      </w:r>
      <w:proofErr w:type="spellStart"/>
      <w:r w:rsidR="0072027B">
        <w:rPr>
          <w:color w:val="000000"/>
          <w:sz w:val="24"/>
          <w:szCs w:val="24"/>
        </w:rPr>
        <w:t>cáo</w:t>
      </w:r>
      <w:proofErr w:type="spellEnd"/>
    </w:p>
    <w:tbl>
      <w:tblPr>
        <w:tblStyle w:val="ae"/>
        <w:tblW w:w="8931" w:type="dxa"/>
        <w:jc w:val="center"/>
        <w:tblInd w:w="0" w:type="dxa"/>
        <w:tblLayout w:type="fixed"/>
        <w:tblLook w:val="0400" w:firstRow="0" w:lastRow="0" w:firstColumn="0" w:lastColumn="0" w:noHBand="0" w:noVBand="1"/>
      </w:tblPr>
      <w:tblGrid>
        <w:gridCol w:w="2127"/>
        <w:gridCol w:w="1984"/>
        <w:gridCol w:w="1985"/>
        <w:gridCol w:w="2835"/>
      </w:tblGrid>
      <w:tr w:rsidR="0017270F">
        <w:trPr>
          <w:trHeight w:val="400"/>
          <w:jc w:val="center"/>
        </w:trPr>
        <w:tc>
          <w:tcPr>
            <w:tcW w:w="21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Mã</w:t>
            </w:r>
            <w:proofErr w:type="spellEnd"/>
            <w:r>
              <w:rPr>
                <w:b/>
                <w:color w:val="000000"/>
              </w:rPr>
              <w:t xml:space="preserve"> </w:t>
            </w:r>
            <w:proofErr w:type="spellStart"/>
            <w:r>
              <w:rPr>
                <w:b/>
                <w:color w:val="000000"/>
              </w:rPr>
              <w:t>UseCase</w:t>
            </w:r>
            <w:proofErr w:type="spellEnd"/>
          </w:p>
        </w:tc>
        <w:tc>
          <w:tcPr>
            <w:tcW w:w="1984" w:type="dxa"/>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UC</w:t>
            </w:r>
            <w:r w:rsidR="0072027B">
              <w:rPr>
                <w:color w:val="000000"/>
              </w:rPr>
              <w:t>BC</w:t>
            </w:r>
          </w:p>
        </w:tc>
        <w:tc>
          <w:tcPr>
            <w:tcW w:w="1985" w:type="dxa"/>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Tên</w:t>
            </w:r>
            <w:proofErr w:type="spellEnd"/>
            <w:r>
              <w:rPr>
                <w:b/>
                <w:color w:val="000000"/>
              </w:rPr>
              <w:t xml:space="preserve"> </w:t>
            </w:r>
            <w:proofErr w:type="spellStart"/>
            <w:r>
              <w:rPr>
                <w:b/>
                <w:color w:val="000000"/>
              </w:rPr>
              <w:t>UseCase</w:t>
            </w:r>
            <w:proofErr w:type="spellEnd"/>
          </w:p>
        </w:tc>
        <w:tc>
          <w:tcPr>
            <w:tcW w:w="2835" w:type="dxa"/>
            <w:tcBorders>
              <w:top w:val="single" w:sz="4" w:space="0" w:color="000000"/>
              <w:left w:val="nil"/>
              <w:bottom w:val="single" w:sz="4" w:space="0" w:color="000000"/>
              <w:right w:val="single" w:sz="4" w:space="0" w:color="000000"/>
            </w:tcBorders>
            <w:shd w:val="clear" w:color="auto" w:fill="FFFFFF"/>
            <w:vAlign w:val="center"/>
          </w:tcPr>
          <w:p w:rsidR="0017270F" w:rsidRDefault="0072027B">
            <w:pPr>
              <w:spacing w:before="0" w:after="0"/>
              <w:rPr>
                <w:color w:val="000000"/>
              </w:rPr>
            </w:pPr>
            <w:proofErr w:type="spellStart"/>
            <w:r>
              <w:rPr>
                <w:color w:val="000000"/>
              </w:rPr>
              <w:t>Báo</w:t>
            </w:r>
            <w:proofErr w:type="spellEnd"/>
            <w:r>
              <w:rPr>
                <w:color w:val="000000"/>
              </w:rPr>
              <w:t xml:space="preserve"> </w:t>
            </w:r>
            <w:proofErr w:type="spellStart"/>
            <w:r>
              <w:rPr>
                <w:color w:val="000000"/>
              </w:rPr>
              <w:t>cáo</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Tác</w:t>
            </w:r>
            <w:proofErr w:type="spellEnd"/>
            <w:r>
              <w:rPr>
                <w:b/>
                <w:color w:val="000000"/>
              </w:rPr>
              <w:t xml:space="preserve"> </w:t>
            </w:r>
            <w:proofErr w:type="spellStart"/>
            <w:r>
              <w:rPr>
                <w:b/>
                <w:color w:val="000000"/>
              </w:rPr>
              <w:t>nhân</w:t>
            </w:r>
            <w:proofErr w:type="spellEnd"/>
          </w:p>
        </w:tc>
        <w:tc>
          <w:tcPr>
            <w:tcW w:w="6804"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72027B">
            <w:pPr>
              <w:spacing w:before="0" w:after="0"/>
              <w:rPr>
                <w:color w:val="000000"/>
              </w:rPr>
            </w:pPr>
            <w:proofErr w:type="spellStart"/>
            <w:r>
              <w:rPr>
                <w:color w:val="000000"/>
              </w:rPr>
              <w:t>Quản</w:t>
            </w:r>
            <w:proofErr w:type="spellEnd"/>
            <w:r>
              <w:rPr>
                <w:color w:val="000000"/>
              </w:rPr>
              <w:t xml:space="preserve"> </w:t>
            </w:r>
            <w:proofErr w:type="spellStart"/>
            <w:r>
              <w:rPr>
                <w:color w:val="000000"/>
              </w:rPr>
              <w:t>lý</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Điều</w:t>
            </w:r>
            <w:proofErr w:type="spellEnd"/>
            <w:r>
              <w:rPr>
                <w:b/>
                <w:color w:val="000000"/>
              </w:rPr>
              <w:t xml:space="preserve"> </w:t>
            </w:r>
            <w:proofErr w:type="spellStart"/>
            <w:r>
              <w:rPr>
                <w:b/>
                <w:color w:val="000000"/>
              </w:rPr>
              <w:t>kiện</w:t>
            </w:r>
            <w:proofErr w:type="spellEnd"/>
            <w:r>
              <w:rPr>
                <w:b/>
                <w:color w:val="000000"/>
              </w:rPr>
              <w:t xml:space="preserve"> </w:t>
            </w:r>
            <w:proofErr w:type="spellStart"/>
            <w:r>
              <w:rPr>
                <w:b/>
                <w:color w:val="000000"/>
              </w:rPr>
              <w:t>trước</w:t>
            </w:r>
            <w:proofErr w:type="spellEnd"/>
          </w:p>
        </w:tc>
        <w:tc>
          <w:tcPr>
            <w:tcW w:w="6804"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Đăng</w:t>
            </w:r>
            <w:proofErr w:type="spellEnd"/>
            <w:r>
              <w:rPr>
                <w:color w:val="000000"/>
              </w:rPr>
              <w:t xml:space="preserve"> </w:t>
            </w:r>
            <w:proofErr w:type="spellStart"/>
            <w:r>
              <w:rPr>
                <w:color w:val="000000"/>
              </w:rPr>
              <w:t>nhập</w:t>
            </w:r>
            <w:proofErr w:type="spellEnd"/>
          </w:p>
        </w:tc>
      </w:tr>
      <w:tr w:rsidR="0017270F">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rsidR="0017270F" w:rsidRDefault="005E76C4">
            <w:pPr>
              <w:spacing w:before="0" w:after="0"/>
              <w:jc w:val="center"/>
              <w:rPr>
                <w:b/>
                <w:color w:val="000000"/>
              </w:rPr>
            </w:pPr>
            <w:proofErr w:type="spellStart"/>
            <w:r>
              <w:rPr>
                <w:b/>
                <w:color w:val="000000"/>
              </w:rPr>
              <w:t>Luồng</w:t>
            </w:r>
            <w:proofErr w:type="spellEnd"/>
            <w:r>
              <w:rPr>
                <w:b/>
                <w:color w:val="000000"/>
              </w:rPr>
              <w:t xml:space="preserve"> </w:t>
            </w:r>
            <w:proofErr w:type="spellStart"/>
            <w:r>
              <w:rPr>
                <w:b/>
                <w:color w:val="000000"/>
              </w:rPr>
              <w:t>thực</w:t>
            </w:r>
            <w:proofErr w:type="spellEnd"/>
            <w:r>
              <w:rPr>
                <w:b/>
                <w:color w:val="000000"/>
              </w:rPr>
              <w:t xml:space="preserve"> </w:t>
            </w:r>
            <w:proofErr w:type="spellStart"/>
            <w:r>
              <w:rPr>
                <w:b/>
                <w:color w:val="000000"/>
              </w:rPr>
              <w:t>thi</w:t>
            </w:r>
            <w:proofErr w:type="spellEnd"/>
            <w:r>
              <w:rPr>
                <w:b/>
                <w:color w:val="000000"/>
              </w:rPr>
              <w:t xml:space="preserve"> </w:t>
            </w:r>
            <w:proofErr w:type="spellStart"/>
            <w:r>
              <w:rPr>
                <w:b/>
                <w:color w:val="000000"/>
              </w:rPr>
              <w:t>chính</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b/>
                <w:color w:val="000000"/>
              </w:rPr>
            </w:pPr>
            <w:r>
              <w:rPr>
                <w:b/>
                <w:color w:val="000000"/>
              </w:rPr>
              <w:lastRenderedPageBreak/>
              <w:t>No.</w:t>
            </w:r>
          </w:p>
        </w:tc>
        <w:tc>
          <w:tcPr>
            <w:tcW w:w="1984"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Thực</w:t>
            </w:r>
            <w:proofErr w:type="spellEnd"/>
            <w:r>
              <w:rPr>
                <w:b/>
                <w:color w:val="000000"/>
              </w:rPr>
              <w:t xml:space="preserve"> </w:t>
            </w:r>
            <w:proofErr w:type="spellStart"/>
            <w:r>
              <w:rPr>
                <w:b/>
                <w:color w:val="000000"/>
              </w:rPr>
              <w:t>hiện</w:t>
            </w:r>
            <w:proofErr w:type="spellEnd"/>
          </w:p>
        </w:tc>
        <w:tc>
          <w:tcPr>
            <w:tcW w:w="4820"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Hành</w:t>
            </w:r>
            <w:proofErr w:type="spellEnd"/>
            <w:r>
              <w:rPr>
                <w:b/>
                <w:color w:val="000000"/>
              </w:rPr>
              <w:t xml:space="preserve"> </w:t>
            </w:r>
            <w:proofErr w:type="spellStart"/>
            <w:r>
              <w:rPr>
                <w:b/>
                <w:color w:val="000000"/>
              </w:rPr>
              <w:t>động</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w:t>
            </w:r>
          </w:p>
        </w:tc>
        <w:tc>
          <w:tcPr>
            <w:tcW w:w="1984" w:type="dxa"/>
            <w:tcBorders>
              <w:top w:val="nil"/>
              <w:left w:val="nil"/>
              <w:bottom w:val="single" w:sz="4" w:space="0" w:color="000000"/>
              <w:right w:val="single" w:sz="4" w:space="0" w:color="000000"/>
            </w:tcBorders>
            <w:shd w:val="clear" w:color="auto" w:fill="FFFFFF"/>
            <w:vAlign w:val="center"/>
          </w:tcPr>
          <w:p w:rsidR="0017270F" w:rsidRDefault="0072027B">
            <w:pPr>
              <w:spacing w:before="0" w:after="0"/>
              <w:rPr>
                <w:color w:val="000000"/>
              </w:rPr>
            </w:pPr>
            <w:proofErr w:type="spellStart"/>
            <w:r>
              <w:rPr>
                <w:color w:val="000000"/>
              </w:rPr>
              <w:t>Quản</w:t>
            </w:r>
            <w:proofErr w:type="spellEnd"/>
            <w:r>
              <w:rPr>
                <w:color w:val="000000"/>
              </w:rPr>
              <w:t xml:space="preserve"> </w:t>
            </w:r>
            <w:proofErr w:type="spellStart"/>
            <w:r>
              <w:rPr>
                <w:color w:val="000000"/>
              </w:rPr>
              <w:t>lý</w:t>
            </w:r>
            <w:proofErr w:type="spellEnd"/>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Vào</w:t>
            </w:r>
            <w:proofErr w:type="spellEnd"/>
            <w:r>
              <w:rPr>
                <w:color w:val="000000"/>
              </w:rPr>
              <w:t xml:space="preserve"> </w:t>
            </w:r>
            <w:proofErr w:type="spellStart"/>
            <w:r w:rsidR="00FA62AC">
              <w:rPr>
                <w:color w:val="000000"/>
              </w:rPr>
              <w:t>mục</w:t>
            </w:r>
            <w:proofErr w:type="spellEnd"/>
            <w:r w:rsidR="00FA62AC">
              <w:rPr>
                <w:color w:val="000000"/>
              </w:rPr>
              <w:t xml:space="preserve"> </w:t>
            </w:r>
            <w:proofErr w:type="spellStart"/>
            <w:r w:rsidR="00FA62AC">
              <w:rPr>
                <w:color w:val="000000"/>
              </w:rPr>
              <w:t>báo</w:t>
            </w:r>
            <w:proofErr w:type="spellEnd"/>
            <w:r w:rsidR="00FA62AC">
              <w:rPr>
                <w:color w:val="000000"/>
              </w:rPr>
              <w:t xml:space="preserve"> </w:t>
            </w:r>
            <w:proofErr w:type="spellStart"/>
            <w:r w:rsidR="00FA62AC">
              <w:rPr>
                <w:color w:val="000000"/>
              </w:rPr>
              <w:t>cáo</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2</w:t>
            </w:r>
          </w:p>
        </w:tc>
        <w:tc>
          <w:tcPr>
            <w:tcW w:w="1984"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 xml:space="preserve">Client </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diện</w:t>
            </w:r>
            <w:proofErr w:type="spellEnd"/>
            <w:r>
              <w:rPr>
                <w:color w:val="000000"/>
              </w:rPr>
              <w:t xml:space="preserve"> </w:t>
            </w:r>
            <w:proofErr w:type="spellStart"/>
            <w:r w:rsidR="00FA62AC">
              <w:rPr>
                <w:color w:val="000000"/>
              </w:rPr>
              <w:t>báo</w:t>
            </w:r>
            <w:proofErr w:type="spellEnd"/>
            <w:r w:rsidR="00FA62AC">
              <w:rPr>
                <w:color w:val="000000"/>
              </w:rPr>
              <w:t xml:space="preserve"> </w:t>
            </w:r>
            <w:proofErr w:type="spellStart"/>
            <w:r w:rsidR="00FA62AC">
              <w:rPr>
                <w:color w:val="000000"/>
              </w:rPr>
              <w:t>cáo</w:t>
            </w:r>
            <w:proofErr w:type="spellEnd"/>
            <w:r w:rsidR="00FA62AC">
              <w:rPr>
                <w:color w:val="000000"/>
              </w:rPr>
              <w:t xml:space="preserve"> </w:t>
            </w:r>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3</w:t>
            </w:r>
          </w:p>
        </w:tc>
        <w:tc>
          <w:tcPr>
            <w:tcW w:w="1984" w:type="dxa"/>
            <w:tcBorders>
              <w:top w:val="nil"/>
              <w:left w:val="nil"/>
              <w:bottom w:val="single" w:sz="4" w:space="0" w:color="000000"/>
              <w:right w:val="single" w:sz="4" w:space="0" w:color="000000"/>
            </w:tcBorders>
            <w:shd w:val="clear" w:color="auto" w:fill="FFFFFF"/>
            <w:vAlign w:val="center"/>
          </w:tcPr>
          <w:p w:rsidR="0017270F" w:rsidRDefault="0072027B">
            <w:pPr>
              <w:spacing w:before="0" w:after="0"/>
              <w:rPr>
                <w:color w:val="000000"/>
              </w:rPr>
            </w:pPr>
            <w:proofErr w:type="spellStart"/>
            <w:r>
              <w:rPr>
                <w:color w:val="000000"/>
              </w:rPr>
              <w:t>Quản</w:t>
            </w:r>
            <w:proofErr w:type="spellEnd"/>
            <w:r>
              <w:rPr>
                <w:color w:val="000000"/>
              </w:rPr>
              <w:t xml:space="preserve"> </w:t>
            </w:r>
            <w:proofErr w:type="spellStart"/>
            <w:r>
              <w:rPr>
                <w:color w:val="000000"/>
              </w:rPr>
              <w:t>lý</w:t>
            </w:r>
            <w:proofErr w:type="spellEnd"/>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Chọn</w:t>
            </w:r>
            <w:proofErr w:type="spellEnd"/>
            <w:r>
              <w:rPr>
                <w:color w:val="000000"/>
              </w:rPr>
              <w:t xml:space="preserve"> </w:t>
            </w:r>
            <w:proofErr w:type="spellStart"/>
            <w:r w:rsidR="00FA62AC">
              <w:rPr>
                <w:color w:val="000000"/>
              </w:rPr>
              <w:t>loại</w:t>
            </w:r>
            <w:proofErr w:type="spellEnd"/>
            <w:r w:rsidR="00FA62AC">
              <w:rPr>
                <w:color w:val="000000"/>
              </w:rPr>
              <w:t xml:space="preserve"> </w:t>
            </w:r>
            <w:proofErr w:type="spellStart"/>
            <w:r w:rsidR="00FA62AC">
              <w:rPr>
                <w:color w:val="000000"/>
              </w:rPr>
              <w:t>báo</w:t>
            </w:r>
            <w:proofErr w:type="spellEnd"/>
            <w:r w:rsidR="00FA62AC">
              <w:rPr>
                <w:color w:val="000000"/>
              </w:rPr>
              <w:t xml:space="preserve"> </w:t>
            </w:r>
            <w:proofErr w:type="spellStart"/>
            <w:r w:rsidR="00FA62AC">
              <w:rPr>
                <w:color w:val="000000"/>
              </w:rPr>
              <w:t>cáo</w:t>
            </w:r>
            <w:proofErr w:type="spellEnd"/>
            <w:r w:rsidR="00FA62AC">
              <w:rPr>
                <w:color w:val="000000"/>
              </w:rPr>
              <w:t xml:space="preserve"> </w:t>
            </w:r>
            <w:proofErr w:type="spellStart"/>
            <w:r w:rsidR="00FA62AC">
              <w:rPr>
                <w:color w:val="000000"/>
              </w:rPr>
              <w:t>muốn</w:t>
            </w:r>
            <w:proofErr w:type="spellEnd"/>
            <w:r w:rsidR="00FA62AC">
              <w:rPr>
                <w:color w:val="000000"/>
              </w:rPr>
              <w:t xml:space="preserve"> </w:t>
            </w:r>
            <w:proofErr w:type="spellStart"/>
            <w:r w:rsidR="00FA62AC">
              <w:rPr>
                <w:color w:val="000000"/>
              </w:rPr>
              <w:t>xem</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4</w:t>
            </w:r>
          </w:p>
        </w:tc>
        <w:tc>
          <w:tcPr>
            <w:tcW w:w="1984"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FA62AC">
            <w:pPr>
              <w:spacing w:before="0" w:after="0"/>
              <w:rPr>
                <w:color w:val="000000"/>
              </w:rPr>
            </w:pPr>
            <w:proofErr w:type="spellStart"/>
            <w:r>
              <w:rPr>
                <w:color w:val="000000"/>
              </w:rPr>
              <w:t>Gửi</w:t>
            </w:r>
            <w:proofErr w:type="spellEnd"/>
            <w:r>
              <w:rPr>
                <w:color w:val="000000"/>
              </w:rPr>
              <w:t xml:space="preserve"> </w:t>
            </w:r>
            <w:proofErr w:type="spellStart"/>
            <w:r>
              <w:rPr>
                <w:color w:val="000000"/>
              </w:rPr>
              <w:t>yêu</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lên</w:t>
            </w:r>
            <w:proofErr w:type="spellEnd"/>
            <w:r>
              <w:rPr>
                <w:color w:val="000000"/>
              </w:rPr>
              <w:t xml:space="preserve"> server</w:t>
            </w:r>
          </w:p>
        </w:tc>
      </w:tr>
      <w:tr w:rsidR="00FA62AC">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FA62AC" w:rsidRDefault="00FA62AC">
            <w:pPr>
              <w:spacing w:before="0" w:after="0"/>
              <w:jc w:val="center"/>
              <w:rPr>
                <w:color w:val="000000"/>
              </w:rPr>
            </w:pPr>
            <w:r>
              <w:rPr>
                <w:color w:val="000000"/>
              </w:rPr>
              <w:t>5</w:t>
            </w:r>
          </w:p>
        </w:tc>
        <w:tc>
          <w:tcPr>
            <w:tcW w:w="1984" w:type="dxa"/>
            <w:tcBorders>
              <w:top w:val="nil"/>
              <w:left w:val="nil"/>
              <w:bottom w:val="single" w:sz="4" w:space="0" w:color="000000"/>
              <w:right w:val="single" w:sz="4" w:space="0" w:color="000000"/>
            </w:tcBorders>
            <w:shd w:val="clear" w:color="auto" w:fill="FFFFFF"/>
            <w:vAlign w:val="center"/>
          </w:tcPr>
          <w:p w:rsidR="00FA62AC" w:rsidRDefault="00FA62AC">
            <w:pPr>
              <w:spacing w:before="0" w:after="0"/>
              <w:rPr>
                <w:color w:val="000000"/>
              </w:rPr>
            </w:pPr>
            <w:r>
              <w:rPr>
                <w:color w:val="000000"/>
              </w:rPr>
              <w:t>Client</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FA62AC" w:rsidRDefault="00FA62AC">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lệ</w:t>
            </w:r>
            <w:proofErr w:type="spellEnd"/>
          </w:p>
        </w:tc>
      </w:tr>
      <w:tr w:rsidR="00FA62AC">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FA62AC" w:rsidRDefault="00FA62AC">
            <w:pPr>
              <w:spacing w:before="0" w:after="0"/>
              <w:jc w:val="center"/>
              <w:rPr>
                <w:color w:val="000000"/>
              </w:rPr>
            </w:pPr>
            <w:r>
              <w:rPr>
                <w:color w:val="000000"/>
              </w:rPr>
              <w:t>6</w:t>
            </w:r>
          </w:p>
        </w:tc>
        <w:tc>
          <w:tcPr>
            <w:tcW w:w="1984" w:type="dxa"/>
            <w:tcBorders>
              <w:top w:val="nil"/>
              <w:left w:val="nil"/>
              <w:bottom w:val="single" w:sz="4" w:space="0" w:color="000000"/>
              <w:right w:val="single" w:sz="4" w:space="0" w:color="000000"/>
            </w:tcBorders>
            <w:shd w:val="clear" w:color="auto" w:fill="FFFFFF"/>
            <w:vAlign w:val="center"/>
          </w:tcPr>
          <w:p w:rsidR="00FA62AC" w:rsidRDefault="00FA62AC">
            <w:pPr>
              <w:spacing w:before="0" w:after="0"/>
              <w:rPr>
                <w:color w:val="000000"/>
              </w:rPr>
            </w:pPr>
            <w:r>
              <w:rPr>
                <w:color w:val="000000"/>
              </w:rPr>
              <w:t>Server</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FA62AC" w:rsidRDefault="00FA62AC">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lệ</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FA62AC">
            <w:pPr>
              <w:spacing w:before="0" w:after="0"/>
              <w:jc w:val="center"/>
              <w:rPr>
                <w:color w:val="000000"/>
              </w:rPr>
            </w:pPr>
            <w:r>
              <w:rPr>
                <w:color w:val="000000"/>
              </w:rPr>
              <w:t>7</w:t>
            </w:r>
          </w:p>
        </w:tc>
        <w:tc>
          <w:tcPr>
            <w:tcW w:w="1984"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Nhận</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FA62AC">
            <w:pPr>
              <w:spacing w:before="0" w:after="0"/>
              <w:jc w:val="center"/>
              <w:rPr>
                <w:color w:val="000000"/>
              </w:rPr>
            </w:pPr>
            <w:r>
              <w:rPr>
                <w:color w:val="000000"/>
              </w:rPr>
              <w:t>8</w:t>
            </w:r>
          </w:p>
        </w:tc>
        <w:tc>
          <w:tcPr>
            <w:tcW w:w="1984"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Trả</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cho</w:t>
            </w:r>
            <w:proofErr w:type="spellEnd"/>
            <w:r>
              <w:rPr>
                <w:color w:val="000000"/>
              </w:rPr>
              <w:t xml:space="preserve"> client</w:t>
            </w:r>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FA62AC">
            <w:pPr>
              <w:spacing w:before="0" w:after="0"/>
              <w:jc w:val="center"/>
              <w:rPr>
                <w:color w:val="000000"/>
              </w:rPr>
            </w:pPr>
            <w:r>
              <w:rPr>
                <w:color w:val="000000"/>
              </w:rPr>
              <w:t>9</w:t>
            </w:r>
          </w:p>
        </w:tc>
        <w:tc>
          <w:tcPr>
            <w:tcW w:w="1984"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w:t>
            </w:r>
            <w:r w:rsidR="00FA62AC">
              <w:rPr>
                <w:color w:val="000000"/>
              </w:rPr>
              <w:t>ị</w:t>
            </w:r>
            <w:proofErr w:type="spellEnd"/>
            <w:r w:rsidR="00FA62AC">
              <w:rPr>
                <w:color w:val="000000"/>
              </w:rPr>
              <w:t xml:space="preserve"> </w:t>
            </w:r>
            <w:proofErr w:type="spellStart"/>
            <w:r w:rsidR="00FA62AC">
              <w:rPr>
                <w:color w:val="000000"/>
              </w:rPr>
              <w:t>kết</w:t>
            </w:r>
            <w:proofErr w:type="spellEnd"/>
            <w:r w:rsidR="00FA62AC">
              <w:rPr>
                <w:color w:val="000000"/>
              </w:rPr>
              <w:t xml:space="preserve"> </w:t>
            </w:r>
            <w:proofErr w:type="spellStart"/>
            <w:r w:rsidR="00FA62AC">
              <w:rPr>
                <w:color w:val="000000"/>
              </w:rPr>
              <w:t>quả</w:t>
            </w:r>
            <w:proofErr w:type="spellEnd"/>
            <w:r w:rsidR="00FA62AC">
              <w:rPr>
                <w:color w:val="000000"/>
              </w:rPr>
              <w:t xml:space="preserve"> </w:t>
            </w:r>
            <w:proofErr w:type="spellStart"/>
            <w:r w:rsidR="00FA62AC">
              <w:rPr>
                <w:color w:val="000000"/>
              </w:rPr>
              <w:t>báo</w:t>
            </w:r>
            <w:proofErr w:type="spellEnd"/>
            <w:r w:rsidR="00FA62AC">
              <w:rPr>
                <w:color w:val="000000"/>
              </w:rPr>
              <w:t xml:space="preserve"> </w:t>
            </w:r>
            <w:proofErr w:type="spellStart"/>
            <w:r w:rsidR="00FA62AC">
              <w:rPr>
                <w:color w:val="000000"/>
              </w:rPr>
              <w:t>cáo</w:t>
            </w:r>
            <w:proofErr w:type="spellEnd"/>
            <w:r w:rsidR="00FA62AC">
              <w:rPr>
                <w:color w:val="000000"/>
              </w:rPr>
              <w:t xml:space="preserve"> </w:t>
            </w:r>
            <w:proofErr w:type="spellStart"/>
            <w:r w:rsidR="00FA62AC">
              <w:rPr>
                <w:color w:val="000000"/>
              </w:rPr>
              <w:t>về</w:t>
            </w:r>
            <w:proofErr w:type="spellEnd"/>
            <w:r w:rsidR="00FA62AC">
              <w:rPr>
                <w:color w:val="000000"/>
              </w:rPr>
              <w:t xml:space="preserve"> </w:t>
            </w:r>
            <w:proofErr w:type="spellStart"/>
            <w:r w:rsidR="00FA62AC">
              <w:rPr>
                <w:color w:val="000000"/>
              </w:rPr>
              <w:t>phía</w:t>
            </w:r>
            <w:proofErr w:type="spellEnd"/>
            <w:r w:rsidR="00FA62AC">
              <w:rPr>
                <w:color w:val="000000"/>
              </w:rPr>
              <w:t xml:space="preserve"> client</w:t>
            </w:r>
          </w:p>
        </w:tc>
      </w:tr>
      <w:tr w:rsidR="0017270F">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rsidR="0017270F" w:rsidRDefault="005E76C4">
            <w:pPr>
              <w:spacing w:before="0" w:after="0"/>
              <w:jc w:val="center"/>
              <w:rPr>
                <w:b/>
                <w:color w:val="000000"/>
              </w:rPr>
            </w:pPr>
            <w:proofErr w:type="spellStart"/>
            <w:r>
              <w:rPr>
                <w:b/>
                <w:color w:val="000000"/>
              </w:rPr>
              <w:t>Luồng</w:t>
            </w:r>
            <w:proofErr w:type="spellEnd"/>
            <w:r>
              <w:rPr>
                <w:b/>
                <w:color w:val="000000"/>
              </w:rPr>
              <w:t xml:space="preserve"> </w:t>
            </w:r>
            <w:proofErr w:type="spellStart"/>
            <w:r>
              <w:rPr>
                <w:b/>
                <w:color w:val="000000"/>
              </w:rPr>
              <w:t>thực</w:t>
            </w:r>
            <w:proofErr w:type="spellEnd"/>
            <w:r>
              <w:rPr>
                <w:b/>
                <w:color w:val="000000"/>
              </w:rPr>
              <w:t xml:space="preserve"> </w:t>
            </w:r>
            <w:proofErr w:type="spellStart"/>
            <w:r>
              <w:rPr>
                <w:b/>
                <w:color w:val="000000"/>
              </w:rPr>
              <w:t>thi</w:t>
            </w:r>
            <w:proofErr w:type="spellEnd"/>
            <w:r>
              <w:rPr>
                <w:b/>
                <w:color w:val="000000"/>
              </w:rPr>
              <w:t xml:space="preserve"> </w:t>
            </w:r>
            <w:proofErr w:type="spellStart"/>
            <w:r>
              <w:rPr>
                <w:b/>
                <w:color w:val="000000"/>
              </w:rPr>
              <w:t>mở</w:t>
            </w:r>
            <w:proofErr w:type="spellEnd"/>
            <w:r>
              <w:rPr>
                <w:b/>
                <w:color w:val="000000"/>
              </w:rPr>
              <w:t xml:space="preserve"> </w:t>
            </w:r>
            <w:proofErr w:type="spellStart"/>
            <w:r>
              <w:rPr>
                <w:b/>
                <w:color w:val="000000"/>
              </w:rPr>
              <w:t>rộng</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b/>
                <w:color w:val="000000"/>
              </w:rPr>
            </w:pPr>
            <w:r>
              <w:rPr>
                <w:b/>
                <w:color w:val="000000"/>
              </w:rPr>
              <w:t>No.</w:t>
            </w:r>
          </w:p>
        </w:tc>
        <w:tc>
          <w:tcPr>
            <w:tcW w:w="1984"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Thực</w:t>
            </w:r>
            <w:proofErr w:type="spellEnd"/>
            <w:r>
              <w:rPr>
                <w:b/>
                <w:color w:val="000000"/>
              </w:rPr>
              <w:t xml:space="preserve"> </w:t>
            </w:r>
            <w:proofErr w:type="spellStart"/>
            <w:r>
              <w:rPr>
                <w:b/>
                <w:color w:val="000000"/>
              </w:rPr>
              <w:t>hiện</w:t>
            </w:r>
            <w:proofErr w:type="spellEnd"/>
          </w:p>
        </w:tc>
        <w:tc>
          <w:tcPr>
            <w:tcW w:w="4820"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Hành</w:t>
            </w:r>
            <w:proofErr w:type="spellEnd"/>
            <w:r>
              <w:rPr>
                <w:b/>
                <w:color w:val="000000"/>
              </w:rPr>
              <w:t xml:space="preserve"> </w:t>
            </w:r>
            <w:proofErr w:type="spellStart"/>
            <w:r>
              <w:rPr>
                <w:b/>
                <w:color w:val="000000"/>
              </w:rPr>
              <w:t>động</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1a</w:t>
            </w:r>
          </w:p>
        </w:tc>
        <w:tc>
          <w:tcPr>
            <w:tcW w:w="1984"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r>
              <w:rPr>
                <w:color w:val="000000"/>
              </w:rPr>
              <w:t>Server</w:t>
            </w:r>
          </w:p>
        </w:tc>
        <w:tc>
          <w:tcPr>
            <w:tcW w:w="4820"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trước</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chưa</w:t>
            </w:r>
            <w:proofErr w:type="spellEnd"/>
          </w:p>
        </w:tc>
      </w:tr>
      <w:tr w:rsidR="0017270F">
        <w:trPr>
          <w:trHeight w:val="34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 xml:space="preserve">1b </w:t>
            </w:r>
          </w:p>
        </w:tc>
        <w:tc>
          <w:tcPr>
            <w:tcW w:w="1984"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r>
              <w:rPr>
                <w:color w:val="000000"/>
              </w:rPr>
              <w:t>Client</w:t>
            </w:r>
          </w:p>
        </w:tc>
        <w:tc>
          <w:tcPr>
            <w:tcW w:w="4820"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báo</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lệ</w:t>
            </w:r>
            <w:proofErr w:type="spellEnd"/>
          </w:p>
        </w:tc>
      </w:tr>
      <w:tr w:rsidR="0017270F">
        <w:trPr>
          <w:trHeight w:val="68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6a</w:t>
            </w:r>
          </w:p>
        </w:tc>
        <w:tc>
          <w:tcPr>
            <w:tcW w:w="1984"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nội</w:t>
            </w:r>
            <w:proofErr w:type="spellEnd"/>
            <w:r>
              <w:rPr>
                <w:color w:val="000000"/>
              </w:rPr>
              <w:t xml:space="preserve"> dung </w:t>
            </w:r>
            <w:proofErr w:type="spellStart"/>
            <w:r>
              <w:rPr>
                <w:color w:val="000000"/>
              </w:rPr>
              <w:t>các</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sửa</w:t>
            </w:r>
            <w:proofErr w:type="spellEnd"/>
            <w:r>
              <w:rPr>
                <w:color w:val="000000"/>
              </w:rPr>
              <w:t xml:space="preserve">, </w:t>
            </w: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lệ</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17270F">
        <w:trPr>
          <w:trHeight w:val="680"/>
          <w:jc w:val="center"/>
        </w:trPr>
        <w:tc>
          <w:tcPr>
            <w:tcW w:w="2127"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6b</w:t>
            </w:r>
          </w:p>
        </w:tc>
        <w:tc>
          <w:tcPr>
            <w:tcW w:w="1984"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4820"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Đóng</w:t>
            </w:r>
            <w:proofErr w:type="spellEnd"/>
            <w:r>
              <w:rPr>
                <w:color w:val="000000"/>
              </w:rPr>
              <w:t xml:space="preserve"> </w:t>
            </w:r>
            <w:proofErr w:type="spellStart"/>
            <w:r>
              <w:rPr>
                <w:color w:val="000000"/>
              </w:rPr>
              <w:t>gói</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17270F">
        <w:trPr>
          <w:trHeight w:val="680"/>
          <w:jc w:val="center"/>
        </w:trPr>
        <w:tc>
          <w:tcPr>
            <w:tcW w:w="21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7a</w:t>
            </w:r>
          </w:p>
        </w:tc>
        <w:tc>
          <w:tcPr>
            <w:tcW w:w="19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4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r w:rsidR="00FA62AC">
              <w:rPr>
                <w:color w:val="000000"/>
              </w:rPr>
              <w:t>loading</w:t>
            </w:r>
          </w:p>
        </w:tc>
      </w:tr>
      <w:tr w:rsidR="0017270F">
        <w:trPr>
          <w:trHeight w:val="680"/>
          <w:jc w:val="center"/>
        </w:trPr>
        <w:tc>
          <w:tcPr>
            <w:tcW w:w="21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7b</w:t>
            </w:r>
          </w:p>
        </w:tc>
        <w:tc>
          <w:tcPr>
            <w:tcW w:w="19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4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SQL Injection</w:t>
            </w:r>
          </w:p>
        </w:tc>
      </w:tr>
      <w:tr w:rsidR="0017270F">
        <w:trPr>
          <w:trHeight w:val="680"/>
          <w:jc w:val="center"/>
        </w:trPr>
        <w:tc>
          <w:tcPr>
            <w:tcW w:w="21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10a</w:t>
            </w:r>
          </w:p>
        </w:tc>
        <w:tc>
          <w:tcPr>
            <w:tcW w:w="19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4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báo</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thi</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p>
        </w:tc>
      </w:tr>
      <w:tr w:rsidR="0017270F">
        <w:trPr>
          <w:trHeight w:val="340"/>
          <w:jc w:val="center"/>
        </w:trPr>
        <w:tc>
          <w:tcPr>
            <w:tcW w:w="21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Điều</w:t>
            </w:r>
            <w:proofErr w:type="spellEnd"/>
            <w:r>
              <w:rPr>
                <w:b/>
                <w:color w:val="000000"/>
              </w:rPr>
              <w:t xml:space="preserve"> </w:t>
            </w:r>
            <w:proofErr w:type="spellStart"/>
            <w:r>
              <w:rPr>
                <w:b/>
                <w:color w:val="000000"/>
              </w:rPr>
              <w:t>kiện</w:t>
            </w:r>
            <w:proofErr w:type="spellEnd"/>
            <w:r>
              <w:rPr>
                <w:b/>
                <w:color w:val="000000"/>
              </w:rPr>
              <w:t xml:space="preserve"> </w:t>
            </w:r>
            <w:proofErr w:type="spellStart"/>
            <w:r>
              <w:rPr>
                <w:b/>
                <w:color w:val="000000"/>
              </w:rPr>
              <w:t>sau</w:t>
            </w:r>
            <w:proofErr w:type="spellEnd"/>
          </w:p>
        </w:tc>
        <w:tc>
          <w:tcPr>
            <w:tcW w:w="6804"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t>Không</w:t>
            </w:r>
            <w:proofErr w:type="spellEnd"/>
          </w:p>
        </w:tc>
      </w:tr>
    </w:tbl>
    <w:p w:rsidR="0017270F" w:rsidRDefault="005E76C4">
      <w:pPr>
        <w:pStyle w:val="u5"/>
        <w:numPr>
          <w:ilvl w:val="4"/>
          <w:numId w:val="10"/>
        </w:numPr>
      </w:pPr>
      <w:proofErr w:type="spellStart"/>
      <w:r>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rsidR="00FA62AC">
        <w:t>báo</w:t>
      </w:r>
      <w:proofErr w:type="spellEnd"/>
      <w:r w:rsidR="00FA62AC">
        <w:t xml:space="preserve"> </w:t>
      </w:r>
      <w:proofErr w:type="spellStart"/>
      <w:r w:rsidR="00FA62AC">
        <w:t>cáo</w:t>
      </w:r>
      <w:proofErr w:type="spellEnd"/>
    </w:p>
    <w:p w:rsidR="0017270F" w:rsidRDefault="005E76C4">
      <w:pPr>
        <w:keepNext/>
        <w:pBdr>
          <w:top w:val="nil"/>
          <w:left w:val="nil"/>
          <w:bottom w:val="nil"/>
          <w:right w:val="nil"/>
          <w:between w:val="nil"/>
        </w:pBdr>
        <w:jc w:val="center"/>
        <w:rPr>
          <w:color w:val="000000"/>
          <w:sz w:val="24"/>
          <w:szCs w:val="24"/>
        </w:rPr>
      </w:pPr>
      <w:bookmarkStart w:id="172" w:name="_206ipza" w:colFirst="0" w:colLast="0"/>
      <w:bookmarkEnd w:id="172"/>
      <w:proofErr w:type="spellStart"/>
      <w:r>
        <w:rPr>
          <w:color w:val="000000"/>
          <w:sz w:val="24"/>
          <w:szCs w:val="24"/>
        </w:rPr>
        <w:t>Bảng</w:t>
      </w:r>
      <w:proofErr w:type="spellEnd"/>
      <w:r>
        <w:rPr>
          <w:color w:val="000000"/>
          <w:sz w:val="24"/>
          <w:szCs w:val="24"/>
        </w:rPr>
        <w:t xml:space="preserve"> 13 </w:t>
      </w:r>
      <w:proofErr w:type="spellStart"/>
      <w:r>
        <w:rPr>
          <w:color w:val="000000"/>
          <w:sz w:val="24"/>
          <w:szCs w:val="24"/>
        </w:rPr>
        <w:t>Mô</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w:t>
      </w:r>
      <w:proofErr w:type="spellStart"/>
      <w:r>
        <w:rPr>
          <w:color w:val="000000"/>
          <w:sz w:val="24"/>
          <w:szCs w:val="24"/>
        </w:rPr>
        <w:t>dữ</w:t>
      </w:r>
      <w:proofErr w:type="spellEnd"/>
      <w:r>
        <w:rPr>
          <w:color w:val="000000"/>
          <w:sz w:val="24"/>
          <w:szCs w:val="24"/>
        </w:rPr>
        <w:t xml:space="preserve"> </w:t>
      </w:r>
      <w:proofErr w:type="spellStart"/>
      <w:r>
        <w:rPr>
          <w:color w:val="000000"/>
          <w:sz w:val="24"/>
          <w:szCs w:val="24"/>
        </w:rPr>
        <w:t>liệu</w:t>
      </w:r>
      <w:proofErr w:type="spellEnd"/>
      <w:r>
        <w:rPr>
          <w:color w:val="000000"/>
          <w:sz w:val="24"/>
          <w:szCs w:val="24"/>
        </w:rPr>
        <w:t xml:space="preserve"> </w:t>
      </w:r>
      <w:proofErr w:type="spellStart"/>
      <w:r w:rsidR="00FA62AC">
        <w:rPr>
          <w:color w:val="000000"/>
          <w:sz w:val="24"/>
          <w:szCs w:val="24"/>
        </w:rPr>
        <w:t>báo</w:t>
      </w:r>
      <w:proofErr w:type="spellEnd"/>
      <w:r w:rsidR="00FA62AC">
        <w:rPr>
          <w:color w:val="000000"/>
          <w:sz w:val="24"/>
          <w:szCs w:val="24"/>
        </w:rPr>
        <w:t xml:space="preserve"> </w:t>
      </w:r>
      <w:proofErr w:type="spellStart"/>
      <w:r w:rsidR="00FA62AC">
        <w:rPr>
          <w:color w:val="000000"/>
          <w:sz w:val="24"/>
          <w:szCs w:val="24"/>
        </w:rPr>
        <w:t>cáo</w:t>
      </w:r>
      <w:proofErr w:type="spellEnd"/>
    </w:p>
    <w:tbl>
      <w:tblPr>
        <w:tblStyle w:val="af"/>
        <w:tblW w:w="963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9"/>
        <w:gridCol w:w="2150"/>
        <w:gridCol w:w="1135"/>
        <w:gridCol w:w="1418"/>
        <w:gridCol w:w="1559"/>
        <w:gridCol w:w="2692"/>
      </w:tblGrid>
      <w:tr w:rsidR="0017270F" w:rsidTr="00C27972">
        <w:trPr>
          <w:trHeight w:val="420"/>
        </w:trPr>
        <w:tc>
          <w:tcPr>
            <w:tcW w:w="679" w:type="dxa"/>
          </w:tcPr>
          <w:p w:rsidR="0017270F" w:rsidRDefault="005E76C4">
            <w:pPr>
              <w:spacing w:before="0" w:after="0"/>
            </w:pPr>
            <w:r>
              <w:t>STT</w:t>
            </w:r>
          </w:p>
        </w:tc>
        <w:tc>
          <w:tcPr>
            <w:tcW w:w="2150" w:type="dxa"/>
          </w:tcPr>
          <w:p w:rsidR="0017270F" w:rsidRDefault="005E76C4">
            <w:pPr>
              <w:spacing w:before="0" w:after="0"/>
            </w:pPr>
            <w:proofErr w:type="spellStart"/>
            <w:r>
              <w:t>Trường</w:t>
            </w:r>
            <w:proofErr w:type="spellEnd"/>
            <w:r>
              <w:t xml:space="preserve"> </w:t>
            </w:r>
            <w:proofErr w:type="spellStart"/>
            <w:r>
              <w:t>Dữ</w:t>
            </w:r>
            <w:proofErr w:type="spellEnd"/>
            <w:r>
              <w:t xml:space="preserve"> </w:t>
            </w:r>
            <w:proofErr w:type="spellStart"/>
            <w:r>
              <w:t>Liệu</w:t>
            </w:r>
            <w:proofErr w:type="spellEnd"/>
          </w:p>
        </w:tc>
        <w:tc>
          <w:tcPr>
            <w:tcW w:w="1135" w:type="dxa"/>
          </w:tcPr>
          <w:p w:rsidR="0017270F" w:rsidRDefault="005E76C4">
            <w:pPr>
              <w:spacing w:before="0" w:after="0"/>
            </w:pPr>
            <w:proofErr w:type="spellStart"/>
            <w:r>
              <w:t>Mô</w:t>
            </w:r>
            <w:proofErr w:type="spellEnd"/>
            <w:r>
              <w:t xml:space="preserve"> </w:t>
            </w:r>
            <w:proofErr w:type="spellStart"/>
            <w:r>
              <w:t>Tả</w:t>
            </w:r>
            <w:proofErr w:type="spellEnd"/>
          </w:p>
        </w:tc>
        <w:tc>
          <w:tcPr>
            <w:tcW w:w="1418" w:type="dxa"/>
          </w:tcPr>
          <w:p w:rsidR="0017270F" w:rsidRDefault="005E76C4">
            <w:pPr>
              <w:spacing w:before="0" w:after="0"/>
            </w:pPr>
            <w:proofErr w:type="spellStart"/>
            <w:r>
              <w:t>Bắt</w:t>
            </w:r>
            <w:proofErr w:type="spellEnd"/>
            <w:r>
              <w:t xml:space="preserve"> </w:t>
            </w:r>
            <w:proofErr w:type="spellStart"/>
            <w:r>
              <w:t>Buộc</w:t>
            </w:r>
            <w:proofErr w:type="spellEnd"/>
          </w:p>
        </w:tc>
        <w:tc>
          <w:tcPr>
            <w:tcW w:w="1559" w:type="dxa"/>
          </w:tcPr>
          <w:p w:rsidR="0017270F" w:rsidRDefault="005E76C4">
            <w:pPr>
              <w:spacing w:before="0" w:after="0"/>
            </w:pPr>
            <w:proofErr w:type="spellStart"/>
            <w:r>
              <w:t>Điều</w:t>
            </w:r>
            <w:proofErr w:type="spellEnd"/>
            <w:r>
              <w:t xml:space="preserve"> </w:t>
            </w:r>
            <w:proofErr w:type="spellStart"/>
            <w:r>
              <w:t>Kiện</w:t>
            </w:r>
            <w:proofErr w:type="spellEnd"/>
            <w:r>
              <w:t xml:space="preserve"> </w:t>
            </w:r>
            <w:proofErr w:type="spellStart"/>
            <w:r>
              <w:t>Hợp</w:t>
            </w:r>
            <w:proofErr w:type="spellEnd"/>
            <w:r>
              <w:t xml:space="preserve"> </w:t>
            </w:r>
            <w:proofErr w:type="spellStart"/>
            <w:r>
              <w:t>Lệ</w:t>
            </w:r>
            <w:proofErr w:type="spellEnd"/>
            <w:r>
              <w:t xml:space="preserve"> </w:t>
            </w:r>
          </w:p>
        </w:tc>
        <w:tc>
          <w:tcPr>
            <w:tcW w:w="2692" w:type="dxa"/>
          </w:tcPr>
          <w:p w:rsidR="0017270F" w:rsidRDefault="005E76C4">
            <w:pPr>
              <w:spacing w:before="0" w:after="0"/>
            </w:pPr>
            <w:proofErr w:type="spellStart"/>
            <w:r>
              <w:t>Ví</w:t>
            </w:r>
            <w:proofErr w:type="spellEnd"/>
            <w:r>
              <w:t xml:space="preserve"> </w:t>
            </w:r>
            <w:proofErr w:type="spellStart"/>
            <w:r>
              <w:t>Dụ</w:t>
            </w:r>
            <w:proofErr w:type="spellEnd"/>
          </w:p>
        </w:tc>
      </w:tr>
      <w:tr w:rsidR="0017270F" w:rsidTr="00C27972">
        <w:tc>
          <w:tcPr>
            <w:tcW w:w="679" w:type="dxa"/>
          </w:tcPr>
          <w:p w:rsidR="0017270F" w:rsidRDefault="005E76C4">
            <w:pPr>
              <w:spacing w:before="0" w:after="0"/>
            </w:pPr>
            <w:r>
              <w:t>1</w:t>
            </w:r>
          </w:p>
        </w:tc>
        <w:tc>
          <w:tcPr>
            <w:tcW w:w="2150" w:type="dxa"/>
          </w:tcPr>
          <w:p w:rsidR="0017270F" w:rsidRDefault="00B60D97">
            <w:pPr>
              <w:spacing w:before="0" w:after="0"/>
            </w:pPr>
            <w:proofErr w:type="spellStart"/>
            <w:r>
              <w:t>Tên</w:t>
            </w:r>
            <w:proofErr w:type="spellEnd"/>
            <w:r>
              <w:t xml:space="preserve"> </w:t>
            </w:r>
            <w:proofErr w:type="spellStart"/>
            <w:r>
              <w:t>báo</w:t>
            </w:r>
            <w:proofErr w:type="spellEnd"/>
            <w:r>
              <w:t xml:space="preserve"> </w:t>
            </w:r>
            <w:proofErr w:type="spellStart"/>
            <w:r>
              <w:t>cáo</w:t>
            </w:r>
            <w:proofErr w:type="spellEnd"/>
          </w:p>
        </w:tc>
        <w:tc>
          <w:tcPr>
            <w:tcW w:w="1135" w:type="dxa"/>
          </w:tcPr>
          <w:p w:rsidR="0017270F" w:rsidRDefault="0017270F">
            <w:pPr>
              <w:spacing w:before="0" w:after="0"/>
            </w:pPr>
          </w:p>
        </w:tc>
        <w:tc>
          <w:tcPr>
            <w:tcW w:w="1418" w:type="dxa"/>
          </w:tcPr>
          <w:p w:rsidR="0017270F" w:rsidRDefault="00B60D97">
            <w:pPr>
              <w:spacing w:before="0" w:after="0"/>
            </w:pPr>
            <w:proofErr w:type="spellStart"/>
            <w:r>
              <w:t>Có</w:t>
            </w:r>
            <w:proofErr w:type="spellEnd"/>
          </w:p>
        </w:tc>
        <w:tc>
          <w:tcPr>
            <w:tcW w:w="1559" w:type="dxa"/>
          </w:tcPr>
          <w:p w:rsidR="0017270F" w:rsidRDefault="005E76C4">
            <w:pPr>
              <w:spacing w:before="0" w:after="0"/>
            </w:pPr>
            <w:proofErr w:type="spellStart"/>
            <w:r>
              <w:t>Là</w:t>
            </w:r>
            <w:proofErr w:type="spellEnd"/>
            <w:r>
              <w:t xml:space="preserve"> 1 </w:t>
            </w:r>
            <w:proofErr w:type="spellStart"/>
            <w:r>
              <w:t>chuỗi</w:t>
            </w:r>
            <w:proofErr w:type="spellEnd"/>
          </w:p>
        </w:tc>
        <w:tc>
          <w:tcPr>
            <w:tcW w:w="2692" w:type="dxa"/>
          </w:tcPr>
          <w:p w:rsidR="0017270F" w:rsidRDefault="00B60D97">
            <w:pPr>
              <w:spacing w:before="0" w:after="0"/>
            </w:pPr>
            <w:proofErr w:type="spellStart"/>
            <w:r>
              <w:t>Bảng</w:t>
            </w:r>
            <w:proofErr w:type="spellEnd"/>
            <w:r>
              <w:t xml:space="preserve"> </w:t>
            </w:r>
            <w:proofErr w:type="spellStart"/>
            <w:r>
              <w:t>kê</w:t>
            </w:r>
            <w:proofErr w:type="spellEnd"/>
            <w:r>
              <w:t xml:space="preserve"> </w:t>
            </w:r>
            <w:proofErr w:type="spellStart"/>
            <w:r>
              <w:t>hóa</w:t>
            </w:r>
            <w:proofErr w:type="spellEnd"/>
            <w:r>
              <w:t xml:space="preserve"> </w:t>
            </w:r>
            <w:proofErr w:type="spellStart"/>
            <w:r>
              <w:t>đơn</w:t>
            </w:r>
            <w:proofErr w:type="spellEnd"/>
          </w:p>
        </w:tc>
      </w:tr>
      <w:tr w:rsidR="0017270F" w:rsidTr="00C27972">
        <w:tc>
          <w:tcPr>
            <w:tcW w:w="679" w:type="dxa"/>
          </w:tcPr>
          <w:p w:rsidR="0017270F" w:rsidRDefault="005E76C4">
            <w:pPr>
              <w:spacing w:before="0" w:after="0"/>
            </w:pPr>
            <w:r>
              <w:lastRenderedPageBreak/>
              <w:t>2</w:t>
            </w:r>
          </w:p>
        </w:tc>
        <w:tc>
          <w:tcPr>
            <w:tcW w:w="2150" w:type="dxa"/>
          </w:tcPr>
          <w:p w:rsidR="0017270F" w:rsidRDefault="00B60D97">
            <w:pPr>
              <w:spacing w:before="0" w:after="0"/>
            </w:pPr>
            <w:proofErr w:type="spellStart"/>
            <w:r>
              <w:t>Kỳ</w:t>
            </w:r>
            <w:proofErr w:type="spellEnd"/>
            <w:r>
              <w:t xml:space="preserve"> </w:t>
            </w:r>
            <w:proofErr w:type="spellStart"/>
            <w:r>
              <w:t>báo</w:t>
            </w:r>
            <w:proofErr w:type="spellEnd"/>
            <w:r>
              <w:t xml:space="preserve"> </w:t>
            </w:r>
            <w:proofErr w:type="spellStart"/>
            <w:r>
              <w:t>cáo</w:t>
            </w:r>
            <w:proofErr w:type="spellEnd"/>
          </w:p>
        </w:tc>
        <w:tc>
          <w:tcPr>
            <w:tcW w:w="1135" w:type="dxa"/>
          </w:tcPr>
          <w:p w:rsidR="0017270F" w:rsidRDefault="0017270F">
            <w:pPr>
              <w:spacing w:before="0" w:after="0"/>
            </w:pPr>
          </w:p>
        </w:tc>
        <w:tc>
          <w:tcPr>
            <w:tcW w:w="1418" w:type="dxa"/>
          </w:tcPr>
          <w:p w:rsidR="0017270F" w:rsidRDefault="00B60D97">
            <w:pPr>
              <w:spacing w:before="0" w:after="0"/>
            </w:pPr>
            <w:proofErr w:type="spellStart"/>
            <w:r>
              <w:t>Có</w:t>
            </w:r>
            <w:proofErr w:type="spellEnd"/>
          </w:p>
        </w:tc>
        <w:tc>
          <w:tcPr>
            <w:tcW w:w="1559" w:type="dxa"/>
          </w:tcPr>
          <w:p w:rsidR="0017270F" w:rsidRDefault="005E76C4">
            <w:pPr>
              <w:spacing w:before="0" w:after="0"/>
            </w:pPr>
            <w:proofErr w:type="spellStart"/>
            <w:r>
              <w:t>Là</w:t>
            </w:r>
            <w:proofErr w:type="spellEnd"/>
            <w:r>
              <w:t xml:space="preserve"> 1 </w:t>
            </w:r>
            <w:proofErr w:type="spellStart"/>
            <w:r>
              <w:t>chuỗi</w:t>
            </w:r>
            <w:proofErr w:type="spellEnd"/>
          </w:p>
        </w:tc>
        <w:tc>
          <w:tcPr>
            <w:tcW w:w="2692" w:type="dxa"/>
          </w:tcPr>
          <w:p w:rsidR="0017270F" w:rsidRDefault="00B60D97">
            <w:pPr>
              <w:spacing w:before="0" w:after="0"/>
            </w:pPr>
            <w:proofErr w:type="spellStart"/>
            <w:r>
              <w:t>Hôm</w:t>
            </w:r>
            <w:proofErr w:type="spellEnd"/>
            <w:r>
              <w:t xml:space="preserve"> nay</w:t>
            </w:r>
          </w:p>
        </w:tc>
      </w:tr>
      <w:tr w:rsidR="0017270F" w:rsidTr="00C27972">
        <w:tc>
          <w:tcPr>
            <w:tcW w:w="679" w:type="dxa"/>
          </w:tcPr>
          <w:p w:rsidR="0017270F" w:rsidRDefault="005E76C4">
            <w:pPr>
              <w:spacing w:before="0" w:after="0"/>
            </w:pPr>
            <w:r>
              <w:t>3</w:t>
            </w:r>
          </w:p>
        </w:tc>
        <w:tc>
          <w:tcPr>
            <w:tcW w:w="2150" w:type="dxa"/>
          </w:tcPr>
          <w:p w:rsidR="0017270F" w:rsidRDefault="00B60D97">
            <w:pPr>
              <w:spacing w:before="0" w:after="0"/>
            </w:pPr>
            <w:proofErr w:type="spellStart"/>
            <w:r>
              <w:t>Từ</w:t>
            </w:r>
            <w:proofErr w:type="spellEnd"/>
            <w:r>
              <w:t xml:space="preserve"> </w:t>
            </w:r>
            <w:proofErr w:type="spellStart"/>
            <w:r>
              <w:t>ngày</w:t>
            </w:r>
            <w:proofErr w:type="spellEnd"/>
          </w:p>
        </w:tc>
        <w:tc>
          <w:tcPr>
            <w:tcW w:w="1135" w:type="dxa"/>
          </w:tcPr>
          <w:p w:rsidR="0017270F" w:rsidRDefault="0017270F">
            <w:pPr>
              <w:spacing w:before="0" w:after="0"/>
            </w:pPr>
          </w:p>
        </w:tc>
        <w:tc>
          <w:tcPr>
            <w:tcW w:w="1418" w:type="dxa"/>
          </w:tcPr>
          <w:p w:rsidR="0017270F" w:rsidRDefault="00B60D97">
            <w:pPr>
              <w:spacing w:before="0" w:after="0"/>
            </w:pPr>
            <w:proofErr w:type="spellStart"/>
            <w:r>
              <w:t>Có</w:t>
            </w:r>
            <w:proofErr w:type="spellEnd"/>
          </w:p>
        </w:tc>
        <w:tc>
          <w:tcPr>
            <w:tcW w:w="1559" w:type="dxa"/>
          </w:tcPr>
          <w:p w:rsidR="0017270F" w:rsidRDefault="00B60D97">
            <w:pPr>
              <w:spacing w:before="0" w:after="0"/>
            </w:pPr>
            <w:proofErr w:type="spellStart"/>
            <w:r>
              <w:t>Ngày</w:t>
            </w:r>
            <w:proofErr w:type="spellEnd"/>
            <w:r>
              <w:t xml:space="preserve"> </w:t>
            </w:r>
            <w:proofErr w:type="spellStart"/>
            <w:r>
              <w:t>tháng</w:t>
            </w:r>
            <w:proofErr w:type="spellEnd"/>
          </w:p>
        </w:tc>
        <w:tc>
          <w:tcPr>
            <w:tcW w:w="2692" w:type="dxa"/>
          </w:tcPr>
          <w:p w:rsidR="0017270F" w:rsidRDefault="00B60D97">
            <w:pPr>
              <w:spacing w:before="0" w:after="0"/>
            </w:pPr>
            <w:r>
              <w:t>02/10/2019</w:t>
            </w:r>
          </w:p>
        </w:tc>
      </w:tr>
      <w:tr w:rsidR="0017270F" w:rsidTr="00C27972">
        <w:tc>
          <w:tcPr>
            <w:tcW w:w="679" w:type="dxa"/>
          </w:tcPr>
          <w:p w:rsidR="0017270F" w:rsidRDefault="005E76C4">
            <w:pPr>
              <w:spacing w:before="0" w:after="0"/>
            </w:pPr>
            <w:r>
              <w:t>4</w:t>
            </w:r>
          </w:p>
        </w:tc>
        <w:tc>
          <w:tcPr>
            <w:tcW w:w="2150" w:type="dxa"/>
          </w:tcPr>
          <w:p w:rsidR="0017270F" w:rsidRDefault="00B60D97">
            <w:pPr>
              <w:spacing w:before="0" w:after="0"/>
            </w:pPr>
            <w:proofErr w:type="spellStart"/>
            <w:r>
              <w:t>Đến</w:t>
            </w:r>
            <w:proofErr w:type="spellEnd"/>
            <w:r>
              <w:t xml:space="preserve"> </w:t>
            </w:r>
            <w:proofErr w:type="spellStart"/>
            <w:r>
              <w:t>ngày</w:t>
            </w:r>
            <w:proofErr w:type="spellEnd"/>
          </w:p>
        </w:tc>
        <w:tc>
          <w:tcPr>
            <w:tcW w:w="1135" w:type="dxa"/>
          </w:tcPr>
          <w:p w:rsidR="0017270F" w:rsidRDefault="0017270F">
            <w:pPr>
              <w:spacing w:before="0" w:after="0"/>
            </w:pPr>
          </w:p>
        </w:tc>
        <w:tc>
          <w:tcPr>
            <w:tcW w:w="1418" w:type="dxa"/>
          </w:tcPr>
          <w:p w:rsidR="0017270F" w:rsidRDefault="00B60D97">
            <w:pPr>
              <w:spacing w:before="0" w:after="0"/>
            </w:pPr>
            <w:proofErr w:type="spellStart"/>
            <w:r>
              <w:t>Có</w:t>
            </w:r>
            <w:proofErr w:type="spellEnd"/>
          </w:p>
        </w:tc>
        <w:tc>
          <w:tcPr>
            <w:tcW w:w="1559" w:type="dxa"/>
          </w:tcPr>
          <w:p w:rsidR="0017270F" w:rsidRDefault="00B60D97">
            <w:pPr>
              <w:spacing w:before="0" w:after="0"/>
            </w:pPr>
            <w:proofErr w:type="spellStart"/>
            <w:r>
              <w:t>Ngày</w:t>
            </w:r>
            <w:proofErr w:type="spellEnd"/>
            <w:r>
              <w:t xml:space="preserve"> </w:t>
            </w:r>
            <w:proofErr w:type="spellStart"/>
            <w:r>
              <w:t>tháng</w:t>
            </w:r>
            <w:proofErr w:type="spellEnd"/>
          </w:p>
        </w:tc>
        <w:tc>
          <w:tcPr>
            <w:tcW w:w="2692" w:type="dxa"/>
          </w:tcPr>
          <w:p w:rsidR="0017270F" w:rsidRDefault="00B60D97">
            <w:pPr>
              <w:spacing w:before="0" w:after="0"/>
            </w:pPr>
            <w:r>
              <w:t>02/10/2019</w:t>
            </w:r>
          </w:p>
        </w:tc>
      </w:tr>
      <w:tr w:rsidR="0017270F" w:rsidTr="00C27972">
        <w:tc>
          <w:tcPr>
            <w:tcW w:w="679" w:type="dxa"/>
          </w:tcPr>
          <w:p w:rsidR="0017270F" w:rsidRDefault="005E76C4">
            <w:pPr>
              <w:spacing w:before="0" w:after="0"/>
            </w:pPr>
            <w:r>
              <w:t>5</w:t>
            </w:r>
          </w:p>
        </w:tc>
        <w:tc>
          <w:tcPr>
            <w:tcW w:w="2150" w:type="dxa"/>
          </w:tcPr>
          <w:p w:rsidR="0017270F" w:rsidRDefault="00B60D97">
            <w:pPr>
              <w:spacing w:before="0" w:after="0"/>
            </w:pPr>
            <w:proofErr w:type="spellStart"/>
            <w:r>
              <w:t>Nhân</w:t>
            </w:r>
            <w:proofErr w:type="spellEnd"/>
            <w:r>
              <w:t xml:space="preserve"> </w:t>
            </w:r>
            <w:proofErr w:type="spellStart"/>
            <w:r>
              <w:t>viên</w:t>
            </w:r>
            <w:proofErr w:type="spellEnd"/>
          </w:p>
        </w:tc>
        <w:tc>
          <w:tcPr>
            <w:tcW w:w="1135" w:type="dxa"/>
          </w:tcPr>
          <w:p w:rsidR="0017270F" w:rsidRDefault="0017270F">
            <w:pPr>
              <w:spacing w:before="0" w:after="0"/>
            </w:pPr>
          </w:p>
        </w:tc>
        <w:tc>
          <w:tcPr>
            <w:tcW w:w="1418" w:type="dxa"/>
          </w:tcPr>
          <w:p w:rsidR="0017270F" w:rsidRDefault="005E76C4">
            <w:pPr>
              <w:spacing w:before="0" w:after="0"/>
            </w:pPr>
            <w:proofErr w:type="spellStart"/>
            <w:r>
              <w:t>Không</w:t>
            </w:r>
            <w:proofErr w:type="spellEnd"/>
          </w:p>
        </w:tc>
        <w:tc>
          <w:tcPr>
            <w:tcW w:w="1559" w:type="dxa"/>
          </w:tcPr>
          <w:p w:rsidR="0017270F" w:rsidRDefault="00B60D97">
            <w:pPr>
              <w:spacing w:before="0" w:after="0"/>
            </w:pPr>
            <w:proofErr w:type="spellStart"/>
            <w:r>
              <w:t>Tên</w:t>
            </w:r>
            <w:proofErr w:type="spellEnd"/>
            <w:r>
              <w:t xml:space="preserve"> </w:t>
            </w:r>
            <w:proofErr w:type="spellStart"/>
            <w:r>
              <w:t>người</w:t>
            </w:r>
            <w:proofErr w:type="spellEnd"/>
          </w:p>
        </w:tc>
        <w:tc>
          <w:tcPr>
            <w:tcW w:w="2692" w:type="dxa"/>
          </w:tcPr>
          <w:p w:rsidR="0017270F" w:rsidRDefault="00B60D97">
            <w:pPr>
              <w:spacing w:before="0" w:after="0"/>
            </w:pPr>
            <w:proofErr w:type="spellStart"/>
            <w:r>
              <w:t>Nguyễn</w:t>
            </w:r>
            <w:proofErr w:type="spellEnd"/>
            <w:r>
              <w:t xml:space="preserve"> </w:t>
            </w:r>
            <w:proofErr w:type="spellStart"/>
            <w:r>
              <w:t>Văn</w:t>
            </w:r>
            <w:proofErr w:type="spellEnd"/>
            <w:r>
              <w:t xml:space="preserve"> A</w:t>
            </w:r>
          </w:p>
        </w:tc>
      </w:tr>
      <w:tr w:rsidR="0017270F" w:rsidTr="00C27972">
        <w:tc>
          <w:tcPr>
            <w:tcW w:w="679" w:type="dxa"/>
          </w:tcPr>
          <w:p w:rsidR="0017270F" w:rsidRDefault="005E76C4">
            <w:pPr>
              <w:spacing w:before="0" w:after="0"/>
            </w:pPr>
            <w:r>
              <w:t>6</w:t>
            </w:r>
          </w:p>
        </w:tc>
        <w:tc>
          <w:tcPr>
            <w:tcW w:w="2150" w:type="dxa"/>
          </w:tcPr>
          <w:p w:rsidR="0017270F" w:rsidRDefault="00B60D97">
            <w:pPr>
              <w:spacing w:before="0" w:after="0"/>
            </w:pPr>
            <w:proofErr w:type="spellStart"/>
            <w:r>
              <w:t>Khách</w:t>
            </w:r>
            <w:proofErr w:type="spellEnd"/>
            <w:r>
              <w:t xml:space="preserve"> </w:t>
            </w:r>
            <w:proofErr w:type="spellStart"/>
            <w:r>
              <w:t>hàng</w:t>
            </w:r>
            <w:proofErr w:type="spellEnd"/>
          </w:p>
        </w:tc>
        <w:tc>
          <w:tcPr>
            <w:tcW w:w="1135" w:type="dxa"/>
          </w:tcPr>
          <w:p w:rsidR="0017270F" w:rsidRDefault="0017270F">
            <w:pPr>
              <w:spacing w:before="0" w:after="0"/>
            </w:pPr>
          </w:p>
        </w:tc>
        <w:tc>
          <w:tcPr>
            <w:tcW w:w="1418" w:type="dxa"/>
          </w:tcPr>
          <w:p w:rsidR="0017270F" w:rsidRDefault="005E76C4">
            <w:pPr>
              <w:spacing w:before="0" w:after="0"/>
            </w:pPr>
            <w:proofErr w:type="spellStart"/>
            <w:r>
              <w:t>Không</w:t>
            </w:r>
            <w:proofErr w:type="spellEnd"/>
          </w:p>
        </w:tc>
        <w:tc>
          <w:tcPr>
            <w:tcW w:w="1559" w:type="dxa"/>
          </w:tcPr>
          <w:p w:rsidR="0017270F" w:rsidRDefault="00B60D97">
            <w:pPr>
              <w:spacing w:before="0" w:after="0"/>
            </w:pPr>
            <w:proofErr w:type="spellStart"/>
            <w:r>
              <w:t>Tên</w:t>
            </w:r>
            <w:proofErr w:type="spellEnd"/>
            <w:r>
              <w:t xml:space="preserve"> </w:t>
            </w:r>
            <w:proofErr w:type="spellStart"/>
            <w:r>
              <w:t>người</w:t>
            </w:r>
            <w:proofErr w:type="spellEnd"/>
          </w:p>
        </w:tc>
        <w:tc>
          <w:tcPr>
            <w:tcW w:w="2692" w:type="dxa"/>
          </w:tcPr>
          <w:p w:rsidR="0017270F" w:rsidRDefault="00B60D97">
            <w:pPr>
              <w:spacing w:before="0" w:after="0"/>
            </w:pPr>
            <w:proofErr w:type="spellStart"/>
            <w:r>
              <w:t>Nguyễn</w:t>
            </w:r>
            <w:proofErr w:type="spellEnd"/>
            <w:r>
              <w:t xml:space="preserve"> </w:t>
            </w:r>
            <w:proofErr w:type="spellStart"/>
            <w:r>
              <w:t>Văn</w:t>
            </w:r>
            <w:proofErr w:type="spellEnd"/>
            <w:r>
              <w:t xml:space="preserve"> A</w:t>
            </w:r>
          </w:p>
        </w:tc>
      </w:tr>
      <w:tr w:rsidR="0017270F" w:rsidTr="00C27972">
        <w:tc>
          <w:tcPr>
            <w:tcW w:w="679" w:type="dxa"/>
          </w:tcPr>
          <w:p w:rsidR="0017270F" w:rsidRDefault="005E76C4">
            <w:pPr>
              <w:spacing w:before="0" w:after="0"/>
            </w:pPr>
            <w:r>
              <w:t>7</w:t>
            </w:r>
          </w:p>
        </w:tc>
        <w:tc>
          <w:tcPr>
            <w:tcW w:w="2150" w:type="dxa"/>
          </w:tcPr>
          <w:p w:rsidR="0017270F" w:rsidRDefault="00B60D97">
            <w:pPr>
              <w:spacing w:before="0" w:after="0"/>
            </w:pPr>
            <w:proofErr w:type="spellStart"/>
            <w:r>
              <w:t>Thống</w:t>
            </w:r>
            <w:proofErr w:type="spellEnd"/>
            <w:r>
              <w:t xml:space="preserve"> </w:t>
            </w:r>
            <w:proofErr w:type="spellStart"/>
            <w:r>
              <w:t>kê</w:t>
            </w:r>
            <w:proofErr w:type="spellEnd"/>
            <w:r>
              <w:t xml:space="preserve"> </w:t>
            </w:r>
            <w:proofErr w:type="spellStart"/>
            <w:r>
              <w:t>theo</w:t>
            </w:r>
            <w:proofErr w:type="spellEnd"/>
          </w:p>
        </w:tc>
        <w:tc>
          <w:tcPr>
            <w:tcW w:w="1135" w:type="dxa"/>
          </w:tcPr>
          <w:p w:rsidR="0017270F" w:rsidRDefault="0017270F">
            <w:pPr>
              <w:spacing w:before="0" w:after="0"/>
            </w:pPr>
          </w:p>
        </w:tc>
        <w:tc>
          <w:tcPr>
            <w:tcW w:w="1418" w:type="dxa"/>
          </w:tcPr>
          <w:p w:rsidR="0017270F" w:rsidRDefault="005E76C4">
            <w:pPr>
              <w:spacing w:before="0" w:after="0"/>
            </w:pPr>
            <w:proofErr w:type="spellStart"/>
            <w:r>
              <w:t>Không</w:t>
            </w:r>
            <w:proofErr w:type="spellEnd"/>
          </w:p>
        </w:tc>
        <w:tc>
          <w:tcPr>
            <w:tcW w:w="1559" w:type="dxa"/>
          </w:tcPr>
          <w:p w:rsidR="0017270F" w:rsidRDefault="00B60D97">
            <w:pPr>
              <w:spacing w:before="0" w:after="0"/>
            </w:pPr>
            <w:proofErr w:type="spellStart"/>
            <w:r>
              <w:t>Là</w:t>
            </w:r>
            <w:proofErr w:type="spellEnd"/>
            <w:r>
              <w:t xml:space="preserve"> 1 </w:t>
            </w:r>
            <w:proofErr w:type="spellStart"/>
            <w:r>
              <w:t>chuỗi</w:t>
            </w:r>
            <w:proofErr w:type="spellEnd"/>
          </w:p>
        </w:tc>
        <w:tc>
          <w:tcPr>
            <w:tcW w:w="2692" w:type="dxa"/>
          </w:tcPr>
          <w:p w:rsidR="0017270F" w:rsidRDefault="00B60D97">
            <w:pPr>
              <w:spacing w:before="0" w:after="0"/>
            </w:pPr>
            <w:proofErr w:type="spellStart"/>
            <w:r>
              <w:t>Mẫu</w:t>
            </w:r>
            <w:proofErr w:type="spellEnd"/>
            <w:r>
              <w:t xml:space="preserve"> </w:t>
            </w:r>
            <w:proofErr w:type="spellStart"/>
            <w:r>
              <w:t>mã</w:t>
            </w:r>
            <w:proofErr w:type="spellEnd"/>
          </w:p>
        </w:tc>
      </w:tr>
      <w:tr w:rsidR="00B60D97" w:rsidTr="00C27972">
        <w:tc>
          <w:tcPr>
            <w:tcW w:w="679" w:type="dxa"/>
          </w:tcPr>
          <w:p w:rsidR="00B60D97" w:rsidRDefault="00B60D97">
            <w:pPr>
              <w:spacing w:before="0" w:after="0"/>
            </w:pPr>
            <w:r>
              <w:t>8</w:t>
            </w:r>
          </w:p>
        </w:tc>
        <w:tc>
          <w:tcPr>
            <w:tcW w:w="2150" w:type="dxa"/>
          </w:tcPr>
          <w:p w:rsidR="00B60D97" w:rsidRDefault="00B60D97">
            <w:pPr>
              <w:spacing w:before="0" w:after="0"/>
            </w:pPr>
            <w:proofErr w:type="spellStart"/>
            <w:r>
              <w:t>Đơn</w:t>
            </w:r>
            <w:proofErr w:type="spellEnd"/>
            <w:r>
              <w:t xml:space="preserve"> </w:t>
            </w:r>
            <w:proofErr w:type="spellStart"/>
            <w:r>
              <w:t>vị</w:t>
            </w:r>
            <w:proofErr w:type="spellEnd"/>
            <w:r>
              <w:t xml:space="preserve"> </w:t>
            </w:r>
            <w:proofErr w:type="spellStart"/>
            <w:r>
              <w:t>tính</w:t>
            </w:r>
            <w:proofErr w:type="spellEnd"/>
          </w:p>
        </w:tc>
        <w:tc>
          <w:tcPr>
            <w:tcW w:w="1135" w:type="dxa"/>
          </w:tcPr>
          <w:p w:rsidR="00B60D97" w:rsidRDefault="00B60D97">
            <w:pPr>
              <w:spacing w:before="0" w:after="0"/>
            </w:pPr>
          </w:p>
        </w:tc>
        <w:tc>
          <w:tcPr>
            <w:tcW w:w="1418" w:type="dxa"/>
          </w:tcPr>
          <w:p w:rsidR="00B60D97" w:rsidRDefault="00B60D97">
            <w:pPr>
              <w:spacing w:before="0" w:after="0"/>
            </w:pPr>
            <w:proofErr w:type="spellStart"/>
            <w:r>
              <w:t>Không</w:t>
            </w:r>
            <w:proofErr w:type="spellEnd"/>
          </w:p>
        </w:tc>
        <w:tc>
          <w:tcPr>
            <w:tcW w:w="1559" w:type="dxa"/>
          </w:tcPr>
          <w:p w:rsidR="00B60D97" w:rsidRDefault="00B60D97">
            <w:pPr>
              <w:spacing w:before="0" w:after="0"/>
            </w:pPr>
            <w:proofErr w:type="spellStart"/>
            <w:r>
              <w:t>Là</w:t>
            </w:r>
            <w:proofErr w:type="spellEnd"/>
            <w:r>
              <w:t xml:space="preserve"> 1 </w:t>
            </w:r>
            <w:proofErr w:type="spellStart"/>
            <w:r>
              <w:t>chuỗi</w:t>
            </w:r>
            <w:proofErr w:type="spellEnd"/>
          </w:p>
        </w:tc>
        <w:tc>
          <w:tcPr>
            <w:tcW w:w="2692" w:type="dxa"/>
          </w:tcPr>
          <w:p w:rsidR="00B60D97" w:rsidRDefault="00B60D97">
            <w:pPr>
              <w:spacing w:before="0" w:after="0"/>
            </w:pPr>
            <w:proofErr w:type="spellStart"/>
            <w:r>
              <w:t>Chiếc</w:t>
            </w:r>
            <w:proofErr w:type="spellEnd"/>
          </w:p>
        </w:tc>
      </w:tr>
      <w:tr w:rsidR="00B60D97" w:rsidTr="00C27972">
        <w:tc>
          <w:tcPr>
            <w:tcW w:w="679" w:type="dxa"/>
          </w:tcPr>
          <w:p w:rsidR="00B60D97" w:rsidRDefault="00B60D97">
            <w:pPr>
              <w:spacing w:before="0" w:after="0"/>
            </w:pPr>
            <w:r>
              <w:t>9</w:t>
            </w:r>
          </w:p>
        </w:tc>
        <w:tc>
          <w:tcPr>
            <w:tcW w:w="2150" w:type="dxa"/>
          </w:tcPr>
          <w:p w:rsidR="00B60D97" w:rsidRDefault="00B60D97">
            <w:pPr>
              <w:spacing w:before="0" w:after="0"/>
            </w:pPr>
            <w:r>
              <w:t>Kho</w:t>
            </w:r>
          </w:p>
        </w:tc>
        <w:tc>
          <w:tcPr>
            <w:tcW w:w="1135" w:type="dxa"/>
          </w:tcPr>
          <w:p w:rsidR="00B60D97" w:rsidRDefault="00B60D97">
            <w:pPr>
              <w:spacing w:before="0" w:after="0"/>
            </w:pPr>
          </w:p>
        </w:tc>
        <w:tc>
          <w:tcPr>
            <w:tcW w:w="1418" w:type="dxa"/>
          </w:tcPr>
          <w:p w:rsidR="00B60D97" w:rsidRDefault="00B60D97">
            <w:pPr>
              <w:spacing w:before="0" w:after="0"/>
            </w:pPr>
            <w:proofErr w:type="spellStart"/>
            <w:r>
              <w:t>Không</w:t>
            </w:r>
            <w:proofErr w:type="spellEnd"/>
          </w:p>
        </w:tc>
        <w:tc>
          <w:tcPr>
            <w:tcW w:w="1559" w:type="dxa"/>
          </w:tcPr>
          <w:p w:rsidR="00B60D97" w:rsidRDefault="00C27972">
            <w:pPr>
              <w:spacing w:before="0" w:after="0"/>
            </w:pPr>
            <w:proofErr w:type="spellStart"/>
            <w:r>
              <w:t>Là</w:t>
            </w:r>
            <w:proofErr w:type="spellEnd"/>
            <w:r>
              <w:t xml:space="preserve"> 1 </w:t>
            </w:r>
            <w:proofErr w:type="spellStart"/>
            <w:r>
              <w:t>chuỗi</w:t>
            </w:r>
            <w:proofErr w:type="spellEnd"/>
          </w:p>
        </w:tc>
        <w:tc>
          <w:tcPr>
            <w:tcW w:w="2692" w:type="dxa"/>
          </w:tcPr>
          <w:p w:rsidR="00B60D97" w:rsidRDefault="00C27972">
            <w:pPr>
              <w:spacing w:before="0" w:after="0"/>
            </w:pPr>
            <w:r>
              <w:t xml:space="preserve">Chi </w:t>
            </w:r>
            <w:proofErr w:type="spellStart"/>
            <w:r>
              <w:t>nhánh</w:t>
            </w:r>
            <w:proofErr w:type="spellEnd"/>
            <w:r>
              <w:t xml:space="preserve"> </w:t>
            </w:r>
            <w:proofErr w:type="spellStart"/>
            <w:r>
              <w:t>Giải</w:t>
            </w:r>
            <w:proofErr w:type="spellEnd"/>
            <w:r>
              <w:t xml:space="preserve"> </w:t>
            </w:r>
            <w:proofErr w:type="spellStart"/>
            <w:r>
              <w:t>Phóng</w:t>
            </w:r>
            <w:proofErr w:type="spellEnd"/>
          </w:p>
        </w:tc>
      </w:tr>
      <w:tr w:rsidR="00C27972" w:rsidTr="00C27972">
        <w:tc>
          <w:tcPr>
            <w:tcW w:w="679" w:type="dxa"/>
          </w:tcPr>
          <w:p w:rsidR="00C27972" w:rsidRDefault="00C27972">
            <w:pPr>
              <w:spacing w:before="0" w:after="0"/>
            </w:pPr>
            <w:r>
              <w:t>10</w:t>
            </w:r>
          </w:p>
        </w:tc>
        <w:tc>
          <w:tcPr>
            <w:tcW w:w="2150" w:type="dxa"/>
          </w:tcPr>
          <w:p w:rsidR="00C27972" w:rsidRDefault="00C27972">
            <w:pPr>
              <w:spacing w:before="0" w:after="0"/>
            </w:pPr>
            <w:proofErr w:type="spellStart"/>
            <w:r>
              <w:t>Cửa</w:t>
            </w:r>
            <w:proofErr w:type="spellEnd"/>
            <w:r>
              <w:t xml:space="preserve"> </w:t>
            </w:r>
            <w:proofErr w:type="spellStart"/>
            <w:r>
              <w:t>hàng</w:t>
            </w:r>
            <w:proofErr w:type="spellEnd"/>
            <w:r>
              <w:t xml:space="preserve"> </w:t>
            </w:r>
            <w:proofErr w:type="spellStart"/>
            <w:r>
              <w:t>xuất</w:t>
            </w:r>
            <w:proofErr w:type="spellEnd"/>
          </w:p>
        </w:tc>
        <w:tc>
          <w:tcPr>
            <w:tcW w:w="1135" w:type="dxa"/>
          </w:tcPr>
          <w:p w:rsidR="00C27972" w:rsidRDefault="00C27972">
            <w:pPr>
              <w:spacing w:before="0" w:after="0"/>
            </w:pPr>
          </w:p>
        </w:tc>
        <w:tc>
          <w:tcPr>
            <w:tcW w:w="1418" w:type="dxa"/>
          </w:tcPr>
          <w:p w:rsidR="00C27972" w:rsidRDefault="00C27972">
            <w:pPr>
              <w:spacing w:before="0" w:after="0"/>
            </w:pPr>
            <w:proofErr w:type="spellStart"/>
            <w:r>
              <w:t>Không</w:t>
            </w:r>
            <w:proofErr w:type="spellEnd"/>
          </w:p>
        </w:tc>
        <w:tc>
          <w:tcPr>
            <w:tcW w:w="1559" w:type="dxa"/>
          </w:tcPr>
          <w:p w:rsidR="00C27972" w:rsidRDefault="00C27972">
            <w:pPr>
              <w:spacing w:before="0" w:after="0"/>
            </w:pPr>
            <w:proofErr w:type="spellStart"/>
            <w:r>
              <w:t>Là</w:t>
            </w:r>
            <w:proofErr w:type="spellEnd"/>
            <w:r>
              <w:t xml:space="preserve"> 1 </w:t>
            </w:r>
            <w:proofErr w:type="spellStart"/>
            <w:r>
              <w:t>chuỗi</w:t>
            </w:r>
            <w:proofErr w:type="spellEnd"/>
          </w:p>
        </w:tc>
        <w:tc>
          <w:tcPr>
            <w:tcW w:w="2692" w:type="dxa"/>
          </w:tcPr>
          <w:p w:rsidR="00C27972" w:rsidRDefault="00C27972">
            <w:pPr>
              <w:spacing w:before="0" w:after="0"/>
            </w:pPr>
            <w:r>
              <w:t xml:space="preserve">Chi </w:t>
            </w:r>
            <w:proofErr w:type="spellStart"/>
            <w:r>
              <w:t>nhánh</w:t>
            </w:r>
            <w:proofErr w:type="spellEnd"/>
            <w:r>
              <w:t xml:space="preserve"> </w:t>
            </w:r>
            <w:proofErr w:type="spellStart"/>
            <w:r>
              <w:t>Cầu</w:t>
            </w:r>
            <w:proofErr w:type="spellEnd"/>
            <w:r>
              <w:t xml:space="preserve"> </w:t>
            </w:r>
            <w:proofErr w:type="spellStart"/>
            <w:r>
              <w:t>Giấy</w:t>
            </w:r>
            <w:proofErr w:type="spellEnd"/>
          </w:p>
        </w:tc>
      </w:tr>
      <w:tr w:rsidR="00C27972" w:rsidTr="00C27972">
        <w:tc>
          <w:tcPr>
            <w:tcW w:w="679" w:type="dxa"/>
          </w:tcPr>
          <w:p w:rsidR="00C27972" w:rsidRDefault="00C27972">
            <w:pPr>
              <w:spacing w:before="0" w:after="0"/>
            </w:pPr>
            <w:r>
              <w:t>11</w:t>
            </w:r>
          </w:p>
        </w:tc>
        <w:tc>
          <w:tcPr>
            <w:tcW w:w="2150" w:type="dxa"/>
          </w:tcPr>
          <w:p w:rsidR="00C27972" w:rsidRDefault="00C27972">
            <w:pPr>
              <w:spacing w:before="0" w:after="0"/>
            </w:pPr>
            <w:proofErr w:type="spellStart"/>
            <w:r>
              <w:t>Cửa</w:t>
            </w:r>
            <w:proofErr w:type="spellEnd"/>
            <w:r>
              <w:t xml:space="preserve"> </w:t>
            </w:r>
            <w:proofErr w:type="spellStart"/>
            <w:r>
              <w:t>hàng</w:t>
            </w:r>
            <w:proofErr w:type="spellEnd"/>
            <w:r>
              <w:t xml:space="preserve"> </w:t>
            </w:r>
            <w:proofErr w:type="spellStart"/>
            <w:r>
              <w:t>nhận</w:t>
            </w:r>
            <w:proofErr w:type="spellEnd"/>
          </w:p>
        </w:tc>
        <w:tc>
          <w:tcPr>
            <w:tcW w:w="1135" w:type="dxa"/>
          </w:tcPr>
          <w:p w:rsidR="00C27972" w:rsidRDefault="00C27972">
            <w:pPr>
              <w:spacing w:before="0" w:after="0"/>
            </w:pPr>
          </w:p>
        </w:tc>
        <w:tc>
          <w:tcPr>
            <w:tcW w:w="1418" w:type="dxa"/>
          </w:tcPr>
          <w:p w:rsidR="00C27972" w:rsidRDefault="00C27972">
            <w:pPr>
              <w:spacing w:before="0" w:after="0"/>
            </w:pPr>
            <w:proofErr w:type="spellStart"/>
            <w:r>
              <w:t>Không</w:t>
            </w:r>
            <w:proofErr w:type="spellEnd"/>
          </w:p>
        </w:tc>
        <w:tc>
          <w:tcPr>
            <w:tcW w:w="1559" w:type="dxa"/>
          </w:tcPr>
          <w:p w:rsidR="00C27972" w:rsidRDefault="00C27972">
            <w:pPr>
              <w:spacing w:before="0" w:after="0"/>
            </w:pPr>
            <w:proofErr w:type="spellStart"/>
            <w:r>
              <w:t>Là</w:t>
            </w:r>
            <w:proofErr w:type="spellEnd"/>
            <w:r>
              <w:t xml:space="preserve"> 1 </w:t>
            </w:r>
            <w:proofErr w:type="spellStart"/>
            <w:r>
              <w:t>chuỗi</w:t>
            </w:r>
            <w:proofErr w:type="spellEnd"/>
          </w:p>
        </w:tc>
        <w:tc>
          <w:tcPr>
            <w:tcW w:w="2692" w:type="dxa"/>
          </w:tcPr>
          <w:p w:rsidR="00C27972" w:rsidRDefault="00C27972">
            <w:pPr>
              <w:spacing w:before="0" w:after="0"/>
            </w:pPr>
            <w:r>
              <w:t xml:space="preserve">Chi </w:t>
            </w:r>
            <w:proofErr w:type="spellStart"/>
            <w:r>
              <w:t>nhánh</w:t>
            </w:r>
            <w:proofErr w:type="spellEnd"/>
            <w:r>
              <w:t xml:space="preserve"> </w:t>
            </w:r>
            <w:proofErr w:type="spellStart"/>
            <w:r>
              <w:t>Bưởi</w:t>
            </w:r>
            <w:proofErr w:type="spellEnd"/>
          </w:p>
        </w:tc>
      </w:tr>
    </w:tbl>
    <w:p w:rsidR="0017270F" w:rsidRDefault="005E76C4">
      <w:pPr>
        <w:pStyle w:val="u5"/>
        <w:numPr>
          <w:ilvl w:val="4"/>
          <w:numId w:val="10"/>
        </w:numPr>
      </w:pP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p>
    <w:p w:rsidR="0017270F" w:rsidRDefault="00C27972">
      <w:proofErr w:type="spellStart"/>
      <w:r>
        <w:t>Dữ</w:t>
      </w:r>
      <w:proofErr w:type="spellEnd"/>
      <w:r>
        <w:t xml:space="preserve"> </w:t>
      </w:r>
      <w:proofErr w:type="spellStart"/>
      <w:r>
        <w:t>liệu</w:t>
      </w:r>
      <w:proofErr w:type="spellEnd"/>
      <w:r>
        <w:t xml:space="preserve"> </w:t>
      </w:r>
      <w:proofErr w:type="spellStart"/>
      <w:r>
        <w:t>trả</w:t>
      </w:r>
      <w:proofErr w:type="spellEnd"/>
      <w:r>
        <w:t xml:space="preserve"> </w:t>
      </w:r>
      <w:proofErr w:type="spellStart"/>
      <w:r>
        <w:t>về</w:t>
      </w:r>
      <w:proofErr w:type="spellEnd"/>
      <w:r>
        <w:t xml:space="preserve"> </w:t>
      </w:r>
      <w:proofErr w:type="spellStart"/>
      <w:r>
        <w:t>đúng</w:t>
      </w:r>
      <w:proofErr w:type="spellEnd"/>
      <w:r>
        <w:t xml:space="preserve"> </w:t>
      </w:r>
      <w:proofErr w:type="spellStart"/>
      <w:r>
        <w:t>với</w:t>
      </w:r>
      <w:proofErr w:type="spellEnd"/>
      <w:r>
        <w:t xml:space="preserve"> </w:t>
      </w:r>
      <w:proofErr w:type="spellStart"/>
      <w:r>
        <w:t>loại</w:t>
      </w:r>
      <w:proofErr w:type="spellEnd"/>
      <w:r>
        <w:t xml:space="preserve"> </w:t>
      </w:r>
      <w:proofErr w:type="spellStart"/>
      <w:r>
        <w:t>báo</w:t>
      </w:r>
      <w:proofErr w:type="spellEnd"/>
      <w:r>
        <w:t xml:space="preserve"> </w:t>
      </w:r>
      <w:proofErr w:type="spellStart"/>
      <w:r>
        <w:t>cáo</w:t>
      </w:r>
      <w:proofErr w:type="spellEnd"/>
      <w:r>
        <w:t xml:space="preserve"> </w:t>
      </w:r>
      <w:proofErr w:type="spellStart"/>
      <w:r w:rsidR="00D0736B">
        <w:t>kèm</w:t>
      </w:r>
      <w:proofErr w:type="spellEnd"/>
      <w:r w:rsidR="00D0736B">
        <w:t xml:space="preserve"> </w:t>
      </w:r>
      <w:proofErr w:type="spellStart"/>
      <w:r w:rsidR="00D0736B">
        <w:t>theo</w:t>
      </w:r>
      <w:proofErr w:type="spellEnd"/>
      <w:r w:rsidR="00D0736B">
        <w:t xml:space="preserve"> </w:t>
      </w:r>
      <w:proofErr w:type="spellStart"/>
      <w:r w:rsidR="00D0736B">
        <w:t>các</w:t>
      </w:r>
      <w:proofErr w:type="spellEnd"/>
      <w:r>
        <w:t xml:space="preserve"> </w:t>
      </w:r>
      <w:proofErr w:type="spellStart"/>
      <w:r>
        <w:t>điều</w:t>
      </w:r>
      <w:proofErr w:type="spellEnd"/>
      <w:r>
        <w:t xml:space="preserve"> </w:t>
      </w:r>
      <w:proofErr w:type="spellStart"/>
      <w:r>
        <w:t>kiện</w:t>
      </w:r>
      <w:proofErr w:type="spellEnd"/>
      <w:r w:rsidR="005E76C4">
        <w:t>.</w:t>
      </w:r>
    </w:p>
    <w:p w:rsidR="0017270F" w:rsidRDefault="005E76C4">
      <w:proofErr w:type="spellStart"/>
      <w:r>
        <w:t>Hệ</w:t>
      </w:r>
      <w:proofErr w:type="spellEnd"/>
      <w:r>
        <w:t xml:space="preserve"> </w:t>
      </w:r>
      <w:proofErr w:type="spellStart"/>
      <w:r>
        <w:t>thống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bảo</w:t>
      </w:r>
      <w:proofErr w:type="spellEnd"/>
      <w:r>
        <w:t xml:space="preserve"> </w:t>
      </w:r>
      <w:proofErr w:type="spellStart"/>
      <w:r>
        <w:t>đảm</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hiệu</w:t>
      </w:r>
      <w:proofErr w:type="spellEnd"/>
      <w:r>
        <w:t xml:space="preserve"> </w:t>
      </w:r>
      <w:proofErr w:type="spellStart"/>
      <w:r>
        <w:t>năng</w:t>
      </w:r>
      <w:proofErr w:type="spellEnd"/>
      <w:r>
        <w:t>.</w:t>
      </w:r>
    </w:p>
    <w:p w:rsidR="0017270F" w:rsidRDefault="005E76C4">
      <w:pPr>
        <w:pStyle w:val="u5"/>
        <w:numPr>
          <w:ilvl w:val="4"/>
          <w:numId w:val="10"/>
        </w:numPr>
      </w:pPr>
      <w:proofErr w:type="spellStart"/>
      <w:r>
        <w:t>Mô</w:t>
      </w:r>
      <w:proofErr w:type="spellEnd"/>
      <w:r>
        <w:t xml:space="preserve"> </w:t>
      </w:r>
      <w:proofErr w:type="spellStart"/>
      <w:r>
        <w:t>tả</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rsidR="00C27972">
        <w:t>báo</w:t>
      </w:r>
      <w:proofErr w:type="spellEnd"/>
      <w:r w:rsidR="00C27972">
        <w:t xml:space="preserve"> </w:t>
      </w:r>
      <w:proofErr w:type="spellStart"/>
      <w:r w:rsidR="00C27972">
        <w:t>cáo</w:t>
      </w:r>
      <w:proofErr w:type="spellEnd"/>
    </w:p>
    <w:p w:rsidR="0017270F" w:rsidRDefault="0060753D">
      <w:pPr>
        <w:keepNext/>
      </w:pPr>
      <w:r>
        <w:rPr>
          <w:noProof/>
        </w:rPr>
        <w:lastRenderedPageBreak/>
        <w:drawing>
          <wp:inline distT="0" distB="0" distL="0" distR="0" wp14:anchorId="7AC51D29" wp14:editId="4C967705">
            <wp:extent cx="5575935" cy="4335780"/>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935" cy="4335780"/>
                    </a:xfrm>
                    <a:prstGeom prst="rect">
                      <a:avLst/>
                    </a:prstGeom>
                  </pic:spPr>
                </pic:pic>
              </a:graphicData>
            </a:graphic>
          </wp:inline>
        </w:drawing>
      </w:r>
    </w:p>
    <w:p w:rsidR="0017270F" w:rsidRDefault="005E76C4">
      <w:pPr>
        <w:jc w:val="center"/>
        <w:rPr>
          <w:color w:val="000000"/>
          <w:sz w:val="24"/>
          <w:szCs w:val="24"/>
        </w:rPr>
        <w:pPrChange w:id="173" w:author="BUI Mai Anh" w:date="2018-05-28T02:05:00Z">
          <w:pPr>
            <w:pBdr>
              <w:top w:val="nil"/>
              <w:left w:val="nil"/>
              <w:bottom w:val="nil"/>
              <w:right w:val="nil"/>
              <w:between w:val="nil"/>
            </w:pBdr>
          </w:pPr>
        </w:pPrChange>
      </w:pPr>
      <w:bookmarkStart w:id="174" w:name="_4k668n3" w:colFirst="0" w:colLast="0"/>
      <w:bookmarkEnd w:id="174"/>
      <w:proofErr w:type="spellStart"/>
      <w:r>
        <w:rPr>
          <w:color w:val="000000"/>
          <w:sz w:val="24"/>
          <w:szCs w:val="24"/>
        </w:rPr>
        <w:t>Hình</w:t>
      </w:r>
      <w:proofErr w:type="spellEnd"/>
      <w:r>
        <w:rPr>
          <w:color w:val="000000"/>
          <w:sz w:val="24"/>
          <w:szCs w:val="24"/>
        </w:rPr>
        <w:t xml:space="preserve"> 15 </w:t>
      </w:r>
      <w:proofErr w:type="spellStart"/>
      <w:r>
        <w:rPr>
          <w:color w:val="000000"/>
          <w:sz w:val="24"/>
          <w:szCs w:val="24"/>
        </w:rPr>
        <w:t>Bi</w:t>
      </w:r>
      <w:r w:rsidR="0060753D">
        <w:rPr>
          <w:color w:val="000000"/>
          <w:sz w:val="24"/>
          <w:szCs w:val="24"/>
        </w:rPr>
        <w:t>ểu</w:t>
      </w:r>
      <w:proofErr w:type="spellEnd"/>
      <w:r w:rsidR="0060753D">
        <w:rPr>
          <w:color w:val="000000"/>
          <w:sz w:val="24"/>
          <w:szCs w:val="24"/>
        </w:rPr>
        <w:t xml:space="preserve"> </w:t>
      </w:r>
      <w:proofErr w:type="spellStart"/>
      <w:r w:rsidR="0060753D">
        <w:rPr>
          <w:color w:val="000000"/>
          <w:sz w:val="24"/>
          <w:szCs w:val="24"/>
        </w:rPr>
        <w:t>đồ</w:t>
      </w:r>
      <w:proofErr w:type="spellEnd"/>
      <w:r w:rsidR="0060753D">
        <w:rPr>
          <w:color w:val="000000"/>
          <w:sz w:val="24"/>
          <w:szCs w:val="24"/>
        </w:rPr>
        <w:t xml:space="preserve"> </w:t>
      </w:r>
      <w:proofErr w:type="spellStart"/>
      <w:r w:rsidR="0060753D">
        <w:rPr>
          <w:color w:val="000000"/>
          <w:sz w:val="24"/>
          <w:szCs w:val="24"/>
        </w:rPr>
        <w:t>hoạt</w:t>
      </w:r>
      <w:proofErr w:type="spellEnd"/>
      <w:r w:rsidR="0060753D">
        <w:rPr>
          <w:color w:val="000000"/>
          <w:sz w:val="24"/>
          <w:szCs w:val="24"/>
        </w:rPr>
        <w:t xml:space="preserve"> </w:t>
      </w:r>
      <w:proofErr w:type="spellStart"/>
      <w:r w:rsidR="0060753D">
        <w:rPr>
          <w:color w:val="000000"/>
          <w:sz w:val="24"/>
          <w:szCs w:val="24"/>
        </w:rPr>
        <w:t>động</w:t>
      </w:r>
      <w:proofErr w:type="spellEnd"/>
      <w:r w:rsidR="0060753D">
        <w:rPr>
          <w:color w:val="000000"/>
          <w:sz w:val="24"/>
          <w:szCs w:val="24"/>
        </w:rPr>
        <w:t xml:space="preserve"> </w:t>
      </w:r>
      <w:proofErr w:type="spellStart"/>
      <w:r w:rsidR="0060753D">
        <w:rPr>
          <w:color w:val="000000"/>
          <w:sz w:val="24"/>
          <w:szCs w:val="24"/>
        </w:rPr>
        <w:t>báo</w:t>
      </w:r>
      <w:proofErr w:type="spellEnd"/>
      <w:r w:rsidR="0060753D">
        <w:rPr>
          <w:color w:val="000000"/>
          <w:sz w:val="24"/>
          <w:szCs w:val="24"/>
        </w:rPr>
        <w:t xml:space="preserve"> </w:t>
      </w:r>
      <w:proofErr w:type="spellStart"/>
      <w:r w:rsidR="0060753D">
        <w:rPr>
          <w:color w:val="000000"/>
          <w:sz w:val="24"/>
          <w:szCs w:val="24"/>
        </w:rPr>
        <w:t>cáo</w:t>
      </w:r>
      <w:proofErr w:type="spellEnd"/>
    </w:p>
    <w:p w:rsidR="0017270F" w:rsidRDefault="005E76C4">
      <w:pPr>
        <w:pStyle w:val="u3"/>
        <w:numPr>
          <w:ilvl w:val="2"/>
          <w:numId w:val="10"/>
        </w:numPr>
      </w:pPr>
      <w:bookmarkStart w:id="175" w:name="_2zbgiuw" w:colFirst="0" w:colLast="0"/>
      <w:bookmarkEnd w:id="175"/>
      <w:proofErr w:type="spellStart"/>
      <w:r>
        <w:t>Đặc</w:t>
      </w:r>
      <w:proofErr w:type="spellEnd"/>
      <w:r>
        <w:t xml:space="preserve"> </w:t>
      </w:r>
      <w:proofErr w:type="spellStart"/>
      <w:r>
        <w:t>tả</w:t>
      </w:r>
      <w:proofErr w:type="spellEnd"/>
      <w:r>
        <w:t xml:space="preserve"> use case </w:t>
      </w:r>
      <w:proofErr w:type="spellStart"/>
      <w:r w:rsidR="0060753D">
        <w:t>chấm</w:t>
      </w:r>
      <w:proofErr w:type="spellEnd"/>
      <w:r w:rsidR="0060753D">
        <w:t xml:space="preserve"> </w:t>
      </w:r>
      <w:proofErr w:type="spellStart"/>
      <w:r w:rsidR="0060753D">
        <w:t>công</w:t>
      </w:r>
      <w:proofErr w:type="spellEnd"/>
      <w:r w:rsidR="00D0736B">
        <w:t xml:space="preserve"> </w:t>
      </w:r>
      <w:proofErr w:type="spellStart"/>
      <w:r w:rsidR="00D0736B">
        <w:t>và</w:t>
      </w:r>
      <w:proofErr w:type="spellEnd"/>
      <w:r w:rsidR="0060753D">
        <w:t xml:space="preserve"> </w:t>
      </w:r>
      <w:proofErr w:type="spellStart"/>
      <w:r w:rsidR="0060753D">
        <w:t>tra</w:t>
      </w:r>
      <w:proofErr w:type="spellEnd"/>
      <w:r w:rsidR="0060753D">
        <w:t xml:space="preserve"> </w:t>
      </w:r>
      <w:proofErr w:type="spellStart"/>
      <w:r w:rsidR="0060753D">
        <w:t>cứu</w:t>
      </w:r>
      <w:proofErr w:type="spellEnd"/>
      <w:r w:rsidR="0060753D">
        <w:t xml:space="preserve"> </w:t>
      </w:r>
      <w:proofErr w:type="spellStart"/>
      <w:r w:rsidR="0060753D">
        <w:t>lương</w:t>
      </w:r>
      <w:proofErr w:type="spellEnd"/>
    </w:p>
    <w:p w:rsidR="0017270F" w:rsidRDefault="005E76C4">
      <w:pPr>
        <w:pStyle w:val="u5"/>
        <w:numPr>
          <w:ilvl w:val="4"/>
          <w:numId w:val="10"/>
        </w:numPr>
      </w:pPr>
      <w:proofErr w:type="spellStart"/>
      <w:r>
        <w:t>Mô</w:t>
      </w:r>
      <w:proofErr w:type="spellEnd"/>
      <w:r>
        <w:t xml:space="preserve"> </w:t>
      </w:r>
      <w:proofErr w:type="spellStart"/>
      <w:r>
        <w:t>tả</w:t>
      </w:r>
      <w:proofErr w:type="spellEnd"/>
    </w:p>
    <w:p w:rsidR="0017270F" w:rsidRDefault="0060753D">
      <w:proofErr w:type="spellStart"/>
      <w:r>
        <w:t>Nhân</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đăng</w:t>
      </w:r>
      <w:proofErr w:type="spellEnd"/>
      <w:r>
        <w:t xml:space="preserve"> </w:t>
      </w:r>
      <w:proofErr w:type="spellStart"/>
      <w:r>
        <w:t>xuất</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lại</w:t>
      </w:r>
      <w:proofErr w:type="spellEnd"/>
      <w:r>
        <w:t xml:space="preserve"> </w:t>
      </w:r>
      <w:proofErr w:type="spellStart"/>
      <w:r>
        <w:t>ngày</w:t>
      </w:r>
      <w:proofErr w:type="spellEnd"/>
      <w:r>
        <w:t xml:space="preserve"> </w:t>
      </w:r>
      <w:proofErr w:type="spellStart"/>
      <w:r>
        <w:t>công</w:t>
      </w:r>
      <w:proofErr w:type="spellEnd"/>
      <w:r>
        <w:t xml:space="preserve">, </w:t>
      </w:r>
      <w:proofErr w:type="spellStart"/>
      <w:r>
        <w:t>vào</w:t>
      </w:r>
      <w:proofErr w:type="spellEnd"/>
      <w:r>
        <w:t xml:space="preserve"> </w:t>
      </w:r>
      <w:proofErr w:type="spellStart"/>
      <w:r>
        <w:t>mục</w:t>
      </w:r>
      <w:proofErr w:type="spellEnd"/>
      <w:r>
        <w:t xml:space="preserve"> </w:t>
      </w:r>
      <w:proofErr w:type="spellStart"/>
      <w:r>
        <w:t>tra</w:t>
      </w:r>
      <w:proofErr w:type="spellEnd"/>
      <w:r>
        <w:t xml:space="preserve"> </w:t>
      </w:r>
      <w:proofErr w:type="spellStart"/>
      <w:r>
        <w:t>cứu</w:t>
      </w:r>
      <w:proofErr w:type="spellEnd"/>
      <w:r>
        <w:t xml:space="preserve"> </w:t>
      </w:r>
      <w:proofErr w:type="spellStart"/>
      <w:r>
        <w:t>lương</w:t>
      </w:r>
      <w:proofErr w:type="spellEnd"/>
      <w:r>
        <w:t xml:space="preserve"> </w:t>
      </w:r>
      <w:proofErr w:type="spellStart"/>
      <w:r>
        <w:t>để</w:t>
      </w:r>
      <w:proofErr w:type="spellEnd"/>
      <w:r>
        <w:t xml:space="preserve"> </w:t>
      </w:r>
      <w:proofErr w:type="spellStart"/>
      <w:r w:rsidR="00154A9C">
        <w:t>tra</w:t>
      </w:r>
      <w:proofErr w:type="spellEnd"/>
      <w:r w:rsidR="00154A9C">
        <w:t xml:space="preserve"> </w:t>
      </w:r>
      <w:proofErr w:type="spellStart"/>
      <w:r w:rsidR="00154A9C">
        <w:t>cứu</w:t>
      </w:r>
      <w:proofErr w:type="spellEnd"/>
      <w:r w:rsidR="00154A9C">
        <w:t xml:space="preserve"> </w:t>
      </w:r>
      <w:proofErr w:type="spellStart"/>
      <w:r w:rsidR="00154A9C">
        <w:t>lương</w:t>
      </w:r>
      <w:proofErr w:type="spellEnd"/>
    </w:p>
    <w:p w:rsidR="0017270F" w:rsidRDefault="005E76C4">
      <w:pPr>
        <w:pStyle w:val="u5"/>
        <w:numPr>
          <w:ilvl w:val="4"/>
          <w:numId w:val="10"/>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phát</w:t>
      </w:r>
      <w:proofErr w:type="spellEnd"/>
      <w:r>
        <w:t xml:space="preserve"> </w:t>
      </w:r>
      <w:proofErr w:type="spellStart"/>
      <w:r>
        <w:t>sinh</w:t>
      </w:r>
      <w:proofErr w:type="spellEnd"/>
    </w:p>
    <w:p w:rsidR="0017270F" w:rsidRDefault="005E76C4">
      <w:pPr>
        <w:keepNext/>
        <w:pBdr>
          <w:top w:val="nil"/>
          <w:left w:val="nil"/>
          <w:bottom w:val="nil"/>
          <w:right w:val="nil"/>
          <w:between w:val="nil"/>
        </w:pBdr>
        <w:jc w:val="center"/>
        <w:rPr>
          <w:color w:val="000000"/>
          <w:sz w:val="24"/>
          <w:szCs w:val="24"/>
        </w:rPr>
      </w:pPr>
      <w:bookmarkStart w:id="176" w:name="_1egqt2p" w:colFirst="0" w:colLast="0"/>
      <w:bookmarkEnd w:id="176"/>
      <w:proofErr w:type="spellStart"/>
      <w:r>
        <w:rPr>
          <w:color w:val="000000"/>
          <w:sz w:val="24"/>
          <w:szCs w:val="24"/>
        </w:rPr>
        <w:t>Bảng</w:t>
      </w:r>
      <w:proofErr w:type="spellEnd"/>
      <w:r>
        <w:rPr>
          <w:color w:val="000000"/>
          <w:sz w:val="24"/>
          <w:szCs w:val="24"/>
        </w:rPr>
        <w:t xml:space="preserve"> 14 </w:t>
      </w:r>
      <w:proofErr w:type="spellStart"/>
      <w:r>
        <w:rPr>
          <w:color w:val="000000"/>
          <w:sz w:val="24"/>
          <w:szCs w:val="24"/>
        </w:rPr>
        <w:t>Đặc</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use case </w:t>
      </w:r>
      <w:proofErr w:type="spellStart"/>
      <w:r w:rsidR="00D0736B">
        <w:rPr>
          <w:color w:val="000000"/>
          <w:sz w:val="24"/>
          <w:szCs w:val="24"/>
        </w:rPr>
        <w:t>chấm</w:t>
      </w:r>
      <w:proofErr w:type="spellEnd"/>
      <w:r w:rsidR="00D0736B">
        <w:rPr>
          <w:color w:val="000000"/>
          <w:sz w:val="24"/>
          <w:szCs w:val="24"/>
        </w:rPr>
        <w:t xml:space="preserve"> </w:t>
      </w:r>
      <w:proofErr w:type="spellStart"/>
      <w:r w:rsidR="00D0736B">
        <w:rPr>
          <w:color w:val="000000"/>
          <w:sz w:val="24"/>
          <w:szCs w:val="24"/>
        </w:rPr>
        <w:t>công</w:t>
      </w:r>
      <w:proofErr w:type="spellEnd"/>
      <w:r w:rsidR="00D0736B">
        <w:rPr>
          <w:color w:val="000000"/>
          <w:sz w:val="24"/>
          <w:szCs w:val="24"/>
        </w:rPr>
        <w:t xml:space="preserve"> </w:t>
      </w:r>
      <w:proofErr w:type="spellStart"/>
      <w:r w:rsidR="00D0736B">
        <w:rPr>
          <w:color w:val="000000"/>
          <w:sz w:val="24"/>
          <w:szCs w:val="24"/>
        </w:rPr>
        <w:t>và</w:t>
      </w:r>
      <w:proofErr w:type="spellEnd"/>
      <w:r w:rsidR="00D0736B">
        <w:rPr>
          <w:color w:val="000000"/>
          <w:sz w:val="24"/>
          <w:szCs w:val="24"/>
        </w:rPr>
        <w:t xml:space="preserve"> </w:t>
      </w:r>
      <w:proofErr w:type="spellStart"/>
      <w:r w:rsidR="00D0736B">
        <w:rPr>
          <w:color w:val="000000"/>
          <w:sz w:val="24"/>
          <w:szCs w:val="24"/>
        </w:rPr>
        <w:t>tra</w:t>
      </w:r>
      <w:proofErr w:type="spellEnd"/>
      <w:r w:rsidR="00D0736B">
        <w:rPr>
          <w:color w:val="000000"/>
          <w:sz w:val="24"/>
          <w:szCs w:val="24"/>
        </w:rPr>
        <w:t xml:space="preserve"> </w:t>
      </w:r>
      <w:proofErr w:type="spellStart"/>
      <w:r w:rsidR="00D0736B">
        <w:rPr>
          <w:color w:val="000000"/>
          <w:sz w:val="24"/>
          <w:szCs w:val="24"/>
        </w:rPr>
        <w:t>cứu</w:t>
      </w:r>
      <w:proofErr w:type="spellEnd"/>
      <w:r w:rsidR="00D0736B">
        <w:rPr>
          <w:color w:val="000000"/>
          <w:sz w:val="24"/>
          <w:szCs w:val="24"/>
        </w:rPr>
        <w:t xml:space="preserve"> </w:t>
      </w:r>
      <w:proofErr w:type="spellStart"/>
      <w:r w:rsidR="00D0736B">
        <w:rPr>
          <w:color w:val="000000"/>
          <w:sz w:val="24"/>
          <w:szCs w:val="24"/>
        </w:rPr>
        <w:t>lương</w:t>
      </w:r>
      <w:proofErr w:type="spellEnd"/>
    </w:p>
    <w:tbl>
      <w:tblPr>
        <w:tblStyle w:val="af0"/>
        <w:tblW w:w="8931" w:type="dxa"/>
        <w:jc w:val="center"/>
        <w:tblInd w:w="0" w:type="dxa"/>
        <w:tblLayout w:type="fixed"/>
        <w:tblLook w:val="0400" w:firstRow="0" w:lastRow="0" w:firstColumn="0" w:lastColumn="0" w:noHBand="0" w:noVBand="1"/>
      </w:tblPr>
      <w:tblGrid>
        <w:gridCol w:w="1345"/>
        <w:gridCol w:w="1710"/>
        <w:gridCol w:w="2430"/>
        <w:gridCol w:w="3446"/>
      </w:tblGrid>
      <w:tr w:rsidR="0017270F" w:rsidTr="00E9096C">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Mã</w:t>
            </w:r>
            <w:proofErr w:type="spellEnd"/>
            <w:r>
              <w:rPr>
                <w:b/>
                <w:color w:val="000000"/>
              </w:rPr>
              <w:t xml:space="preserve"> </w:t>
            </w:r>
            <w:proofErr w:type="spellStart"/>
            <w:r>
              <w:rPr>
                <w:b/>
                <w:color w:val="000000"/>
              </w:rPr>
              <w:t>UseCase</w:t>
            </w:r>
            <w:proofErr w:type="spellEnd"/>
          </w:p>
        </w:tc>
        <w:tc>
          <w:tcPr>
            <w:tcW w:w="1710" w:type="dxa"/>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U</w:t>
            </w:r>
            <w:r w:rsidR="00D0736B">
              <w:rPr>
                <w:color w:val="000000"/>
              </w:rPr>
              <w:t>CCC</w:t>
            </w:r>
          </w:p>
        </w:tc>
        <w:tc>
          <w:tcPr>
            <w:tcW w:w="2430" w:type="dxa"/>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Tên</w:t>
            </w:r>
            <w:proofErr w:type="spellEnd"/>
            <w:r>
              <w:rPr>
                <w:b/>
                <w:color w:val="000000"/>
              </w:rPr>
              <w:t xml:space="preserve"> </w:t>
            </w:r>
            <w:proofErr w:type="spellStart"/>
            <w:r>
              <w:rPr>
                <w:b/>
                <w:color w:val="000000"/>
              </w:rPr>
              <w:t>UseCase</w:t>
            </w:r>
            <w:proofErr w:type="spellEnd"/>
          </w:p>
        </w:tc>
        <w:tc>
          <w:tcPr>
            <w:tcW w:w="3446" w:type="dxa"/>
            <w:tcBorders>
              <w:top w:val="single" w:sz="4" w:space="0" w:color="000000"/>
              <w:left w:val="nil"/>
              <w:bottom w:val="single" w:sz="4" w:space="0" w:color="000000"/>
              <w:right w:val="single" w:sz="4" w:space="0" w:color="000000"/>
            </w:tcBorders>
            <w:shd w:val="clear" w:color="auto" w:fill="FFFFFF"/>
            <w:vAlign w:val="center"/>
          </w:tcPr>
          <w:p w:rsidR="0017270F" w:rsidRDefault="00D0736B">
            <w:pPr>
              <w:spacing w:before="0" w:after="0"/>
              <w:rPr>
                <w:color w:val="000000"/>
              </w:rPr>
            </w:pPr>
            <w:proofErr w:type="spellStart"/>
            <w:r>
              <w:rPr>
                <w:color w:val="000000"/>
              </w:rPr>
              <w:t>Chấm</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lương</w:t>
            </w:r>
            <w:proofErr w:type="spellEnd"/>
          </w:p>
        </w:tc>
      </w:tr>
      <w:tr w:rsidR="0017270F" w:rsidTr="00D0736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Tác</w:t>
            </w:r>
            <w:proofErr w:type="spellEnd"/>
            <w:r>
              <w:rPr>
                <w:b/>
                <w:color w:val="000000"/>
              </w:rPr>
              <w:t xml:space="preserve"> </w:t>
            </w:r>
            <w:proofErr w:type="spellStart"/>
            <w:r>
              <w:rPr>
                <w:b/>
                <w:color w:val="000000"/>
              </w:rPr>
              <w:t>nhân</w:t>
            </w:r>
            <w:proofErr w:type="spellEnd"/>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D0736B">
            <w:pPr>
              <w:spacing w:before="0" w:after="0"/>
              <w:rPr>
                <w:color w:val="000000"/>
              </w:rPr>
            </w:pPr>
            <w:proofErr w:type="spellStart"/>
            <w:r>
              <w:rPr>
                <w:color w:val="000000"/>
              </w:rPr>
              <w:t>Nhân</w:t>
            </w:r>
            <w:proofErr w:type="spellEnd"/>
            <w:r>
              <w:rPr>
                <w:color w:val="000000"/>
              </w:rPr>
              <w:t xml:space="preserve"> </w:t>
            </w:r>
            <w:proofErr w:type="spellStart"/>
            <w:r>
              <w:rPr>
                <w:color w:val="000000"/>
              </w:rPr>
              <w:t>viên</w:t>
            </w:r>
            <w:proofErr w:type="spellEnd"/>
          </w:p>
        </w:tc>
      </w:tr>
      <w:tr w:rsidR="0017270F" w:rsidTr="00D0736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Điều</w:t>
            </w:r>
            <w:proofErr w:type="spellEnd"/>
            <w:r>
              <w:rPr>
                <w:b/>
                <w:color w:val="000000"/>
              </w:rPr>
              <w:t xml:space="preserve"> </w:t>
            </w:r>
            <w:proofErr w:type="spellStart"/>
            <w:r>
              <w:rPr>
                <w:b/>
                <w:color w:val="000000"/>
              </w:rPr>
              <w:t>kiện</w:t>
            </w:r>
            <w:proofErr w:type="spellEnd"/>
            <w:r>
              <w:rPr>
                <w:b/>
                <w:color w:val="000000"/>
              </w:rPr>
              <w:t xml:space="preserve"> </w:t>
            </w:r>
            <w:proofErr w:type="spellStart"/>
            <w:r>
              <w:rPr>
                <w:b/>
                <w:color w:val="000000"/>
              </w:rPr>
              <w:t>trước</w:t>
            </w:r>
            <w:proofErr w:type="spellEnd"/>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17270F">
            <w:pPr>
              <w:spacing w:before="0" w:after="0"/>
              <w:rPr>
                <w:color w:val="000000"/>
              </w:rPr>
            </w:pPr>
          </w:p>
        </w:tc>
      </w:tr>
      <w:tr w:rsidR="0017270F">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rsidR="0017270F" w:rsidRDefault="005E76C4">
            <w:pPr>
              <w:spacing w:before="0" w:after="0"/>
              <w:jc w:val="center"/>
              <w:rPr>
                <w:b/>
                <w:color w:val="000000"/>
              </w:rPr>
            </w:pPr>
            <w:proofErr w:type="spellStart"/>
            <w:r>
              <w:rPr>
                <w:b/>
                <w:color w:val="000000"/>
              </w:rPr>
              <w:t>Luồng</w:t>
            </w:r>
            <w:proofErr w:type="spellEnd"/>
            <w:r>
              <w:rPr>
                <w:b/>
                <w:color w:val="000000"/>
              </w:rPr>
              <w:t xml:space="preserve"> </w:t>
            </w:r>
            <w:proofErr w:type="spellStart"/>
            <w:r>
              <w:rPr>
                <w:b/>
                <w:color w:val="000000"/>
              </w:rPr>
              <w:t>thực</w:t>
            </w:r>
            <w:proofErr w:type="spellEnd"/>
            <w:r>
              <w:rPr>
                <w:b/>
                <w:color w:val="000000"/>
              </w:rPr>
              <w:t xml:space="preserve"> </w:t>
            </w:r>
            <w:proofErr w:type="spellStart"/>
            <w:r>
              <w:rPr>
                <w:b/>
                <w:color w:val="000000"/>
              </w:rPr>
              <w:t>thi</w:t>
            </w:r>
            <w:proofErr w:type="spellEnd"/>
            <w:r>
              <w:rPr>
                <w:b/>
                <w:color w:val="000000"/>
              </w:rPr>
              <w:t xml:space="preserve"> </w:t>
            </w:r>
            <w:proofErr w:type="spellStart"/>
            <w:r>
              <w:rPr>
                <w:b/>
                <w:color w:val="000000"/>
              </w:rPr>
              <w:t>chính</w:t>
            </w:r>
            <w:proofErr w:type="spellEnd"/>
          </w:p>
        </w:tc>
      </w:tr>
      <w:tr w:rsidR="0017270F" w:rsidTr="00E9096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b/>
                <w:color w:val="000000"/>
              </w:rPr>
            </w:pPr>
            <w:r>
              <w:rPr>
                <w:b/>
                <w:color w:val="000000"/>
              </w:rPr>
              <w:lastRenderedPageBreak/>
              <w:t>No.</w:t>
            </w:r>
          </w:p>
        </w:tc>
        <w:tc>
          <w:tcPr>
            <w:tcW w:w="1710"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Thực</w:t>
            </w:r>
            <w:proofErr w:type="spellEnd"/>
            <w:r>
              <w:rPr>
                <w:b/>
                <w:color w:val="000000"/>
              </w:rPr>
              <w:t xml:space="preserve"> </w:t>
            </w:r>
            <w:proofErr w:type="spellStart"/>
            <w:r>
              <w:rPr>
                <w:b/>
                <w:color w:val="000000"/>
              </w:rPr>
              <w:t>hiện</w:t>
            </w:r>
            <w:proofErr w:type="spellEnd"/>
          </w:p>
        </w:tc>
        <w:tc>
          <w:tcPr>
            <w:tcW w:w="5876"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Hành</w:t>
            </w:r>
            <w:proofErr w:type="spellEnd"/>
            <w:r>
              <w:rPr>
                <w:b/>
                <w:color w:val="000000"/>
              </w:rPr>
              <w:t xml:space="preserve"> </w:t>
            </w:r>
            <w:proofErr w:type="spellStart"/>
            <w:r>
              <w:rPr>
                <w:b/>
                <w:color w:val="000000"/>
              </w:rPr>
              <w:t>động</w:t>
            </w:r>
            <w:proofErr w:type="spellEnd"/>
          </w:p>
        </w:tc>
      </w:tr>
      <w:tr w:rsidR="00D0736B" w:rsidTr="00E9096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D0736B" w:rsidRDefault="00D0736B">
            <w:pPr>
              <w:spacing w:before="0" w:after="0"/>
              <w:jc w:val="center"/>
              <w:rPr>
                <w:color w:val="000000"/>
              </w:rPr>
            </w:pPr>
            <w:r>
              <w:rPr>
                <w:color w:val="000000"/>
              </w:rPr>
              <w:t>1</w:t>
            </w:r>
          </w:p>
        </w:tc>
        <w:tc>
          <w:tcPr>
            <w:tcW w:w="1710" w:type="dxa"/>
            <w:tcBorders>
              <w:top w:val="nil"/>
              <w:left w:val="nil"/>
              <w:bottom w:val="single" w:sz="4" w:space="0" w:color="000000"/>
              <w:right w:val="single" w:sz="4" w:space="0" w:color="000000"/>
            </w:tcBorders>
            <w:shd w:val="clear" w:color="auto" w:fill="FFFFFF"/>
            <w:vAlign w:val="center"/>
          </w:tcPr>
          <w:p w:rsidR="00D0736B" w:rsidRDefault="00D0736B">
            <w:pPr>
              <w:spacing w:before="0" w:after="0"/>
              <w:rPr>
                <w:color w:val="000000"/>
              </w:rPr>
            </w:pPr>
            <w:proofErr w:type="spellStart"/>
            <w:r>
              <w:rPr>
                <w:color w:val="000000"/>
              </w:rPr>
              <w:t>Nhân</w:t>
            </w:r>
            <w:proofErr w:type="spellEnd"/>
            <w:r>
              <w:rPr>
                <w:color w:val="000000"/>
              </w:rPr>
              <w:t xml:space="preserve"> </w:t>
            </w:r>
            <w:proofErr w:type="spellStart"/>
            <w:r>
              <w:rPr>
                <w:color w:val="000000"/>
              </w:rPr>
              <w:t>viên</w:t>
            </w:r>
            <w:proofErr w:type="spellEnd"/>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D0736B" w:rsidRDefault="00D0736B">
            <w:pPr>
              <w:spacing w:before="0" w:after="0"/>
              <w:rPr>
                <w:color w:val="000000"/>
              </w:rPr>
            </w:pP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trang</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cửa</w:t>
            </w:r>
            <w:proofErr w:type="spellEnd"/>
            <w:r>
              <w:rPr>
                <w:color w:val="000000"/>
              </w:rPr>
              <w:t xml:space="preserve"> </w:t>
            </w:r>
            <w:proofErr w:type="spellStart"/>
            <w:r>
              <w:rPr>
                <w:color w:val="000000"/>
              </w:rPr>
              <w:t>hàng</w:t>
            </w:r>
            <w:proofErr w:type="spellEnd"/>
          </w:p>
        </w:tc>
      </w:tr>
      <w:tr w:rsidR="00D0736B" w:rsidTr="00E9096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D0736B" w:rsidRDefault="00D0736B">
            <w:pPr>
              <w:spacing w:before="0" w:after="0"/>
              <w:jc w:val="center"/>
              <w:rPr>
                <w:color w:val="000000"/>
              </w:rPr>
            </w:pPr>
            <w:r>
              <w:rPr>
                <w:color w:val="000000"/>
              </w:rPr>
              <w:t>2</w:t>
            </w:r>
          </w:p>
        </w:tc>
        <w:tc>
          <w:tcPr>
            <w:tcW w:w="1710" w:type="dxa"/>
            <w:tcBorders>
              <w:top w:val="nil"/>
              <w:left w:val="nil"/>
              <w:bottom w:val="single" w:sz="4" w:space="0" w:color="000000"/>
              <w:right w:val="single" w:sz="4" w:space="0" w:color="000000"/>
            </w:tcBorders>
            <w:shd w:val="clear" w:color="auto" w:fill="FFFFFF"/>
            <w:vAlign w:val="center"/>
          </w:tcPr>
          <w:p w:rsidR="00D0736B" w:rsidRDefault="00D0736B">
            <w:pPr>
              <w:spacing w:before="0" w:after="0"/>
              <w:rPr>
                <w:color w:val="000000"/>
              </w:rPr>
            </w:pPr>
            <w:r>
              <w:rPr>
                <w:color w:val="000000"/>
              </w:rPr>
              <w:t>Client</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D0736B" w:rsidRDefault="00D0736B">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trang</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p>
        </w:tc>
      </w:tr>
      <w:tr w:rsidR="0017270F" w:rsidTr="00E9096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3</w:t>
            </w:r>
          </w:p>
        </w:tc>
        <w:tc>
          <w:tcPr>
            <w:tcW w:w="1710" w:type="dxa"/>
            <w:tcBorders>
              <w:top w:val="nil"/>
              <w:left w:val="nil"/>
              <w:bottom w:val="single" w:sz="4" w:space="0" w:color="000000"/>
              <w:right w:val="single" w:sz="4" w:space="0" w:color="000000"/>
            </w:tcBorders>
            <w:shd w:val="clear" w:color="auto" w:fill="FFFFFF"/>
            <w:vAlign w:val="center"/>
          </w:tcPr>
          <w:p w:rsidR="0017270F" w:rsidRDefault="00D0736B">
            <w:pPr>
              <w:spacing w:before="0" w:after="0"/>
              <w:rPr>
                <w:color w:val="000000"/>
              </w:rPr>
            </w:pPr>
            <w:proofErr w:type="spellStart"/>
            <w:r>
              <w:rPr>
                <w:color w:val="000000"/>
              </w:rPr>
              <w:t>Nhân</w:t>
            </w:r>
            <w:proofErr w:type="spellEnd"/>
            <w:r w:rsidR="005E76C4">
              <w:rPr>
                <w:color w:val="000000"/>
              </w:rPr>
              <w:t xml:space="preserve"> </w:t>
            </w:r>
            <w:proofErr w:type="spellStart"/>
            <w:r w:rsidR="005E76C4">
              <w:rPr>
                <w:color w:val="000000"/>
              </w:rPr>
              <w:t>viên</w:t>
            </w:r>
            <w:proofErr w:type="spellEnd"/>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D0736B">
            <w:pPr>
              <w:spacing w:before="0" w:after="0"/>
              <w:rPr>
                <w:color w:val="000000"/>
              </w:rPr>
            </w:pP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p>
        </w:tc>
      </w:tr>
      <w:tr w:rsidR="0017270F" w:rsidTr="00E9096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4</w:t>
            </w:r>
          </w:p>
        </w:tc>
        <w:tc>
          <w:tcPr>
            <w:tcW w:w="171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D0736B">
            <w:pPr>
              <w:spacing w:before="0" w:after="0"/>
              <w:rPr>
                <w:color w:val="000000"/>
              </w:rPr>
            </w:pPr>
            <w:proofErr w:type="spellStart"/>
            <w:r>
              <w:rPr>
                <w:color w:val="000000"/>
              </w:rPr>
              <w:t>Gửi</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lên</w:t>
            </w:r>
            <w:proofErr w:type="spellEnd"/>
            <w:r>
              <w:rPr>
                <w:color w:val="000000"/>
              </w:rPr>
              <w:t xml:space="preserve"> serve</w:t>
            </w:r>
            <w:r w:rsidR="00D779F0">
              <w:rPr>
                <w:color w:val="000000"/>
              </w:rPr>
              <w:t>r</w:t>
            </w:r>
          </w:p>
        </w:tc>
      </w:tr>
      <w:tr w:rsidR="0017270F" w:rsidTr="00E9096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5</w:t>
            </w:r>
          </w:p>
        </w:tc>
        <w:tc>
          <w:tcPr>
            <w:tcW w:w="1710" w:type="dxa"/>
            <w:tcBorders>
              <w:top w:val="nil"/>
              <w:left w:val="nil"/>
              <w:bottom w:val="single" w:sz="4" w:space="0" w:color="000000"/>
              <w:right w:val="single" w:sz="4" w:space="0" w:color="000000"/>
            </w:tcBorders>
            <w:shd w:val="clear" w:color="auto" w:fill="FFFFFF"/>
            <w:vAlign w:val="center"/>
          </w:tcPr>
          <w:p w:rsidR="0017270F" w:rsidRDefault="00E9096C">
            <w:pPr>
              <w:spacing w:before="0" w:after="0"/>
              <w:rPr>
                <w:color w:val="000000"/>
              </w:rPr>
            </w:pPr>
            <w:r>
              <w:rPr>
                <w:color w:val="000000"/>
              </w:rPr>
              <w:t>Server</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E9096C">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lệ</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của</w:t>
            </w:r>
            <w:proofErr w:type="spellEnd"/>
            <w:r>
              <w:rPr>
                <w:color w:val="000000"/>
              </w:rPr>
              <w:t xml:space="preserve"> client.</w:t>
            </w:r>
            <w:r w:rsidR="00D779F0">
              <w:rPr>
                <w:color w:val="000000"/>
              </w:rPr>
              <w:t xml:space="preserve"> </w:t>
            </w:r>
          </w:p>
        </w:tc>
      </w:tr>
      <w:tr w:rsidR="00E9096C" w:rsidTr="00E9096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E9096C" w:rsidRDefault="00E9096C">
            <w:pPr>
              <w:spacing w:before="0" w:after="0"/>
              <w:jc w:val="center"/>
              <w:rPr>
                <w:color w:val="000000"/>
              </w:rPr>
            </w:pPr>
            <w:r>
              <w:rPr>
                <w:color w:val="000000"/>
              </w:rPr>
              <w:t>6</w:t>
            </w:r>
          </w:p>
        </w:tc>
        <w:tc>
          <w:tcPr>
            <w:tcW w:w="1710" w:type="dxa"/>
            <w:tcBorders>
              <w:top w:val="nil"/>
              <w:left w:val="nil"/>
              <w:bottom w:val="single" w:sz="4" w:space="0" w:color="000000"/>
              <w:right w:val="single" w:sz="4" w:space="0" w:color="000000"/>
            </w:tcBorders>
            <w:shd w:val="clear" w:color="auto" w:fill="FFFFFF"/>
            <w:vAlign w:val="center"/>
          </w:tcPr>
          <w:p w:rsidR="00E9096C" w:rsidRDefault="00E9096C">
            <w:pPr>
              <w:spacing w:before="0" w:after="0"/>
              <w:rPr>
                <w:color w:val="000000"/>
              </w:rPr>
            </w:pPr>
            <w:r>
              <w:rPr>
                <w:color w:val="000000"/>
              </w:rPr>
              <w:t>Server</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E9096C" w:rsidRDefault="00E9096C">
            <w:pPr>
              <w:spacing w:before="0" w:after="0"/>
              <w:rPr>
                <w:color w:val="000000"/>
              </w:rPr>
            </w:pPr>
            <w:proofErr w:type="spellStart"/>
            <w:r>
              <w:rPr>
                <w:color w:val="000000"/>
              </w:rPr>
              <w:t>Trả</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lỗi</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không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lệ</w:t>
            </w:r>
            <w:proofErr w:type="spellEnd"/>
            <w:r w:rsidR="00E018CE">
              <w:rPr>
                <w:color w:val="000000"/>
              </w:rPr>
              <w:t xml:space="preserve">, </w:t>
            </w:r>
            <w:proofErr w:type="spellStart"/>
            <w:r w:rsidR="00E018CE">
              <w:rPr>
                <w:color w:val="000000"/>
              </w:rPr>
              <w:t>lưu</w:t>
            </w:r>
            <w:proofErr w:type="spellEnd"/>
            <w:r w:rsidR="00E018CE">
              <w:rPr>
                <w:color w:val="000000"/>
              </w:rPr>
              <w:t xml:space="preserve"> </w:t>
            </w:r>
            <w:proofErr w:type="spellStart"/>
            <w:r w:rsidR="00E018CE">
              <w:rPr>
                <w:color w:val="000000"/>
              </w:rPr>
              <w:t>lại</w:t>
            </w:r>
            <w:proofErr w:type="spellEnd"/>
            <w:r w:rsidR="00E018CE">
              <w:rPr>
                <w:color w:val="000000"/>
              </w:rPr>
              <w:t xml:space="preserve"> </w:t>
            </w:r>
            <w:proofErr w:type="spellStart"/>
            <w:r w:rsidR="00E018CE">
              <w:rPr>
                <w:color w:val="000000"/>
              </w:rPr>
              <w:t>thông</w:t>
            </w:r>
            <w:proofErr w:type="spellEnd"/>
            <w:r w:rsidR="00E018CE">
              <w:rPr>
                <w:color w:val="000000"/>
              </w:rPr>
              <w:t xml:space="preserve"> tin </w:t>
            </w:r>
            <w:proofErr w:type="spellStart"/>
            <w:r w:rsidR="00E018CE">
              <w:rPr>
                <w:color w:val="000000"/>
              </w:rPr>
              <w:t>nếu</w:t>
            </w:r>
            <w:proofErr w:type="spellEnd"/>
            <w:r w:rsidR="00E018CE">
              <w:rPr>
                <w:color w:val="000000"/>
              </w:rPr>
              <w:t xml:space="preserve"> </w:t>
            </w:r>
            <w:proofErr w:type="spellStart"/>
            <w:r w:rsidR="00E018CE">
              <w:rPr>
                <w:color w:val="000000"/>
              </w:rPr>
              <w:t>hợp</w:t>
            </w:r>
            <w:proofErr w:type="spellEnd"/>
            <w:r w:rsidR="00E018CE">
              <w:rPr>
                <w:color w:val="000000"/>
              </w:rPr>
              <w:t xml:space="preserve"> </w:t>
            </w:r>
            <w:proofErr w:type="spellStart"/>
            <w:r w:rsidR="00E018CE">
              <w:rPr>
                <w:color w:val="000000"/>
              </w:rPr>
              <w:t>lệ</w:t>
            </w:r>
            <w:proofErr w:type="spellEnd"/>
            <w:r w:rsidR="00E018CE">
              <w:rPr>
                <w:color w:val="000000"/>
              </w:rPr>
              <w:t>.</w:t>
            </w:r>
          </w:p>
        </w:tc>
      </w:tr>
      <w:tr w:rsidR="0017270F" w:rsidTr="00E9096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E018CE">
            <w:pPr>
              <w:spacing w:before="0" w:after="0"/>
              <w:jc w:val="center"/>
              <w:rPr>
                <w:color w:val="000000"/>
              </w:rPr>
            </w:pPr>
            <w:r>
              <w:rPr>
                <w:color w:val="000000"/>
              </w:rPr>
              <w:t>7</w:t>
            </w:r>
          </w:p>
        </w:tc>
        <w:tc>
          <w:tcPr>
            <w:tcW w:w="1710" w:type="dxa"/>
            <w:tcBorders>
              <w:top w:val="nil"/>
              <w:left w:val="nil"/>
              <w:bottom w:val="single" w:sz="4" w:space="0" w:color="000000"/>
              <w:right w:val="single" w:sz="4" w:space="0" w:color="000000"/>
            </w:tcBorders>
            <w:shd w:val="clear" w:color="auto" w:fill="FFFFFF"/>
            <w:vAlign w:val="center"/>
          </w:tcPr>
          <w:p w:rsidR="0017270F" w:rsidRDefault="00E018CE">
            <w:pPr>
              <w:spacing w:before="0" w:after="0"/>
              <w:rPr>
                <w:color w:val="000000"/>
              </w:rPr>
            </w:pPr>
            <w:proofErr w:type="spellStart"/>
            <w:r>
              <w:rPr>
                <w:color w:val="000000"/>
              </w:rPr>
              <w:t>Nhân</w:t>
            </w:r>
            <w:proofErr w:type="spellEnd"/>
            <w:r>
              <w:rPr>
                <w:color w:val="000000"/>
              </w:rPr>
              <w:t xml:space="preserve"> </w:t>
            </w:r>
            <w:proofErr w:type="spellStart"/>
            <w:r>
              <w:rPr>
                <w:color w:val="000000"/>
              </w:rPr>
              <w:t>viên</w:t>
            </w:r>
            <w:proofErr w:type="spellEnd"/>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E018CE">
            <w:pPr>
              <w:spacing w:before="0" w:after="0"/>
              <w:rPr>
                <w:color w:val="000000"/>
              </w:rPr>
            </w:pPr>
            <w:proofErr w:type="spellStart"/>
            <w:r>
              <w:rPr>
                <w:color w:val="000000"/>
              </w:rPr>
              <w:t>Vào</w:t>
            </w:r>
            <w:proofErr w:type="spellEnd"/>
            <w:r>
              <w:rPr>
                <w:color w:val="000000"/>
              </w:rPr>
              <w:t xml:space="preserve"> </w:t>
            </w:r>
            <w:proofErr w:type="spellStart"/>
            <w:r>
              <w:rPr>
                <w:color w:val="000000"/>
              </w:rPr>
              <w:t>mục</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lương</w:t>
            </w:r>
            <w:proofErr w:type="spellEnd"/>
          </w:p>
        </w:tc>
      </w:tr>
      <w:tr w:rsidR="0017270F" w:rsidTr="00E9096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E018CE">
            <w:pPr>
              <w:spacing w:before="0" w:after="0"/>
              <w:jc w:val="center"/>
              <w:rPr>
                <w:color w:val="000000"/>
              </w:rPr>
            </w:pPr>
            <w:r>
              <w:rPr>
                <w:color w:val="000000"/>
              </w:rPr>
              <w:t>8</w:t>
            </w:r>
          </w:p>
        </w:tc>
        <w:tc>
          <w:tcPr>
            <w:tcW w:w="171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Gửi</w:t>
            </w:r>
            <w:proofErr w:type="spellEnd"/>
            <w:r>
              <w:rPr>
                <w:color w:val="000000"/>
              </w:rPr>
              <w:t xml:space="preserve"> </w:t>
            </w:r>
            <w:proofErr w:type="spellStart"/>
            <w:r>
              <w:rPr>
                <w:color w:val="000000"/>
              </w:rPr>
              <w:t>thông</w:t>
            </w:r>
            <w:proofErr w:type="spellEnd"/>
            <w:r>
              <w:rPr>
                <w:color w:val="000000"/>
              </w:rPr>
              <w:t xml:space="preserve"> tin </w:t>
            </w:r>
            <w:proofErr w:type="spellStart"/>
            <w:r w:rsidR="00E018CE">
              <w:rPr>
                <w:color w:val="000000"/>
              </w:rPr>
              <w:t>người</w:t>
            </w:r>
            <w:proofErr w:type="spellEnd"/>
            <w:r w:rsidR="00E018CE">
              <w:rPr>
                <w:color w:val="000000"/>
              </w:rPr>
              <w:t xml:space="preserve"> </w:t>
            </w:r>
            <w:proofErr w:type="spellStart"/>
            <w:r w:rsidR="00E018CE">
              <w:rPr>
                <w:color w:val="000000"/>
              </w:rPr>
              <w:t>dùng</w:t>
            </w:r>
            <w:proofErr w:type="spellEnd"/>
            <w:r w:rsidR="00E018CE">
              <w:rPr>
                <w:color w:val="000000"/>
              </w:rPr>
              <w:t xml:space="preserve"> </w:t>
            </w:r>
            <w:proofErr w:type="spellStart"/>
            <w:r w:rsidR="00E018CE">
              <w:rPr>
                <w:color w:val="000000"/>
              </w:rPr>
              <w:t>lên</w:t>
            </w:r>
            <w:proofErr w:type="spellEnd"/>
            <w:r w:rsidR="00E018CE">
              <w:rPr>
                <w:color w:val="000000"/>
              </w:rPr>
              <w:t xml:space="preserve"> server </w:t>
            </w:r>
            <w:proofErr w:type="spellStart"/>
            <w:r w:rsidR="00E018CE">
              <w:rPr>
                <w:color w:val="000000"/>
              </w:rPr>
              <w:t>lấy</w:t>
            </w:r>
            <w:proofErr w:type="spellEnd"/>
            <w:r w:rsidR="00E018CE">
              <w:rPr>
                <w:color w:val="000000"/>
              </w:rPr>
              <w:t xml:space="preserve"> </w:t>
            </w:r>
            <w:proofErr w:type="spellStart"/>
            <w:r w:rsidR="00E018CE">
              <w:rPr>
                <w:color w:val="000000"/>
              </w:rPr>
              <w:t>dữ</w:t>
            </w:r>
            <w:proofErr w:type="spellEnd"/>
            <w:r w:rsidR="00E018CE">
              <w:rPr>
                <w:color w:val="000000"/>
              </w:rPr>
              <w:t xml:space="preserve"> </w:t>
            </w:r>
            <w:proofErr w:type="spellStart"/>
            <w:r w:rsidR="00E018CE">
              <w:rPr>
                <w:color w:val="000000"/>
              </w:rPr>
              <w:t>liệu</w:t>
            </w:r>
            <w:proofErr w:type="spellEnd"/>
            <w:r w:rsidR="00E018CE">
              <w:rPr>
                <w:color w:val="000000"/>
              </w:rPr>
              <w:t>.</w:t>
            </w:r>
          </w:p>
        </w:tc>
      </w:tr>
      <w:tr w:rsidR="0017270F" w:rsidTr="00E9096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E018CE">
            <w:pPr>
              <w:spacing w:before="0" w:after="0"/>
              <w:jc w:val="center"/>
              <w:rPr>
                <w:color w:val="000000"/>
              </w:rPr>
            </w:pPr>
            <w:r>
              <w:rPr>
                <w:color w:val="000000"/>
              </w:rPr>
              <w:t>9</w:t>
            </w:r>
          </w:p>
        </w:tc>
        <w:tc>
          <w:tcPr>
            <w:tcW w:w="171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Nhận</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p>
        </w:tc>
      </w:tr>
      <w:tr w:rsidR="0017270F" w:rsidTr="00E9096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E018CE">
            <w:pPr>
              <w:spacing w:before="0" w:after="0"/>
              <w:jc w:val="center"/>
              <w:rPr>
                <w:color w:val="000000"/>
              </w:rPr>
            </w:pPr>
            <w:r>
              <w:rPr>
                <w:color w:val="000000"/>
              </w:rPr>
              <w:t>10</w:t>
            </w:r>
          </w:p>
        </w:tc>
        <w:tc>
          <w:tcPr>
            <w:tcW w:w="171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Trả</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cho</w:t>
            </w:r>
            <w:proofErr w:type="spellEnd"/>
            <w:r>
              <w:rPr>
                <w:color w:val="000000"/>
              </w:rPr>
              <w:t xml:space="preserve"> client</w:t>
            </w:r>
          </w:p>
        </w:tc>
      </w:tr>
      <w:tr w:rsidR="0017270F" w:rsidTr="00E9096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w:t>
            </w:r>
            <w:r w:rsidR="00E018CE">
              <w:rPr>
                <w:color w:val="000000"/>
              </w:rPr>
              <w:t>1</w:t>
            </w:r>
          </w:p>
        </w:tc>
        <w:tc>
          <w:tcPr>
            <w:tcW w:w="171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sidR="00E018CE">
              <w:rPr>
                <w:color w:val="000000"/>
              </w:rPr>
              <w:t>ngày</w:t>
            </w:r>
            <w:proofErr w:type="spellEnd"/>
            <w:r w:rsidR="00E018CE">
              <w:rPr>
                <w:color w:val="000000"/>
              </w:rPr>
              <w:t xml:space="preserve"> </w:t>
            </w:r>
            <w:proofErr w:type="spellStart"/>
            <w:r w:rsidR="00E018CE">
              <w:rPr>
                <w:color w:val="000000"/>
              </w:rPr>
              <w:t>công</w:t>
            </w:r>
            <w:proofErr w:type="spellEnd"/>
            <w:r w:rsidR="00E018CE">
              <w:rPr>
                <w:color w:val="000000"/>
              </w:rPr>
              <w:t xml:space="preserve"> </w:t>
            </w:r>
            <w:proofErr w:type="spellStart"/>
            <w:r w:rsidR="00E018CE">
              <w:rPr>
                <w:color w:val="000000"/>
              </w:rPr>
              <w:t>trong</w:t>
            </w:r>
            <w:proofErr w:type="spellEnd"/>
            <w:r w:rsidR="00E018CE">
              <w:rPr>
                <w:color w:val="000000"/>
              </w:rPr>
              <w:t xml:space="preserve"> </w:t>
            </w:r>
            <w:proofErr w:type="spellStart"/>
            <w:r w:rsidR="00E018CE">
              <w:rPr>
                <w:color w:val="000000"/>
              </w:rPr>
              <w:t>tháng</w:t>
            </w:r>
            <w:proofErr w:type="spellEnd"/>
            <w:r w:rsidR="00E018CE">
              <w:rPr>
                <w:color w:val="000000"/>
              </w:rPr>
              <w:t xml:space="preserve">, </w:t>
            </w:r>
            <w:proofErr w:type="spellStart"/>
            <w:r w:rsidR="00E018CE">
              <w:rPr>
                <w:color w:val="000000"/>
              </w:rPr>
              <w:t>bảng</w:t>
            </w:r>
            <w:proofErr w:type="spellEnd"/>
            <w:r w:rsidR="00E018CE">
              <w:rPr>
                <w:color w:val="000000"/>
              </w:rPr>
              <w:t xml:space="preserve"> </w:t>
            </w:r>
            <w:proofErr w:type="spellStart"/>
            <w:r w:rsidR="00E018CE">
              <w:rPr>
                <w:color w:val="000000"/>
              </w:rPr>
              <w:t>lương</w:t>
            </w:r>
            <w:proofErr w:type="spellEnd"/>
          </w:p>
        </w:tc>
      </w:tr>
      <w:tr w:rsidR="0017270F">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rsidR="0017270F" w:rsidRDefault="005E76C4">
            <w:pPr>
              <w:spacing w:before="0" w:after="0"/>
              <w:jc w:val="center"/>
              <w:rPr>
                <w:b/>
                <w:color w:val="000000"/>
              </w:rPr>
            </w:pPr>
            <w:proofErr w:type="spellStart"/>
            <w:r>
              <w:rPr>
                <w:b/>
                <w:color w:val="000000"/>
              </w:rPr>
              <w:t>Luồng</w:t>
            </w:r>
            <w:proofErr w:type="spellEnd"/>
            <w:r>
              <w:rPr>
                <w:b/>
                <w:color w:val="000000"/>
              </w:rPr>
              <w:t xml:space="preserve"> </w:t>
            </w:r>
            <w:proofErr w:type="spellStart"/>
            <w:r>
              <w:rPr>
                <w:b/>
                <w:color w:val="000000"/>
              </w:rPr>
              <w:t>thực</w:t>
            </w:r>
            <w:proofErr w:type="spellEnd"/>
            <w:r>
              <w:rPr>
                <w:b/>
                <w:color w:val="000000"/>
              </w:rPr>
              <w:t xml:space="preserve"> </w:t>
            </w:r>
            <w:proofErr w:type="spellStart"/>
            <w:r>
              <w:rPr>
                <w:b/>
                <w:color w:val="000000"/>
              </w:rPr>
              <w:t>thi</w:t>
            </w:r>
            <w:proofErr w:type="spellEnd"/>
            <w:r>
              <w:rPr>
                <w:b/>
                <w:color w:val="000000"/>
              </w:rPr>
              <w:t xml:space="preserve"> </w:t>
            </w:r>
            <w:proofErr w:type="spellStart"/>
            <w:r>
              <w:rPr>
                <w:b/>
                <w:color w:val="000000"/>
              </w:rPr>
              <w:t>mở</w:t>
            </w:r>
            <w:proofErr w:type="spellEnd"/>
            <w:r>
              <w:rPr>
                <w:b/>
                <w:color w:val="000000"/>
              </w:rPr>
              <w:t xml:space="preserve"> </w:t>
            </w:r>
            <w:proofErr w:type="spellStart"/>
            <w:r>
              <w:rPr>
                <w:b/>
                <w:color w:val="000000"/>
              </w:rPr>
              <w:t>rộng</w:t>
            </w:r>
            <w:proofErr w:type="spellEnd"/>
          </w:p>
        </w:tc>
      </w:tr>
      <w:tr w:rsidR="0017270F" w:rsidTr="00E9096C">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b/>
                <w:color w:val="000000"/>
              </w:rPr>
            </w:pPr>
            <w:r>
              <w:rPr>
                <w:b/>
                <w:color w:val="000000"/>
              </w:rPr>
              <w:t>No.</w:t>
            </w:r>
          </w:p>
        </w:tc>
        <w:tc>
          <w:tcPr>
            <w:tcW w:w="1710" w:type="dxa"/>
            <w:tcBorders>
              <w:top w:val="nil"/>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Thực</w:t>
            </w:r>
            <w:proofErr w:type="spellEnd"/>
            <w:r>
              <w:rPr>
                <w:b/>
                <w:color w:val="000000"/>
              </w:rPr>
              <w:t xml:space="preserve"> </w:t>
            </w:r>
            <w:proofErr w:type="spellStart"/>
            <w:r>
              <w:rPr>
                <w:b/>
                <w:color w:val="000000"/>
              </w:rPr>
              <w:t>hiện</w:t>
            </w:r>
            <w:proofErr w:type="spellEnd"/>
          </w:p>
        </w:tc>
        <w:tc>
          <w:tcPr>
            <w:tcW w:w="5876" w:type="dxa"/>
            <w:gridSpan w:val="2"/>
            <w:tcBorders>
              <w:top w:val="single" w:sz="4" w:space="0" w:color="000000"/>
              <w:left w:val="nil"/>
              <w:bottom w:val="single" w:sz="4" w:space="0" w:color="000000"/>
              <w:right w:val="single" w:sz="4" w:space="0" w:color="000000"/>
            </w:tcBorders>
            <w:shd w:val="clear" w:color="auto" w:fill="FFFFFF"/>
            <w:vAlign w:val="bottom"/>
          </w:tcPr>
          <w:p w:rsidR="0017270F" w:rsidRDefault="005E76C4">
            <w:pPr>
              <w:spacing w:before="0" w:after="0"/>
              <w:jc w:val="center"/>
              <w:rPr>
                <w:b/>
                <w:color w:val="000000"/>
              </w:rPr>
            </w:pPr>
            <w:proofErr w:type="spellStart"/>
            <w:r>
              <w:rPr>
                <w:b/>
                <w:color w:val="000000"/>
              </w:rPr>
              <w:t>Hành</w:t>
            </w:r>
            <w:proofErr w:type="spellEnd"/>
            <w:r>
              <w:rPr>
                <w:b/>
                <w:color w:val="000000"/>
              </w:rPr>
              <w:t xml:space="preserve"> </w:t>
            </w:r>
            <w:proofErr w:type="spellStart"/>
            <w:r>
              <w:rPr>
                <w:b/>
                <w:color w:val="000000"/>
              </w:rPr>
              <w:t>động</w:t>
            </w:r>
            <w:proofErr w:type="spellEnd"/>
          </w:p>
        </w:tc>
      </w:tr>
      <w:tr w:rsidR="0017270F" w:rsidTr="00E9096C">
        <w:trPr>
          <w:trHeight w:val="68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rsidR="0017270F" w:rsidRDefault="00E018CE">
            <w:pPr>
              <w:spacing w:before="0" w:after="0"/>
              <w:jc w:val="center"/>
              <w:rPr>
                <w:color w:val="000000"/>
              </w:rPr>
            </w:pPr>
            <w:r>
              <w:rPr>
                <w:color w:val="000000"/>
              </w:rPr>
              <w:t>4a</w:t>
            </w:r>
          </w:p>
        </w:tc>
        <w:tc>
          <w:tcPr>
            <w:tcW w:w="1710" w:type="dxa"/>
            <w:tcBorders>
              <w:top w:val="nil"/>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876" w:type="dxa"/>
            <w:gridSpan w:val="2"/>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Đóng</w:t>
            </w:r>
            <w:proofErr w:type="spellEnd"/>
            <w:r>
              <w:rPr>
                <w:color w:val="000000"/>
              </w:rPr>
              <w:t xml:space="preserve"> </w:t>
            </w:r>
            <w:proofErr w:type="spellStart"/>
            <w:r>
              <w:rPr>
                <w:color w:val="000000"/>
              </w:rPr>
              <w:t>gói</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17270F" w:rsidTr="00E9096C">
        <w:trPr>
          <w:trHeight w:val="68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E018CE">
            <w:pPr>
              <w:spacing w:before="0" w:after="0"/>
              <w:jc w:val="center"/>
              <w:rPr>
                <w:color w:val="000000"/>
              </w:rPr>
            </w:pPr>
            <w:r>
              <w:rPr>
                <w:color w:val="000000"/>
              </w:rPr>
              <w:t>4b</w:t>
            </w:r>
          </w:p>
        </w:tc>
        <w:tc>
          <w:tcPr>
            <w:tcW w:w="17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876"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icon</w:t>
            </w:r>
            <w:r w:rsidR="00D0736B">
              <w:rPr>
                <w:color w:val="000000"/>
              </w:rPr>
              <w:t xml:space="preserve"> Loading</w:t>
            </w:r>
          </w:p>
        </w:tc>
      </w:tr>
      <w:tr w:rsidR="0017270F" w:rsidTr="00E9096C">
        <w:trPr>
          <w:trHeight w:val="68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E018CE">
            <w:pPr>
              <w:spacing w:before="0" w:after="0"/>
              <w:jc w:val="center"/>
              <w:rPr>
                <w:color w:val="000000"/>
              </w:rPr>
            </w:pPr>
            <w:r>
              <w:rPr>
                <w:color w:val="000000"/>
              </w:rPr>
              <w:t>8</w:t>
            </w:r>
            <w:r w:rsidR="005E76C4">
              <w:rPr>
                <w:color w:val="000000"/>
              </w:rPr>
              <w:t>b</w:t>
            </w:r>
          </w:p>
        </w:tc>
        <w:tc>
          <w:tcPr>
            <w:tcW w:w="17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876"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Gửi</w:t>
            </w:r>
            <w:proofErr w:type="spellEnd"/>
            <w:r>
              <w:rPr>
                <w:color w:val="000000"/>
              </w:rPr>
              <w:t xml:space="preserve"> </w:t>
            </w:r>
            <w:proofErr w:type="spellStart"/>
            <w:r>
              <w:rPr>
                <w:color w:val="000000"/>
              </w:rPr>
              <w:t>thông</w:t>
            </w:r>
            <w:proofErr w:type="spellEnd"/>
            <w:r>
              <w:rPr>
                <w:color w:val="000000"/>
              </w:rPr>
              <w:t xml:space="preserve"> tin </w:t>
            </w:r>
            <w:proofErr w:type="spellStart"/>
            <w:r w:rsidR="00E018CE">
              <w:rPr>
                <w:color w:val="000000"/>
              </w:rPr>
              <w:t>người</w:t>
            </w:r>
            <w:proofErr w:type="spellEnd"/>
            <w:r w:rsidR="00E018CE">
              <w:rPr>
                <w:color w:val="000000"/>
              </w:rPr>
              <w:t xml:space="preserve"> </w:t>
            </w:r>
            <w:proofErr w:type="spellStart"/>
            <w:r w:rsidR="00E018CE">
              <w:rPr>
                <w:color w:val="000000"/>
              </w:rPr>
              <w:t>dùng</w:t>
            </w:r>
            <w:proofErr w:type="spellEnd"/>
            <w:r>
              <w:rPr>
                <w:color w:val="000000"/>
              </w:rPr>
              <w:t xml:space="preserve"> </w:t>
            </w:r>
            <w:proofErr w:type="spellStart"/>
            <w:r>
              <w:rPr>
                <w:color w:val="000000"/>
              </w:rPr>
              <w:t>lên</w:t>
            </w:r>
            <w:proofErr w:type="spellEnd"/>
            <w:r>
              <w:rPr>
                <w:color w:val="000000"/>
              </w:rPr>
              <w:t xml:space="preserve"> server</w:t>
            </w:r>
          </w:p>
        </w:tc>
      </w:tr>
      <w:tr w:rsidR="0017270F" w:rsidTr="00E9096C">
        <w:trPr>
          <w:trHeight w:val="68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E018CE">
            <w:pPr>
              <w:spacing w:before="0" w:after="0"/>
              <w:jc w:val="center"/>
              <w:rPr>
                <w:color w:val="000000"/>
              </w:rPr>
            </w:pPr>
            <w:r>
              <w:rPr>
                <w:color w:val="000000"/>
              </w:rPr>
              <w:t>9</w:t>
            </w:r>
            <w:r w:rsidR="005E76C4">
              <w:rPr>
                <w:color w:val="000000"/>
              </w:rPr>
              <w:t>a</w:t>
            </w:r>
          </w:p>
        </w:tc>
        <w:tc>
          <w:tcPr>
            <w:tcW w:w="17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5876"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lệ</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thông</w:t>
            </w:r>
            <w:proofErr w:type="spellEnd"/>
            <w:r>
              <w:rPr>
                <w:color w:val="000000"/>
              </w:rPr>
              <w:t xml:space="preserve"> tin</w:t>
            </w:r>
          </w:p>
        </w:tc>
      </w:tr>
      <w:tr w:rsidR="0017270F" w:rsidTr="00E9096C">
        <w:trPr>
          <w:trHeight w:val="68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E018CE">
            <w:pPr>
              <w:spacing w:before="0" w:after="0"/>
              <w:jc w:val="center"/>
              <w:rPr>
                <w:color w:val="000000"/>
              </w:rPr>
            </w:pPr>
            <w:r>
              <w:rPr>
                <w:color w:val="000000"/>
              </w:rPr>
              <w:t>10</w:t>
            </w:r>
            <w:r w:rsidR="005E76C4">
              <w:rPr>
                <w:color w:val="000000"/>
              </w:rPr>
              <w:t>b</w:t>
            </w:r>
          </w:p>
        </w:tc>
        <w:tc>
          <w:tcPr>
            <w:tcW w:w="17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Server</w:t>
            </w:r>
          </w:p>
        </w:tc>
        <w:tc>
          <w:tcPr>
            <w:tcW w:w="5876"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Trả</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lỗi</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công</w:t>
            </w:r>
            <w:proofErr w:type="spellEnd"/>
          </w:p>
        </w:tc>
      </w:tr>
      <w:tr w:rsidR="0017270F" w:rsidTr="00E9096C">
        <w:trPr>
          <w:trHeight w:val="68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jc w:val="center"/>
              <w:rPr>
                <w:color w:val="000000"/>
              </w:rPr>
            </w:pPr>
            <w:r>
              <w:rPr>
                <w:color w:val="000000"/>
              </w:rPr>
              <w:t>1</w:t>
            </w:r>
            <w:r w:rsidR="00E018CE">
              <w:rPr>
                <w:color w:val="000000"/>
              </w:rPr>
              <w:t>0</w:t>
            </w:r>
            <w:r>
              <w:rPr>
                <w:color w:val="000000"/>
              </w:rPr>
              <w:t>a</w:t>
            </w:r>
          </w:p>
        </w:tc>
        <w:tc>
          <w:tcPr>
            <w:tcW w:w="17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r>
              <w:rPr>
                <w:color w:val="000000"/>
              </w:rPr>
              <w:t>Client</w:t>
            </w:r>
          </w:p>
        </w:tc>
        <w:tc>
          <w:tcPr>
            <w:tcW w:w="5876"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lỗi</w:t>
            </w:r>
            <w:proofErr w:type="spellEnd"/>
            <w:r>
              <w:rPr>
                <w:color w:val="000000"/>
              </w:rPr>
              <w:t xml:space="preserve"> </w:t>
            </w:r>
            <w:proofErr w:type="spellStart"/>
            <w:r>
              <w:rPr>
                <w:color w:val="000000"/>
              </w:rPr>
              <w:t>nếu</w:t>
            </w:r>
            <w:proofErr w:type="spellEnd"/>
            <w:r>
              <w:rPr>
                <w:color w:val="000000"/>
              </w:rPr>
              <w:t xml:space="preserve"> </w:t>
            </w:r>
            <w:proofErr w:type="spellStart"/>
            <w:r w:rsidR="00D0736B">
              <w:rPr>
                <w:color w:val="000000"/>
              </w:rPr>
              <w:t>truy</w:t>
            </w:r>
            <w:proofErr w:type="spellEnd"/>
            <w:r w:rsidR="00D0736B">
              <w:rPr>
                <w:color w:val="000000"/>
              </w:rPr>
              <w:t xml:space="preserve"> </w:t>
            </w:r>
            <w:proofErr w:type="spellStart"/>
            <w:r w:rsidR="00D0736B">
              <w:rPr>
                <w:color w:val="000000"/>
              </w:rPr>
              <w:t>vấn</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công</w:t>
            </w:r>
            <w:proofErr w:type="spellEnd"/>
          </w:p>
        </w:tc>
      </w:tr>
      <w:tr w:rsidR="0017270F" w:rsidTr="00D0736B">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7270F" w:rsidRDefault="005E76C4">
            <w:pPr>
              <w:spacing w:before="0" w:after="0"/>
              <w:rPr>
                <w:b/>
                <w:color w:val="000000"/>
              </w:rPr>
            </w:pPr>
            <w:proofErr w:type="spellStart"/>
            <w:r>
              <w:rPr>
                <w:b/>
                <w:color w:val="000000"/>
              </w:rPr>
              <w:t>Điều</w:t>
            </w:r>
            <w:proofErr w:type="spellEnd"/>
            <w:r>
              <w:rPr>
                <w:b/>
                <w:color w:val="000000"/>
              </w:rPr>
              <w:t xml:space="preserve"> </w:t>
            </w:r>
            <w:proofErr w:type="spellStart"/>
            <w:r>
              <w:rPr>
                <w:b/>
                <w:color w:val="000000"/>
              </w:rPr>
              <w:t>kiện</w:t>
            </w:r>
            <w:proofErr w:type="spellEnd"/>
            <w:r>
              <w:rPr>
                <w:b/>
                <w:color w:val="000000"/>
              </w:rPr>
              <w:t xml:space="preserve"> </w:t>
            </w:r>
            <w:proofErr w:type="spellStart"/>
            <w:r>
              <w:rPr>
                <w:b/>
                <w:color w:val="000000"/>
              </w:rPr>
              <w:t>sau</w:t>
            </w:r>
            <w:proofErr w:type="spellEnd"/>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rsidR="0017270F" w:rsidRDefault="005E76C4">
            <w:pPr>
              <w:spacing w:before="0" w:after="0"/>
              <w:rPr>
                <w:color w:val="000000"/>
              </w:rPr>
            </w:pPr>
            <w:proofErr w:type="spellStart"/>
            <w:r>
              <w:t>Không</w:t>
            </w:r>
            <w:proofErr w:type="spellEnd"/>
          </w:p>
        </w:tc>
      </w:tr>
    </w:tbl>
    <w:p w:rsidR="0017270F" w:rsidRDefault="005E76C4">
      <w:pPr>
        <w:pStyle w:val="u5"/>
        <w:numPr>
          <w:ilvl w:val="4"/>
          <w:numId w:val="10"/>
        </w:numPr>
      </w:pPr>
      <w:proofErr w:type="spellStart"/>
      <w:r>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rsidR="00E018CE">
        <w:t>Chấm</w:t>
      </w:r>
      <w:proofErr w:type="spellEnd"/>
      <w:r w:rsidR="00E018CE">
        <w:t xml:space="preserve"> </w:t>
      </w:r>
      <w:proofErr w:type="spellStart"/>
      <w:r w:rsidR="00E018CE">
        <w:t>công</w:t>
      </w:r>
      <w:proofErr w:type="spellEnd"/>
      <w:r w:rsidR="00E018CE">
        <w:t xml:space="preserve">, </w:t>
      </w:r>
      <w:proofErr w:type="spellStart"/>
      <w:r w:rsidR="00E018CE">
        <w:t>tra</w:t>
      </w:r>
      <w:proofErr w:type="spellEnd"/>
      <w:r w:rsidR="00E018CE">
        <w:t xml:space="preserve"> </w:t>
      </w:r>
      <w:proofErr w:type="spellStart"/>
      <w:r w:rsidR="00E018CE">
        <w:t>cứu</w:t>
      </w:r>
      <w:proofErr w:type="spellEnd"/>
      <w:r w:rsidR="00E018CE">
        <w:t xml:space="preserve"> </w:t>
      </w:r>
      <w:proofErr w:type="spellStart"/>
      <w:r w:rsidR="00E018CE">
        <w:t>lương</w:t>
      </w:r>
      <w:proofErr w:type="spellEnd"/>
    </w:p>
    <w:p w:rsidR="0017270F" w:rsidRDefault="005E76C4">
      <w:pPr>
        <w:keepNext/>
        <w:pBdr>
          <w:top w:val="nil"/>
          <w:left w:val="nil"/>
          <w:bottom w:val="nil"/>
          <w:right w:val="nil"/>
          <w:between w:val="nil"/>
        </w:pBdr>
        <w:jc w:val="center"/>
        <w:rPr>
          <w:color w:val="000000"/>
          <w:sz w:val="24"/>
          <w:szCs w:val="24"/>
        </w:rPr>
      </w:pPr>
      <w:bookmarkStart w:id="177" w:name="_3ygebqi" w:colFirst="0" w:colLast="0"/>
      <w:bookmarkEnd w:id="177"/>
      <w:proofErr w:type="spellStart"/>
      <w:r>
        <w:rPr>
          <w:color w:val="000000"/>
          <w:sz w:val="24"/>
          <w:szCs w:val="24"/>
        </w:rPr>
        <w:lastRenderedPageBreak/>
        <w:t>Bảng</w:t>
      </w:r>
      <w:proofErr w:type="spellEnd"/>
      <w:r>
        <w:rPr>
          <w:color w:val="000000"/>
          <w:sz w:val="24"/>
          <w:szCs w:val="24"/>
        </w:rPr>
        <w:t xml:space="preserve"> 15 </w:t>
      </w:r>
      <w:proofErr w:type="spellStart"/>
      <w:r>
        <w:rPr>
          <w:color w:val="000000"/>
          <w:sz w:val="24"/>
          <w:szCs w:val="24"/>
        </w:rPr>
        <w:t>Mô</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w:t>
      </w:r>
      <w:proofErr w:type="spellStart"/>
      <w:r>
        <w:rPr>
          <w:color w:val="000000"/>
          <w:sz w:val="24"/>
          <w:szCs w:val="24"/>
        </w:rPr>
        <w:t>dữ</w:t>
      </w:r>
      <w:proofErr w:type="spellEnd"/>
      <w:r>
        <w:rPr>
          <w:color w:val="000000"/>
          <w:sz w:val="24"/>
          <w:szCs w:val="24"/>
        </w:rPr>
        <w:t xml:space="preserve"> </w:t>
      </w:r>
      <w:proofErr w:type="spellStart"/>
      <w:r>
        <w:rPr>
          <w:color w:val="000000"/>
          <w:sz w:val="24"/>
          <w:szCs w:val="24"/>
        </w:rPr>
        <w:t>liệu</w:t>
      </w:r>
      <w:proofErr w:type="spellEnd"/>
      <w:r>
        <w:rPr>
          <w:color w:val="000000"/>
          <w:sz w:val="24"/>
          <w:szCs w:val="24"/>
        </w:rPr>
        <w:t xml:space="preserve"> </w:t>
      </w:r>
      <w:proofErr w:type="spellStart"/>
      <w:r w:rsidR="00E018CE">
        <w:rPr>
          <w:color w:val="000000"/>
          <w:sz w:val="24"/>
          <w:szCs w:val="24"/>
        </w:rPr>
        <w:t>Chấm</w:t>
      </w:r>
      <w:proofErr w:type="spellEnd"/>
      <w:r w:rsidR="00E018CE">
        <w:rPr>
          <w:color w:val="000000"/>
          <w:sz w:val="24"/>
          <w:szCs w:val="24"/>
        </w:rPr>
        <w:t xml:space="preserve"> </w:t>
      </w:r>
      <w:proofErr w:type="spellStart"/>
      <w:r w:rsidR="00E018CE">
        <w:rPr>
          <w:color w:val="000000"/>
          <w:sz w:val="24"/>
          <w:szCs w:val="24"/>
        </w:rPr>
        <w:t>công</w:t>
      </w:r>
      <w:proofErr w:type="spellEnd"/>
    </w:p>
    <w:tbl>
      <w:tblPr>
        <w:tblStyle w:val="af1"/>
        <w:tblW w:w="963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9"/>
        <w:gridCol w:w="2150"/>
        <w:gridCol w:w="1846"/>
        <w:gridCol w:w="1277"/>
        <w:gridCol w:w="1839"/>
        <w:gridCol w:w="1842"/>
      </w:tblGrid>
      <w:tr w:rsidR="0017270F">
        <w:trPr>
          <w:trHeight w:val="420"/>
        </w:trPr>
        <w:tc>
          <w:tcPr>
            <w:tcW w:w="679" w:type="dxa"/>
          </w:tcPr>
          <w:p w:rsidR="0017270F" w:rsidRDefault="005E76C4">
            <w:pPr>
              <w:spacing w:before="0" w:after="0"/>
            </w:pPr>
            <w:r>
              <w:t>STT</w:t>
            </w:r>
          </w:p>
        </w:tc>
        <w:tc>
          <w:tcPr>
            <w:tcW w:w="2150" w:type="dxa"/>
          </w:tcPr>
          <w:p w:rsidR="0017270F" w:rsidRDefault="005E76C4">
            <w:pPr>
              <w:spacing w:before="0" w:after="0"/>
            </w:pPr>
            <w:proofErr w:type="spellStart"/>
            <w:r>
              <w:t>Trường</w:t>
            </w:r>
            <w:proofErr w:type="spellEnd"/>
            <w:r>
              <w:t xml:space="preserve"> </w:t>
            </w:r>
            <w:proofErr w:type="spellStart"/>
            <w:r>
              <w:t>Dữ</w:t>
            </w:r>
            <w:proofErr w:type="spellEnd"/>
            <w:r>
              <w:t xml:space="preserve"> </w:t>
            </w:r>
            <w:proofErr w:type="spellStart"/>
            <w:r>
              <w:t>Liệu</w:t>
            </w:r>
            <w:proofErr w:type="spellEnd"/>
          </w:p>
        </w:tc>
        <w:tc>
          <w:tcPr>
            <w:tcW w:w="1846" w:type="dxa"/>
          </w:tcPr>
          <w:p w:rsidR="0017270F" w:rsidRDefault="005E76C4">
            <w:pPr>
              <w:spacing w:before="0" w:after="0"/>
            </w:pPr>
            <w:proofErr w:type="spellStart"/>
            <w:r>
              <w:t>Mô</w:t>
            </w:r>
            <w:proofErr w:type="spellEnd"/>
            <w:r>
              <w:t xml:space="preserve"> </w:t>
            </w:r>
            <w:proofErr w:type="spellStart"/>
            <w:r>
              <w:t>Tả</w:t>
            </w:r>
            <w:proofErr w:type="spellEnd"/>
          </w:p>
        </w:tc>
        <w:tc>
          <w:tcPr>
            <w:tcW w:w="1277" w:type="dxa"/>
          </w:tcPr>
          <w:p w:rsidR="0017270F" w:rsidRDefault="005E76C4">
            <w:pPr>
              <w:spacing w:before="0" w:after="0"/>
            </w:pPr>
            <w:proofErr w:type="spellStart"/>
            <w:r>
              <w:t>Bắt</w:t>
            </w:r>
            <w:proofErr w:type="spellEnd"/>
            <w:r>
              <w:t xml:space="preserve"> </w:t>
            </w:r>
            <w:proofErr w:type="spellStart"/>
            <w:r>
              <w:t>Buộc</w:t>
            </w:r>
            <w:proofErr w:type="spellEnd"/>
          </w:p>
        </w:tc>
        <w:tc>
          <w:tcPr>
            <w:tcW w:w="1839" w:type="dxa"/>
          </w:tcPr>
          <w:p w:rsidR="0017270F" w:rsidRDefault="005E76C4">
            <w:pPr>
              <w:spacing w:before="0" w:after="0"/>
            </w:pPr>
            <w:proofErr w:type="spellStart"/>
            <w:r>
              <w:t>Điều</w:t>
            </w:r>
            <w:proofErr w:type="spellEnd"/>
            <w:r>
              <w:t xml:space="preserve"> </w:t>
            </w:r>
            <w:proofErr w:type="spellStart"/>
            <w:r>
              <w:t>Kiện</w:t>
            </w:r>
            <w:proofErr w:type="spellEnd"/>
            <w:r>
              <w:t xml:space="preserve"> </w:t>
            </w:r>
            <w:proofErr w:type="spellStart"/>
            <w:r>
              <w:t>Hợp</w:t>
            </w:r>
            <w:proofErr w:type="spellEnd"/>
            <w:r>
              <w:t xml:space="preserve"> </w:t>
            </w:r>
            <w:proofErr w:type="spellStart"/>
            <w:r>
              <w:t>Lệ</w:t>
            </w:r>
            <w:proofErr w:type="spellEnd"/>
            <w:r>
              <w:t xml:space="preserve"> </w:t>
            </w:r>
          </w:p>
        </w:tc>
        <w:tc>
          <w:tcPr>
            <w:tcW w:w="1842" w:type="dxa"/>
          </w:tcPr>
          <w:p w:rsidR="0017270F" w:rsidRDefault="005E76C4">
            <w:pPr>
              <w:spacing w:before="0" w:after="0"/>
            </w:pPr>
            <w:proofErr w:type="spellStart"/>
            <w:r>
              <w:t>Ví</w:t>
            </w:r>
            <w:proofErr w:type="spellEnd"/>
            <w:r>
              <w:t xml:space="preserve"> </w:t>
            </w:r>
            <w:proofErr w:type="spellStart"/>
            <w:r>
              <w:t>Dụ</w:t>
            </w:r>
            <w:proofErr w:type="spellEnd"/>
          </w:p>
        </w:tc>
      </w:tr>
      <w:tr w:rsidR="0017270F">
        <w:tc>
          <w:tcPr>
            <w:tcW w:w="679" w:type="dxa"/>
          </w:tcPr>
          <w:p w:rsidR="0017270F" w:rsidRDefault="005E76C4">
            <w:pPr>
              <w:spacing w:before="0" w:after="0"/>
            </w:pPr>
            <w:r>
              <w:t>1</w:t>
            </w:r>
          </w:p>
        </w:tc>
        <w:tc>
          <w:tcPr>
            <w:tcW w:w="2150" w:type="dxa"/>
          </w:tcPr>
          <w:p w:rsidR="0017270F" w:rsidRDefault="00E018CE">
            <w:pPr>
              <w:spacing w:before="0" w:after="0"/>
            </w:pPr>
            <w:r>
              <w:t>Username</w:t>
            </w:r>
          </w:p>
        </w:tc>
        <w:tc>
          <w:tcPr>
            <w:tcW w:w="1846" w:type="dxa"/>
          </w:tcPr>
          <w:p w:rsidR="0017270F" w:rsidRDefault="0017270F">
            <w:pPr>
              <w:spacing w:before="0" w:after="0"/>
            </w:pPr>
          </w:p>
        </w:tc>
        <w:tc>
          <w:tcPr>
            <w:tcW w:w="1277" w:type="dxa"/>
          </w:tcPr>
          <w:p w:rsidR="0017270F" w:rsidRDefault="00E018CE">
            <w:pPr>
              <w:spacing w:before="0" w:after="0"/>
            </w:pPr>
            <w:proofErr w:type="spellStart"/>
            <w:r>
              <w:t>Có</w:t>
            </w:r>
            <w:proofErr w:type="spellEnd"/>
          </w:p>
        </w:tc>
        <w:tc>
          <w:tcPr>
            <w:tcW w:w="1839" w:type="dxa"/>
          </w:tcPr>
          <w:p w:rsidR="0017270F" w:rsidRDefault="005E76C4">
            <w:pPr>
              <w:spacing w:before="0" w:after="0"/>
            </w:pPr>
            <w:proofErr w:type="spellStart"/>
            <w:r>
              <w:t>Là</w:t>
            </w:r>
            <w:proofErr w:type="spellEnd"/>
            <w:r>
              <w:t xml:space="preserve"> 1 </w:t>
            </w:r>
            <w:proofErr w:type="spellStart"/>
            <w:r>
              <w:t>chuỗi</w:t>
            </w:r>
            <w:proofErr w:type="spellEnd"/>
          </w:p>
        </w:tc>
        <w:tc>
          <w:tcPr>
            <w:tcW w:w="1842" w:type="dxa"/>
          </w:tcPr>
          <w:p w:rsidR="0017270F" w:rsidRDefault="00E018CE">
            <w:pPr>
              <w:spacing w:before="0" w:after="0"/>
            </w:pPr>
            <w:r>
              <w:t>admin</w:t>
            </w:r>
          </w:p>
        </w:tc>
      </w:tr>
      <w:tr w:rsidR="0017270F">
        <w:tc>
          <w:tcPr>
            <w:tcW w:w="679" w:type="dxa"/>
          </w:tcPr>
          <w:p w:rsidR="0017270F" w:rsidRDefault="005E76C4">
            <w:pPr>
              <w:spacing w:before="0" w:after="0"/>
            </w:pPr>
            <w:r>
              <w:t>2</w:t>
            </w:r>
          </w:p>
        </w:tc>
        <w:tc>
          <w:tcPr>
            <w:tcW w:w="2150" w:type="dxa"/>
          </w:tcPr>
          <w:p w:rsidR="0017270F" w:rsidRDefault="00E018CE">
            <w:pPr>
              <w:spacing w:before="0" w:after="0"/>
            </w:pPr>
            <w:proofErr w:type="spellStart"/>
            <w:r>
              <w:t>Mật</w:t>
            </w:r>
            <w:proofErr w:type="spellEnd"/>
            <w:r>
              <w:t xml:space="preserve"> </w:t>
            </w:r>
            <w:proofErr w:type="spellStart"/>
            <w:r>
              <w:t>khẩu</w:t>
            </w:r>
            <w:proofErr w:type="spellEnd"/>
          </w:p>
        </w:tc>
        <w:tc>
          <w:tcPr>
            <w:tcW w:w="1846" w:type="dxa"/>
          </w:tcPr>
          <w:p w:rsidR="0017270F" w:rsidRDefault="0017270F">
            <w:pPr>
              <w:spacing w:before="0" w:after="0"/>
            </w:pPr>
          </w:p>
        </w:tc>
        <w:tc>
          <w:tcPr>
            <w:tcW w:w="1277" w:type="dxa"/>
          </w:tcPr>
          <w:p w:rsidR="0017270F" w:rsidRDefault="00E018CE">
            <w:pPr>
              <w:spacing w:before="0" w:after="0"/>
            </w:pPr>
            <w:proofErr w:type="spellStart"/>
            <w:r>
              <w:t>Có</w:t>
            </w:r>
            <w:proofErr w:type="spellEnd"/>
          </w:p>
        </w:tc>
        <w:tc>
          <w:tcPr>
            <w:tcW w:w="1839" w:type="dxa"/>
          </w:tcPr>
          <w:p w:rsidR="0017270F" w:rsidRDefault="005E76C4">
            <w:pPr>
              <w:spacing w:before="0" w:after="0"/>
            </w:pPr>
            <w:proofErr w:type="spellStart"/>
            <w:r>
              <w:t>Là</w:t>
            </w:r>
            <w:proofErr w:type="spellEnd"/>
            <w:r>
              <w:t xml:space="preserve"> 1 </w:t>
            </w:r>
            <w:proofErr w:type="spellStart"/>
            <w:r>
              <w:t>chuỗi</w:t>
            </w:r>
            <w:proofErr w:type="spellEnd"/>
          </w:p>
        </w:tc>
        <w:tc>
          <w:tcPr>
            <w:tcW w:w="1842" w:type="dxa"/>
          </w:tcPr>
          <w:p w:rsidR="0017270F" w:rsidRDefault="00E018CE">
            <w:pPr>
              <w:spacing w:before="0" w:after="0"/>
            </w:pPr>
            <w:r>
              <w:t>Lovegirl1</w:t>
            </w:r>
          </w:p>
        </w:tc>
      </w:tr>
    </w:tbl>
    <w:p w:rsidR="0017270F" w:rsidRDefault="005E76C4">
      <w:pPr>
        <w:pStyle w:val="u5"/>
        <w:numPr>
          <w:ilvl w:val="4"/>
          <w:numId w:val="10"/>
        </w:numPr>
      </w:pP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p>
    <w:p w:rsidR="0017270F" w:rsidRDefault="005E76C4">
      <w:proofErr w:type="spellStart"/>
      <w:r>
        <w:t>Hệ</w:t>
      </w:r>
      <w:proofErr w:type="spellEnd"/>
      <w:r>
        <w:t xml:space="preserve"> </w:t>
      </w:r>
      <w:proofErr w:type="spellStart"/>
      <w:r>
        <w:t>thống</w:t>
      </w:r>
      <w:proofErr w:type="spellEnd"/>
      <w:r>
        <w:t xml:space="preserve"> </w:t>
      </w:r>
      <w:proofErr w:type="spellStart"/>
      <w:r>
        <w:t>xử</w:t>
      </w:r>
      <w:proofErr w:type="spellEnd"/>
      <w:r>
        <w:t xml:space="preserve"> </w:t>
      </w:r>
      <w:proofErr w:type="spellStart"/>
      <w:r>
        <w:t>lý</w:t>
      </w:r>
      <w:proofErr w:type="spellEnd"/>
      <w:r>
        <w:t xml:space="preserve"> </w:t>
      </w:r>
      <w:proofErr w:type="spellStart"/>
      <w:r>
        <w:t>nhanh</w:t>
      </w:r>
      <w:proofErr w:type="spellEnd"/>
      <w:r>
        <w:t xml:space="preserve">, </w:t>
      </w:r>
      <w:proofErr w:type="spellStart"/>
      <w:r>
        <w:t>kịp</w:t>
      </w:r>
      <w:proofErr w:type="spellEnd"/>
      <w:r>
        <w:t xml:space="preserve"> </w:t>
      </w:r>
      <w:proofErr w:type="spellStart"/>
      <w:r>
        <w:t>thời</w:t>
      </w:r>
      <w:proofErr w:type="spellEnd"/>
      <w:r>
        <w:t xml:space="preserve">, </w:t>
      </w:r>
      <w:proofErr w:type="spellStart"/>
      <w:r>
        <w:t>chính</w:t>
      </w:r>
      <w:proofErr w:type="spellEnd"/>
      <w:r>
        <w:t xml:space="preserve"> </w:t>
      </w:r>
      <w:proofErr w:type="spellStart"/>
      <w:r>
        <w:t>xác</w:t>
      </w:r>
      <w:proofErr w:type="spellEnd"/>
      <w:r>
        <w:t>.</w:t>
      </w:r>
    </w:p>
    <w:p w:rsidR="0017270F" w:rsidRDefault="005E76C4">
      <w:pPr>
        <w:pStyle w:val="u5"/>
        <w:numPr>
          <w:ilvl w:val="4"/>
          <w:numId w:val="10"/>
        </w:numPr>
      </w:pPr>
      <w:proofErr w:type="spellStart"/>
      <w:r>
        <w:t>Mô</w:t>
      </w:r>
      <w:proofErr w:type="spellEnd"/>
      <w:r>
        <w:t xml:space="preserve"> </w:t>
      </w:r>
      <w:proofErr w:type="spellStart"/>
      <w:r>
        <w:t>tả</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rsidR="00E018CE">
        <w:t>chấm</w:t>
      </w:r>
      <w:proofErr w:type="spellEnd"/>
      <w:r w:rsidR="00E018CE">
        <w:t xml:space="preserve"> </w:t>
      </w:r>
      <w:proofErr w:type="spellStart"/>
      <w:r w:rsidR="00E018CE">
        <w:t>công</w:t>
      </w:r>
      <w:proofErr w:type="spellEnd"/>
      <w:r w:rsidR="00E018CE">
        <w:t xml:space="preserve">, </w:t>
      </w:r>
      <w:proofErr w:type="spellStart"/>
      <w:r w:rsidR="00E018CE">
        <w:t>tra</w:t>
      </w:r>
      <w:proofErr w:type="spellEnd"/>
      <w:r w:rsidR="00E018CE">
        <w:t xml:space="preserve"> </w:t>
      </w:r>
      <w:proofErr w:type="spellStart"/>
      <w:r w:rsidR="00E018CE">
        <w:t>cứu</w:t>
      </w:r>
      <w:proofErr w:type="spellEnd"/>
      <w:r w:rsidR="00E018CE">
        <w:t xml:space="preserve"> </w:t>
      </w:r>
      <w:proofErr w:type="spellStart"/>
      <w:r w:rsidR="00E018CE">
        <w:t>lương</w:t>
      </w:r>
      <w:proofErr w:type="spellEnd"/>
    </w:p>
    <w:p w:rsidR="00E018CE" w:rsidRDefault="00CD1464" w:rsidP="00E018CE">
      <w:pPr>
        <w:jc w:val="center"/>
        <w:rPr>
          <w:color w:val="000000"/>
          <w:sz w:val="24"/>
          <w:szCs w:val="24"/>
        </w:rPr>
      </w:pPr>
      <w:bookmarkStart w:id="178" w:name="_2dlolyb" w:colFirst="0" w:colLast="0"/>
      <w:bookmarkEnd w:id="178"/>
      <w:r>
        <w:rPr>
          <w:noProof/>
        </w:rPr>
        <w:drawing>
          <wp:inline distT="0" distB="0" distL="0" distR="0" wp14:anchorId="6EF68F69" wp14:editId="081832C2">
            <wp:extent cx="5575935" cy="6343650"/>
            <wp:effectExtent l="0" t="0" r="5715"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6343650"/>
                    </a:xfrm>
                    <a:prstGeom prst="rect">
                      <a:avLst/>
                    </a:prstGeom>
                  </pic:spPr>
                </pic:pic>
              </a:graphicData>
            </a:graphic>
          </wp:inline>
        </w:drawing>
      </w:r>
    </w:p>
    <w:p w:rsidR="0017270F" w:rsidRDefault="005E76C4">
      <w:pPr>
        <w:jc w:val="center"/>
        <w:rPr>
          <w:color w:val="000000"/>
          <w:sz w:val="24"/>
          <w:szCs w:val="24"/>
        </w:rPr>
        <w:pPrChange w:id="179" w:author="BUI Mai Anh" w:date="2018-05-28T02:05:00Z">
          <w:pPr>
            <w:pBdr>
              <w:top w:val="nil"/>
              <w:left w:val="nil"/>
              <w:bottom w:val="nil"/>
              <w:right w:val="nil"/>
              <w:between w:val="nil"/>
            </w:pBdr>
          </w:pPr>
        </w:pPrChange>
      </w:pPr>
      <w:proofErr w:type="spellStart"/>
      <w:r>
        <w:rPr>
          <w:color w:val="000000"/>
          <w:sz w:val="24"/>
          <w:szCs w:val="24"/>
        </w:rPr>
        <w:lastRenderedPageBreak/>
        <w:t>Hình</w:t>
      </w:r>
      <w:proofErr w:type="spellEnd"/>
      <w:r>
        <w:rPr>
          <w:color w:val="000000"/>
          <w:sz w:val="24"/>
          <w:szCs w:val="24"/>
        </w:rPr>
        <w:t xml:space="preserve"> 16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w:t>
      </w:r>
      <w:proofErr w:type="spellStart"/>
      <w:r>
        <w:rPr>
          <w:color w:val="000000"/>
          <w:sz w:val="24"/>
          <w:szCs w:val="24"/>
        </w:rPr>
        <w:t>hoạt</w:t>
      </w:r>
      <w:proofErr w:type="spellEnd"/>
      <w:r>
        <w:rPr>
          <w:color w:val="000000"/>
          <w:sz w:val="24"/>
          <w:szCs w:val="24"/>
        </w:rPr>
        <w:t xml:space="preserve"> </w:t>
      </w:r>
      <w:proofErr w:type="spellStart"/>
      <w:r>
        <w:rPr>
          <w:color w:val="000000"/>
          <w:sz w:val="24"/>
          <w:szCs w:val="24"/>
        </w:rPr>
        <w:t>động</w:t>
      </w:r>
      <w:proofErr w:type="spellEnd"/>
      <w:r>
        <w:rPr>
          <w:color w:val="000000"/>
          <w:sz w:val="24"/>
          <w:szCs w:val="24"/>
        </w:rPr>
        <w:t xml:space="preserve"> </w:t>
      </w:r>
      <w:proofErr w:type="spellStart"/>
      <w:r w:rsidR="00E018CE">
        <w:rPr>
          <w:color w:val="000000"/>
          <w:sz w:val="24"/>
          <w:szCs w:val="24"/>
        </w:rPr>
        <w:t>chấm</w:t>
      </w:r>
      <w:proofErr w:type="spellEnd"/>
      <w:r w:rsidR="00E018CE">
        <w:rPr>
          <w:color w:val="000000"/>
          <w:sz w:val="24"/>
          <w:szCs w:val="24"/>
        </w:rPr>
        <w:t xml:space="preserve"> </w:t>
      </w:r>
      <w:proofErr w:type="spellStart"/>
      <w:r w:rsidR="00E018CE">
        <w:rPr>
          <w:color w:val="000000"/>
          <w:sz w:val="24"/>
          <w:szCs w:val="24"/>
        </w:rPr>
        <w:t>công</w:t>
      </w:r>
      <w:proofErr w:type="spellEnd"/>
      <w:r w:rsidR="00E018CE">
        <w:rPr>
          <w:color w:val="000000"/>
          <w:sz w:val="24"/>
          <w:szCs w:val="24"/>
        </w:rPr>
        <w:t xml:space="preserve">, </w:t>
      </w:r>
      <w:proofErr w:type="spellStart"/>
      <w:r w:rsidR="00E018CE">
        <w:rPr>
          <w:color w:val="000000"/>
          <w:sz w:val="24"/>
          <w:szCs w:val="24"/>
        </w:rPr>
        <w:t>tra</w:t>
      </w:r>
      <w:proofErr w:type="spellEnd"/>
      <w:r w:rsidR="00E018CE">
        <w:rPr>
          <w:color w:val="000000"/>
          <w:sz w:val="24"/>
          <w:szCs w:val="24"/>
        </w:rPr>
        <w:t xml:space="preserve"> </w:t>
      </w:r>
      <w:proofErr w:type="spellStart"/>
      <w:r w:rsidR="00E018CE">
        <w:rPr>
          <w:color w:val="000000"/>
          <w:sz w:val="24"/>
          <w:szCs w:val="24"/>
        </w:rPr>
        <w:t>cứu</w:t>
      </w:r>
      <w:proofErr w:type="spellEnd"/>
      <w:r w:rsidR="00E018CE">
        <w:rPr>
          <w:color w:val="000000"/>
          <w:sz w:val="24"/>
          <w:szCs w:val="24"/>
        </w:rPr>
        <w:t xml:space="preserve"> </w:t>
      </w:r>
      <w:proofErr w:type="spellStart"/>
      <w:r w:rsidR="00E018CE">
        <w:rPr>
          <w:color w:val="000000"/>
          <w:sz w:val="24"/>
          <w:szCs w:val="24"/>
        </w:rPr>
        <w:t>lương</w:t>
      </w:r>
      <w:proofErr w:type="spellEnd"/>
    </w:p>
    <w:p w:rsidR="0017270F" w:rsidRDefault="0017270F"/>
    <w:p w:rsidR="0017270F" w:rsidRDefault="0017270F">
      <w:pPr>
        <w:pBdr>
          <w:top w:val="nil"/>
          <w:left w:val="nil"/>
          <w:bottom w:val="nil"/>
          <w:right w:val="nil"/>
          <w:between w:val="nil"/>
        </w:pBdr>
        <w:rPr>
          <w:color w:val="000000"/>
          <w:sz w:val="24"/>
          <w:szCs w:val="24"/>
        </w:rPr>
      </w:pPr>
    </w:p>
    <w:p w:rsidR="0017270F" w:rsidRDefault="005E76C4">
      <w:pPr>
        <w:pStyle w:val="u2"/>
        <w:numPr>
          <w:ilvl w:val="1"/>
          <w:numId w:val="10"/>
        </w:numPr>
      </w:pPr>
      <w:bookmarkStart w:id="180" w:name="_sqyw64" w:colFirst="0" w:colLast="0"/>
      <w:bookmarkEnd w:id="180"/>
      <w:proofErr w:type="spellStart"/>
      <w:r>
        <w:t>Yêu</w:t>
      </w:r>
      <w:proofErr w:type="spellEnd"/>
      <w:r>
        <w:t xml:space="preserve"> </w:t>
      </w:r>
      <w:proofErr w:type="spellStart"/>
      <w:r>
        <w:t>cầu</w:t>
      </w:r>
      <w:proofErr w:type="spellEnd"/>
      <w:r>
        <w:t xml:space="preserve"> phi </w:t>
      </w:r>
      <w:proofErr w:type="spellStart"/>
      <w:r>
        <w:t>chức</w:t>
      </w:r>
      <w:proofErr w:type="spellEnd"/>
      <w:r>
        <w:t xml:space="preserve"> </w:t>
      </w:r>
      <w:proofErr w:type="spellStart"/>
      <w:r>
        <w:t>năng</w:t>
      </w:r>
      <w:proofErr w:type="spellEnd"/>
    </w:p>
    <w:p w:rsidR="0017270F" w:rsidRDefault="005E76C4">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sau</w:t>
      </w:r>
      <w:proofErr w:type="spellEnd"/>
      <w:r>
        <w:t>:</w:t>
      </w:r>
    </w:p>
    <w:p w:rsidR="0017270F" w:rsidRDefault="005E76C4">
      <w:pPr>
        <w:keepNext/>
        <w:pBdr>
          <w:top w:val="nil"/>
          <w:left w:val="nil"/>
          <w:bottom w:val="nil"/>
          <w:right w:val="nil"/>
          <w:between w:val="nil"/>
        </w:pBdr>
        <w:jc w:val="center"/>
        <w:rPr>
          <w:color w:val="000000"/>
          <w:sz w:val="24"/>
          <w:szCs w:val="24"/>
        </w:rPr>
      </w:pPr>
      <w:bookmarkStart w:id="181" w:name="_3cqmetx" w:colFirst="0" w:colLast="0"/>
      <w:bookmarkEnd w:id="181"/>
      <w:proofErr w:type="spellStart"/>
      <w:r>
        <w:rPr>
          <w:color w:val="000000"/>
          <w:sz w:val="24"/>
          <w:szCs w:val="24"/>
        </w:rPr>
        <w:t>Bảng</w:t>
      </w:r>
      <w:proofErr w:type="spellEnd"/>
      <w:r>
        <w:rPr>
          <w:color w:val="000000"/>
          <w:sz w:val="24"/>
          <w:szCs w:val="24"/>
        </w:rPr>
        <w:t xml:space="preserve"> 16 </w:t>
      </w:r>
      <w:proofErr w:type="spellStart"/>
      <w:r>
        <w:rPr>
          <w:color w:val="000000"/>
          <w:sz w:val="24"/>
          <w:szCs w:val="24"/>
        </w:rPr>
        <w:t>Danh</w:t>
      </w:r>
      <w:proofErr w:type="spellEnd"/>
      <w:r>
        <w:rPr>
          <w:color w:val="000000"/>
          <w:sz w:val="24"/>
          <w:szCs w:val="24"/>
        </w:rPr>
        <w:t xml:space="preserve"> </w:t>
      </w:r>
      <w:proofErr w:type="spellStart"/>
      <w:r>
        <w:rPr>
          <w:color w:val="000000"/>
          <w:sz w:val="24"/>
          <w:szCs w:val="24"/>
        </w:rPr>
        <w:t>sách</w:t>
      </w:r>
      <w:proofErr w:type="spellEnd"/>
      <w:r>
        <w:rPr>
          <w:color w:val="000000"/>
          <w:sz w:val="24"/>
          <w:szCs w:val="24"/>
        </w:rPr>
        <w:t xml:space="preserve"> </w:t>
      </w:r>
      <w:proofErr w:type="spellStart"/>
      <w:r>
        <w:rPr>
          <w:color w:val="000000"/>
          <w:sz w:val="24"/>
          <w:szCs w:val="24"/>
        </w:rPr>
        <w:t>yêu</w:t>
      </w:r>
      <w:proofErr w:type="spellEnd"/>
      <w:r>
        <w:rPr>
          <w:color w:val="000000"/>
          <w:sz w:val="24"/>
          <w:szCs w:val="24"/>
        </w:rPr>
        <w:t xml:space="preserve"> </w:t>
      </w:r>
      <w:proofErr w:type="spellStart"/>
      <w:r>
        <w:rPr>
          <w:color w:val="000000"/>
          <w:sz w:val="24"/>
          <w:szCs w:val="24"/>
        </w:rPr>
        <w:t>cầu</w:t>
      </w:r>
      <w:proofErr w:type="spellEnd"/>
      <w:r>
        <w:rPr>
          <w:color w:val="000000"/>
          <w:sz w:val="24"/>
          <w:szCs w:val="24"/>
        </w:rPr>
        <w:t xml:space="preserve"> phi </w:t>
      </w:r>
      <w:proofErr w:type="spellStart"/>
      <w:r>
        <w:rPr>
          <w:color w:val="000000"/>
          <w:sz w:val="24"/>
          <w:szCs w:val="24"/>
        </w:rPr>
        <w:t>chức</w:t>
      </w:r>
      <w:proofErr w:type="spellEnd"/>
      <w:r>
        <w:rPr>
          <w:color w:val="000000"/>
          <w:sz w:val="24"/>
          <w:szCs w:val="24"/>
        </w:rPr>
        <w:t xml:space="preserve"> </w:t>
      </w:r>
      <w:proofErr w:type="spellStart"/>
      <w:r>
        <w:rPr>
          <w:color w:val="000000"/>
          <w:sz w:val="24"/>
          <w:szCs w:val="24"/>
        </w:rPr>
        <w:t>năng</w:t>
      </w:r>
      <w:proofErr w:type="spellEnd"/>
    </w:p>
    <w:tbl>
      <w:tblPr>
        <w:tblStyle w:val="af2"/>
        <w:tblW w:w="8771"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715"/>
        <w:gridCol w:w="1800"/>
        <w:gridCol w:w="2160"/>
        <w:gridCol w:w="4096"/>
      </w:tblGrid>
      <w:tr w:rsidR="0017270F">
        <w:trPr>
          <w:cnfStyle w:val="100000000000" w:firstRow="1" w:lastRow="0" w:firstColumn="0" w:lastColumn="0" w:oddVBand="0" w:evenVBand="0" w:oddHBand="0" w:evenHBand="0" w:firstRowFirstColumn="0" w:firstRowLastColumn="0" w:lastRowFirstColumn="0" w:lastRowLastColumn="0"/>
        </w:trPr>
        <w:tc>
          <w:tcPr>
            <w:tcW w:w="715"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r>
              <w:t>STT</w:t>
            </w:r>
          </w:p>
        </w:tc>
        <w:tc>
          <w:tcPr>
            <w:tcW w:w="180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Yêu</w:t>
            </w:r>
            <w:proofErr w:type="spellEnd"/>
            <w:r>
              <w:t xml:space="preserve"> </w:t>
            </w:r>
            <w:proofErr w:type="spellStart"/>
            <w:r>
              <w:t>cầu</w:t>
            </w:r>
            <w:proofErr w:type="spellEnd"/>
          </w:p>
        </w:tc>
        <w:tc>
          <w:tcPr>
            <w:tcW w:w="216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Phân</w:t>
            </w:r>
            <w:proofErr w:type="spellEnd"/>
            <w:r>
              <w:t xml:space="preserve"> </w:t>
            </w:r>
            <w:proofErr w:type="spellStart"/>
            <w:r>
              <w:t>loại</w:t>
            </w:r>
            <w:proofErr w:type="spellEnd"/>
            <w:r>
              <w:t xml:space="preserve"> </w:t>
            </w:r>
            <w:proofErr w:type="spellStart"/>
            <w:r>
              <w:t>yêu</w:t>
            </w:r>
            <w:proofErr w:type="spellEnd"/>
            <w:r>
              <w:t xml:space="preserve"> </w:t>
            </w:r>
            <w:proofErr w:type="spellStart"/>
            <w:r>
              <w:t>cầu</w:t>
            </w:r>
            <w:proofErr w:type="spellEnd"/>
          </w:p>
        </w:tc>
        <w:tc>
          <w:tcPr>
            <w:tcW w:w="4096"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Cụ</w:t>
            </w:r>
            <w:proofErr w:type="spellEnd"/>
            <w:r>
              <w:t xml:space="preserve"> </w:t>
            </w:r>
            <w:proofErr w:type="spellStart"/>
            <w:r>
              <w:t>thể</w:t>
            </w:r>
            <w:proofErr w:type="spellEnd"/>
          </w:p>
        </w:tc>
      </w:tr>
      <w:tr w:rsidR="0017270F">
        <w:tc>
          <w:tcPr>
            <w:tcW w:w="715"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r>
              <w:t>1</w:t>
            </w:r>
          </w:p>
        </w:tc>
        <w:tc>
          <w:tcPr>
            <w:tcW w:w="180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Hiệu</w:t>
            </w:r>
            <w:proofErr w:type="spellEnd"/>
            <w:r>
              <w:t xml:space="preserve"> </w:t>
            </w:r>
            <w:proofErr w:type="spellStart"/>
            <w:r>
              <w:t>năng</w:t>
            </w:r>
            <w:proofErr w:type="spellEnd"/>
            <w:r>
              <w:t xml:space="preserve"> </w:t>
            </w:r>
            <w:proofErr w:type="spellStart"/>
            <w:r>
              <w:t>hoạt</w:t>
            </w:r>
            <w:proofErr w:type="spellEnd"/>
            <w:r>
              <w:t xml:space="preserve"> </w:t>
            </w:r>
            <w:proofErr w:type="spellStart"/>
            <w:r>
              <w:t>động</w:t>
            </w:r>
            <w:proofErr w:type="spellEnd"/>
          </w:p>
        </w:tc>
        <w:tc>
          <w:tcPr>
            <w:tcW w:w="216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p>
        </w:tc>
        <w:tc>
          <w:tcPr>
            <w:tcW w:w="4096"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Thời</w:t>
            </w:r>
            <w:proofErr w:type="spellEnd"/>
            <w:r>
              <w:t xml:space="preserve"> </w:t>
            </w:r>
            <w:proofErr w:type="spellStart"/>
            <w:r>
              <w:t>gian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tới</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diễn</w:t>
            </w:r>
            <w:proofErr w:type="spellEnd"/>
            <w:r>
              <w:t xml:space="preserve"> ra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w:t>
            </w:r>
          </w:p>
          <w:p w:rsidR="0017270F" w:rsidRDefault="005E76C4">
            <w:pPr>
              <w:spacing w:after="0" w:line="240" w:lineRule="auto"/>
            </w:pPr>
            <w:proofErr w:type="spellStart"/>
            <w:r>
              <w:t>Đỗ</w:t>
            </w:r>
            <w:proofErr w:type="spellEnd"/>
            <w:r>
              <w:t xml:space="preserve"> </w:t>
            </w:r>
            <w:proofErr w:type="spellStart"/>
            <w:r>
              <w:t>trễ</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không</w:t>
            </w:r>
            <w:proofErr w:type="spellEnd"/>
            <w:r>
              <w:t xml:space="preserve"> </w:t>
            </w:r>
            <w:proofErr w:type="spellStart"/>
            <w:r>
              <w:t>quá</w:t>
            </w:r>
            <w:proofErr w:type="spellEnd"/>
            <w:r>
              <w:t xml:space="preserve"> 5s</w:t>
            </w:r>
          </w:p>
          <w:p w:rsidR="0017270F" w:rsidRDefault="005E76C4">
            <w:pPr>
              <w:spacing w:after="0" w:line="240" w:lineRule="auto"/>
            </w:pPr>
            <w:proofErr w:type="spellStart"/>
            <w:r>
              <w:t>Khi</w:t>
            </w:r>
            <w:proofErr w:type="spellEnd"/>
            <w:r>
              <w:t xml:space="preserve"> </w:t>
            </w:r>
            <w:proofErr w:type="spellStart"/>
            <w:r>
              <w:t>trễ</w:t>
            </w:r>
            <w:proofErr w:type="spellEnd"/>
            <w:r>
              <w:t xml:space="preserve"> </w:t>
            </w:r>
            <w:proofErr w:type="spellStart"/>
            <w:r>
              <w:t>quá</w:t>
            </w:r>
            <w:proofErr w:type="spellEnd"/>
            <w:r>
              <w:t xml:space="preserve"> 5s,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p>
        </w:tc>
      </w:tr>
      <w:tr w:rsidR="0017270F">
        <w:tc>
          <w:tcPr>
            <w:tcW w:w="715" w:type="dxa"/>
            <w:tcBorders>
              <w:top w:val="single" w:sz="4" w:space="0" w:color="000000"/>
              <w:left w:val="single" w:sz="4" w:space="0" w:color="000000"/>
              <w:bottom w:val="single" w:sz="4" w:space="0" w:color="000000"/>
              <w:right w:val="single" w:sz="4" w:space="0" w:color="000000"/>
            </w:tcBorders>
          </w:tcPr>
          <w:p w:rsidR="0017270F" w:rsidRDefault="0017270F">
            <w:pPr>
              <w:spacing w:after="0" w:line="240" w:lineRule="auto"/>
            </w:pPr>
          </w:p>
        </w:tc>
        <w:tc>
          <w:tcPr>
            <w:tcW w:w="1800" w:type="dxa"/>
            <w:tcBorders>
              <w:top w:val="single" w:sz="4" w:space="0" w:color="000000"/>
              <w:left w:val="single" w:sz="4" w:space="0" w:color="000000"/>
              <w:bottom w:val="single" w:sz="4" w:space="0" w:color="000000"/>
              <w:right w:val="single" w:sz="4" w:space="0" w:color="000000"/>
            </w:tcBorders>
          </w:tcPr>
          <w:p w:rsidR="0017270F" w:rsidRDefault="0017270F">
            <w:pPr>
              <w:spacing w:after="0" w:line="240" w:lineRule="auto"/>
            </w:pPr>
          </w:p>
        </w:tc>
        <w:tc>
          <w:tcPr>
            <w:tcW w:w="216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Tài</w:t>
            </w:r>
            <w:proofErr w:type="spellEnd"/>
            <w:r>
              <w:t xml:space="preserve"> </w:t>
            </w:r>
            <w:proofErr w:type="spellStart"/>
            <w:r>
              <w:t>nguyên</w:t>
            </w:r>
            <w:proofErr w:type="spellEnd"/>
            <w:r>
              <w:t xml:space="preserve"> </w:t>
            </w:r>
            <w:proofErr w:type="spellStart"/>
            <w:r>
              <w:t>sử</w:t>
            </w:r>
            <w:proofErr w:type="spellEnd"/>
            <w:r>
              <w:t xml:space="preserve"> </w:t>
            </w:r>
            <w:proofErr w:type="spellStart"/>
            <w:r>
              <w:t>dụng</w:t>
            </w:r>
            <w:proofErr w:type="spellEnd"/>
          </w:p>
        </w:tc>
        <w:tc>
          <w:tcPr>
            <w:tcW w:w="4096"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khởi</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khác</w:t>
            </w:r>
            <w:proofErr w:type="spellEnd"/>
            <w:r>
              <w:t xml:space="preserve"> </w:t>
            </w:r>
            <w:proofErr w:type="spellStart"/>
            <w:r>
              <w:t>nhau</w:t>
            </w:r>
            <w:proofErr w:type="spellEnd"/>
            <w:r>
              <w:t xml:space="preserve">. </w:t>
            </w:r>
          </w:p>
          <w:p w:rsidR="0017270F" w:rsidRDefault="005E76C4">
            <w:pPr>
              <w:spacing w:before="0" w:after="0" w:line="240" w:lineRule="auto"/>
              <w:jc w:val="left"/>
            </w:pPr>
            <w:proofErr w:type="spellStart"/>
            <w:r>
              <w:t>Có</w:t>
            </w:r>
            <w:proofErr w:type="spellEnd"/>
            <w:r>
              <w:t xml:space="preserve"> </w:t>
            </w:r>
            <w:proofErr w:type="spellStart"/>
            <w:r>
              <w:t>thể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được</w:t>
            </w:r>
            <w:proofErr w:type="spellEnd"/>
            <w:r>
              <w:t xml:space="preserve"> </w:t>
            </w:r>
            <w:proofErr w:type="spellStart"/>
            <w:r>
              <w:t>trên</w:t>
            </w:r>
            <w:proofErr w:type="spellEnd"/>
            <w:r>
              <w:t xml:space="preserve"> </w:t>
            </w:r>
            <w:proofErr w:type="spellStart"/>
            <w:r>
              <w:t>cả</w:t>
            </w:r>
            <w:proofErr w:type="spellEnd"/>
            <w:r>
              <w:t xml:space="preserve"> Web, Desktop </w:t>
            </w:r>
            <w:proofErr w:type="spellStart"/>
            <w:r>
              <w:t>và</w:t>
            </w:r>
            <w:proofErr w:type="spellEnd"/>
            <w:r>
              <w:t xml:space="preserve"> </w:t>
            </w:r>
            <w:proofErr w:type="spellStart"/>
            <w:r>
              <w:t>Moblie</w:t>
            </w:r>
            <w:proofErr w:type="spellEnd"/>
          </w:p>
        </w:tc>
      </w:tr>
      <w:tr w:rsidR="0017270F">
        <w:tc>
          <w:tcPr>
            <w:tcW w:w="715"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r>
              <w:t>2</w:t>
            </w:r>
          </w:p>
        </w:tc>
        <w:tc>
          <w:tcPr>
            <w:tcW w:w="180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Tương</w:t>
            </w:r>
            <w:proofErr w:type="spellEnd"/>
            <w:r>
              <w:t xml:space="preserve"> </w:t>
            </w:r>
            <w:proofErr w:type="spellStart"/>
            <w:r>
              <w:t>thích</w:t>
            </w:r>
            <w:proofErr w:type="spellEnd"/>
          </w:p>
        </w:tc>
        <w:tc>
          <w:tcPr>
            <w:tcW w:w="216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Cùng</w:t>
            </w:r>
            <w:proofErr w:type="spellEnd"/>
            <w:r>
              <w:t xml:space="preserve"> </w:t>
            </w:r>
            <w:proofErr w:type="spellStart"/>
            <w:r>
              <w:t>tồn</w:t>
            </w:r>
            <w:proofErr w:type="spellEnd"/>
            <w:r>
              <w:t xml:space="preserve"> </w:t>
            </w:r>
            <w:proofErr w:type="spellStart"/>
            <w:r>
              <w:t>tại</w:t>
            </w:r>
            <w:proofErr w:type="spellEnd"/>
          </w:p>
        </w:tc>
        <w:tc>
          <w:tcPr>
            <w:tcW w:w="4096"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Hệ</w:t>
            </w:r>
            <w:proofErr w:type="spellEnd"/>
            <w:r>
              <w:t xml:space="preserve"> </w:t>
            </w:r>
            <w:proofErr w:type="spellStart"/>
            <w:r>
              <w:t>thống</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khởi</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đều</w:t>
            </w:r>
            <w:proofErr w:type="spellEnd"/>
            <w:r>
              <w:t xml:space="preserve"> </w:t>
            </w:r>
            <w:proofErr w:type="spellStart"/>
            <w:r>
              <w:t>khởi</w:t>
            </w:r>
            <w:proofErr w:type="spellEnd"/>
            <w:r>
              <w:t xml:space="preserve"> </w:t>
            </w:r>
            <w:proofErr w:type="spellStart"/>
            <w:r>
              <w:t>chạy</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không</w:t>
            </w:r>
            <w:proofErr w:type="spellEnd"/>
            <w:r>
              <w:t xml:space="preserve"> </w:t>
            </w:r>
            <w:proofErr w:type="spellStart"/>
            <w:r>
              <w:t>quan</w:t>
            </w:r>
            <w:proofErr w:type="spellEnd"/>
            <w:r>
              <w:t xml:space="preserve"> </w:t>
            </w:r>
            <w:proofErr w:type="spellStart"/>
            <w:r>
              <w:t>tâm</w:t>
            </w:r>
            <w:proofErr w:type="spellEnd"/>
            <w:r>
              <w:t xml:space="preserve"> </w:t>
            </w:r>
            <w:proofErr w:type="spellStart"/>
            <w:r>
              <w:t>tới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khởi</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nào</w:t>
            </w:r>
            <w:proofErr w:type="spellEnd"/>
          </w:p>
        </w:tc>
      </w:tr>
      <w:tr w:rsidR="0017270F">
        <w:tc>
          <w:tcPr>
            <w:tcW w:w="715" w:type="dxa"/>
            <w:tcBorders>
              <w:top w:val="single" w:sz="4" w:space="0" w:color="000000"/>
              <w:left w:val="single" w:sz="4" w:space="0" w:color="000000"/>
              <w:bottom w:val="single" w:sz="4" w:space="0" w:color="000000"/>
              <w:right w:val="single" w:sz="4" w:space="0" w:color="000000"/>
            </w:tcBorders>
          </w:tcPr>
          <w:p w:rsidR="0017270F" w:rsidRDefault="0017270F">
            <w:pPr>
              <w:spacing w:after="0" w:line="240" w:lineRule="auto"/>
            </w:pPr>
          </w:p>
        </w:tc>
        <w:tc>
          <w:tcPr>
            <w:tcW w:w="1800" w:type="dxa"/>
            <w:tcBorders>
              <w:top w:val="single" w:sz="4" w:space="0" w:color="000000"/>
              <w:left w:val="single" w:sz="4" w:space="0" w:color="000000"/>
              <w:bottom w:val="single" w:sz="4" w:space="0" w:color="000000"/>
              <w:right w:val="single" w:sz="4" w:space="0" w:color="000000"/>
            </w:tcBorders>
          </w:tcPr>
          <w:p w:rsidR="0017270F" w:rsidRDefault="0017270F">
            <w:pPr>
              <w:spacing w:after="0" w:line="240" w:lineRule="auto"/>
            </w:pPr>
          </w:p>
        </w:tc>
        <w:tc>
          <w:tcPr>
            <w:tcW w:w="216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Tương</w:t>
            </w:r>
            <w:proofErr w:type="spellEnd"/>
            <w:r>
              <w:t xml:space="preserve"> </w:t>
            </w:r>
            <w:proofErr w:type="spellStart"/>
            <w:r>
              <w:t>tác</w:t>
            </w:r>
            <w:proofErr w:type="spellEnd"/>
            <w:r>
              <w:t xml:space="preserve"> </w:t>
            </w:r>
            <w:proofErr w:type="spellStart"/>
            <w:r>
              <w:t>liên</w:t>
            </w:r>
            <w:proofErr w:type="spellEnd"/>
            <w:r>
              <w:t xml:space="preserve"> </w:t>
            </w:r>
            <w:proofErr w:type="spellStart"/>
            <w:r>
              <w:t>thông</w:t>
            </w:r>
            <w:proofErr w:type="spellEnd"/>
          </w:p>
        </w:tc>
        <w:tc>
          <w:tcPr>
            <w:tcW w:w="4096"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lên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chung</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tới</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đồng</w:t>
            </w:r>
            <w:proofErr w:type="spellEnd"/>
            <w:r>
              <w:t xml:space="preserve"> </w:t>
            </w:r>
            <w:proofErr w:type="spellStart"/>
            <w:r>
              <w:t>nhất</w:t>
            </w:r>
            <w:proofErr w:type="spellEnd"/>
            <w:r>
              <w:t>.</w:t>
            </w:r>
          </w:p>
        </w:tc>
      </w:tr>
      <w:tr w:rsidR="0017270F">
        <w:tc>
          <w:tcPr>
            <w:tcW w:w="715"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r>
              <w:t>3</w:t>
            </w:r>
          </w:p>
        </w:tc>
        <w:tc>
          <w:tcPr>
            <w:tcW w:w="180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Tính</w:t>
            </w:r>
            <w:proofErr w:type="spellEnd"/>
            <w:r>
              <w:t xml:space="preserve"> </w:t>
            </w:r>
            <w:proofErr w:type="spellStart"/>
            <w:r>
              <w:t>khả</w:t>
            </w:r>
            <w:proofErr w:type="spellEnd"/>
            <w:r>
              <w:t xml:space="preserve"> </w:t>
            </w:r>
            <w:proofErr w:type="spellStart"/>
            <w:r>
              <w:t>dụng</w:t>
            </w:r>
            <w:proofErr w:type="spellEnd"/>
          </w:p>
        </w:tc>
        <w:tc>
          <w:tcPr>
            <w:tcW w:w="216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Phù</w:t>
            </w:r>
            <w:proofErr w:type="spellEnd"/>
            <w:r>
              <w:t xml:space="preserve"> </w:t>
            </w:r>
            <w:proofErr w:type="spellStart"/>
            <w:r>
              <w:t>hợp</w:t>
            </w:r>
            <w:proofErr w:type="spellEnd"/>
            <w:r>
              <w:t xml:space="preserve"> </w:t>
            </w:r>
            <w:proofErr w:type="spellStart"/>
            <w:r>
              <w:t>nhu</w:t>
            </w:r>
            <w:proofErr w:type="spellEnd"/>
            <w:r>
              <w:t xml:space="preserve"> </w:t>
            </w:r>
            <w:proofErr w:type="spellStart"/>
            <w:r>
              <w:t>cầu</w:t>
            </w:r>
            <w:proofErr w:type="spellEnd"/>
          </w:p>
        </w:tc>
        <w:tc>
          <w:tcPr>
            <w:tcW w:w="4096"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lên</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theo</w:t>
            </w:r>
            <w:proofErr w:type="spellEnd"/>
            <w:r>
              <w:t xml:space="preserve"> </w:t>
            </w:r>
            <w:proofErr w:type="spellStart"/>
            <w:r>
              <w:t>sát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đề</w:t>
            </w:r>
            <w:proofErr w:type="spellEnd"/>
            <w:r>
              <w:t xml:space="preserve"> </w:t>
            </w:r>
            <w:proofErr w:type="spellStart"/>
            <w:r>
              <w:t>bài</w:t>
            </w:r>
            <w:proofErr w:type="spellEnd"/>
          </w:p>
        </w:tc>
      </w:tr>
      <w:tr w:rsidR="0017270F">
        <w:tc>
          <w:tcPr>
            <w:tcW w:w="715" w:type="dxa"/>
            <w:tcBorders>
              <w:top w:val="single" w:sz="4" w:space="0" w:color="000000"/>
              <w:left w:val="single" w:sz="4" w:space="0" w:color="000000"/>
              <w:bottom w:val="single" w:sz="4" w:space="0" w:color="000000"/>
              <w:right w:val="single" w:sz="4" w:space="0" w:color="000000"/>
            </w:tcBorders>
          </w:tcPr>
          <w:p w:rsidR="0017270F" w:rsidRDefault="0017270F">
            <w:pPr>
              <w:spacing w:after="0" w:line="240" w:lineRule="auto"/>
            </w:pPr>
          </w:p>
        </w:tc>
        <w:tc>
          <w:tcPr>
            <w:tcW w:w="1800" w:type="dxa"/>
            <w:tcBorders>
              <w:top w:val="single" w:sz="4" w:space="0" w:color="000000"/>
              <w:left w:val="single" w:sz="4" w:space="0" w:color="000000"/>
              <w:bottom w:val="single" w:sz="4" w:space="0" w:color="000000"/>
              <w:right w:val="single" w:sz="4" w:space="0" w:color="000000"/>
            </w:tcBorders>
          </w:tcPr>
          <w:p w:rsidR="0017270F" w:rsidRDefault="0017270F">
            <w:pPr>
              <w:spacing w:after="0" w:line="240" w:lineRule="auto"/>
            </w:pPr>
          </w:p>
        </w:tc>
        <w:tc>
          <w:tcPr>
            <w:tcW w:w="216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Tính</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p>
        </w:tc>
        <w:tc>
          <w:tcPr>
            <w:tcW w:w="4096"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với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ít</w:t>
            </w:r>
            <w:proofErr w:type="spellEnd"/>
            <w:r>
              <w:t xml:space="preserve"> </w:t>
            </w:r>
            <w:proofErr w:type="spellStart"/>
            <w:r>
              <w:t>thao</w:t>
            </w:r>
            <w:proofErr w:type="spellEnd"/>
            <w:r>
              <w:t xml:space="preserve"> </w:t>
            </w:r>
            <w:proofErr w:type="spellStart"/>
            <w:r>
              <w:t>tác</w:t>
            </w:r>
            <w:proofErr w:type="spellEnd"/>
            <w:r>
              <w:t xml:space="preserve"> </w:t>
            </w:r>
            <w:proofErr w:type="spellStart"/>
            <w:r>
              <w:t>nhất</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một</w:t>
            </w:r>
            <w:proofErr w:type="spellEnd"/>
            <w:r>
              <w:t xml:space="preserve"> </w:t>
            </w:r>
            <w:proofErr w:type="spellStart"/>
            <w:r>
              <w:t>nội</w:t>
            </w:r>
            <w:proofErr w:type="spellEnd"/>
            <w:r>
              <w:t xml:space="preserve"> dung </w:t>
            </w:r>
            <w:proofErr w:type="spellStart"/>
            <w:r>
              <w:t>nào</w:t>
            </w:r>
            <w:proofErr w:type="spellEnd"/>
            <w:r>
              <w:t xml:space="preserve"> </w:t>
            </w:r>
            <w:proofErr w:type="spellStart"/>
            <w:r>
              <w:t>đó</w:t>
            </w:r>
            <w:proofErr w:type="spellEnd"/>
            <w:r>
              <w:t xml:space="preserve">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p>
        </w:tc>
      </w:tr>
      <w:tr w:rsidR="0017270F">
        <w:tc>
          <w:tcPr>
            <w:tcW w:w="715" w:type="dxa"/>
            <w:tcBorders>
              <w:top w:val="single" w:sz="4" w:space="0" w:color="000000"/>
              <w:left w:val="single" w:sz="4" w:space="0" w:color="000000"/>
              <w:bottom w:val="single" w:sz="4" w:space="0" w:color="000000"/>
              <w:right w:val="single" w:sz="4" w:space="0" w:color="000000"/>
            </w:tcBorders>
          </w:tcPr>
          <w:p w:rsidR="0017270F" w:rsidRDefault="0017270F">
            <w:pPr>
              <w:spacing w:after="0" w:line="240" w:lineRule="auto"/>
            </w:pPr>
          </w:p>
        </w:tc>
        <w:tc>
          <w:tcPr>
            <w:tcW w:w="1800" w:type="dxa"/>
            <w:tcBorders>
              <w:top w:val="single" w:sz="4" w:space="0" w:color="000000"/>
              <w:left w:val="single" w:sz="4" w:space="0" w:color="000000"/>
              <w:bottom w:val="single" w:sz="4" w:space="0" w:color="000000"/>
              <w:right w:val="single" w:sz="4" w:space="0" w:color="000000"/>
            </w:tcBorders>
          </w:tcPr>
          <w:p w:rsidR="0017270F" w:rsidRDefault="0017270F">
            <w:pPr>
              <w:spacing w:after="0" w:line="240" w:lineRule="auto"/>
            </w:pPr>
          </w:p>
        </w:tc>
        <w:tc>
          <w:tcPr>
            <w:tcW w:w="216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Khả</w:t>
            </w:r>
            <w:proofErr w:type="spellEnd"/>
            <w:r>
              <w:t xml:space="preserve"> </w:t>
            </w:r>
            <w:proofErr w:type="spellStart"/>
            <w:r>
              <w:t>năng</w:t>
            </w:r>
            <w:proofErr w:type="spellEnd"/>
            <w:r>
              <w:t xml:space="preserve"> </w:t>
            </w:r>
            <w:proofErr w:type="spellStart"/>
            <w:r>
              <w:t>truy</w:t>
            </w:r>
            <w:proofErr w:type="spellEnd"/>
            <w:r>
              <w:t xml:space="preserve"> </w:t>
            </w:r>
            <w:proofErr w:type="spellStart"/>
            <w:r>
              <w:t>cập</w:t>
            </w:r>
            <w:proofErr w:type="spellEnd"/>
          </w:p>
        </w:tc>
        <w:tc>
          <w:tcPr>
            <w:tcW w:w="4096"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được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tại</w:t>
            </w:r>
            <w:proofErr w:type="spellEnd"/>
            <w:r>
              <w:t xml:space="preserve"> </w:t>
            </w:r>
            <w:proofErr w:type="spellStart"/>
            <w:r>
              <w:t>bất</w:t>
            </w:r>
            <w:proofErr w:type="spellEnd"/>
            <w:r>
              <w:t xml:space="preserve"> </w:t>
            </w:r>
            <w:proofErr w:type="spellStart"/>
            <w:r>
              <w:t>cứ</w:t>
            </w:r>
            <w:proofErr w:type="spellEnd"/>
            <w:r>
              <w:t xml:space="preserve"> </w:t>
            </w:r>
            <w:proofErr w:type="spellStart"/>
            <w:r>
              <w:t>đâu</w:t>
            </w:r>
            <w:proofErr w:type="spellEnd"/>
            <w:r>
              <w:t xml:space="preserve">, </w:t>
            </w:r>
            <w:proofErr w:type="spellStart"/>
            <w:r>
              <w:t>trên</w:t>
            </w:r>
            <w:proofErr w:type="spellEnd"/>
            <w:r>
              <w:t xml:space="preserve"> </w:t>
            </w:r>
            <w:proofErr w:type="spellStart"/>
            <w:r>
              <w:t>cả</w:t>
            </w:r>
            <w:proofErr w:type="spellEnd"/>
            <w:r>
              <w:t xml:space="preserve"> 3 </w:t>
            </w:r>
            <w:proofErr w:type="spellStart"/>
            <w:r>
              <w:t>nền</w:t>
            </w:r>
            <w:proofErr w:type="spellEnd"/>
            <w:r>
              <w:t xml:space="preserve"> </w:t>
            </w:r>
            <w:proofErr w:type="spellStart"/>
            <w:r>
              <w:t>tảng</w:t>
            </w:r>
            <w:proofErr w:type="spellEnd"/>
            <w:r>
              <w:t xml:space="preserve"> </w:t>
            </w:r>
            <w:proofErr w:type="spellStart"/>
            <w:r>
              <w:t>là</w:t>
            </w:r>
            <w:proofErr w:type="spellEnd"/>
            <w:r>
              <w:t xml:space="preserve"> Web, Desktop </w:t>
            </w:r>
            <w:proofErr w:type="spellStart"/>
            <w:r>
              <w:t>và</w:t>
            </w:r>
            <w:proofErr w:type="spellEnd"/>
            <w:r>
              <w:t xml:space="preserve"> Android</w:t>
            </w:r>
          </w:p>
        </w:tc>
      </w:tr>
      <w:tr w:rsidR="0017270F">
        <w:tc>
          <w:tcPr>
            <w:tcW w:w="715"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r>
              <w:t>4</w:t>
            </w:r>
          </w:p>
        </w:tc>
        <w:tc>
          <w:tcPr>
            <w:tcW w:w="180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Tính</w:t>
            </w:r>
            <w:proofErr w:type="spellEnd"/>
            <w:r>
              <w:t xml:space="preserve"> tin </w:t>
            </w:r>
            <w:proofErr w:type="spellStart"/>
            <w:r>
              <w:t>cậy</w:t>
            </w:r>
            <w:proofErr w:type="spellEnd"/>
          </w:p>
        </w:tc>
        <w:tc>
          <w:tcPr>
            <w:tcW w:w="216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Trưởng</w:t>
            </w:r>
            <w:proofErr w:type="spellEnd"/>
            <w:r>
              <w:t xml:space="preserve"> </w:t>
            </w:r>
            <w:proofErr w:type="spellStart"/>
            <w:r>
              <w:t>thành</w:t>
            </w:r>
            <w:proofErr w:type="spellEnd"/>
          </w:p>
        </w:tc>
        <w:tc>
          <w:tcPr>
            <w:tcW w:w="4096"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sao</w:t>
            </w:r>
            <w:proofErr w:type="spellEnd"/>
            <w:r>
              <w:t xml:space="preserve"> </w:t>
            </w:r>
            <w:proofErr w:type="spellStart"/>
            <w:r>
              <w:t>cho</w:t>
            </w:r>
            <w:proofErr w:type="spellEnd"/>
            <w:r>
              <w:t xml:space="preserve"> </w:t>
            </w:r>
            <w:proofErr w:type="spellStart"/>
            <w:r>
              <w:t>việc</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proofErr w:type="gramStart"/>
            <w:r>
              <w:t>cách</w:t>
            </w:r>
            <w:proofErr w:type="spellEnd"/>
            <w:r>
              <w:t xml:space="preserve">  </w:t>
            </w:r>
            <w:proofErr w:type="spellStart"/>
            <w:r>
              <w:t>dễ</w:t>
            </w:r>
            <w:proofErr w:type="spellEnd"/>
            <w:proofErr w:type="gramEnd"/>
            <w:r>
              <w:t xml:space="preserve"> </w:t>
            </w:r>
            <w:proofErr w:type="spellStart"/>
            <w:r>
              <w:t>dàng</w:t>
            </w:r>
            <w:proofErr w:type="spellEnd"/>
            <w:r>
              <w:t xml:space="preserve"> </w:t>
            </w:r>
            <w:proofErr w:type="spellStart"/>
            <w:r>
              <w:t>nhất</w:t>
            </w:r>
            <w:proofErr w:type="spellEnd"/>
          </w:p>
        </w:tc>
      </w:tr>
      <w:tr w:rsidR="0017270F">
        <w:tc>
          <w:tcPr>
            <w:tcW w:w="715" w:type="dxa"/>
            <w:tcBorders>
              <w:top w:val="single" w:sz="4" w:space="0" w:color="000000"/>
              <w:left w:val="single" w:sz="4" w:space="0" w:color="000000"/>
              <w:bottom w:val="single" w:sz="4" w:space="0" w:color="000000"/>
              <w:right w:val="single" w:sz="4" w:space="0" w:color="000000"/>
            </w:tcBorders>
          </w:tcPr>
          <w:p w:rsidR="0017270F" w:rsidRDefault="0017270F">
            <w:pPr>
              <w:spacing w:after="0" w:line="240" w:lineRule="auto"/>
            </w:pPr>
          </w:p>
        </w:tc>
        <w:tc>
          <w:tcPr>
            <w:tcW w:w="1800" w:type="dxa"/>
            <w:tcBorders>
              <w:top w:val="single" w:sz="4" w:space="0" w:color="000000"/>
              <w:left w:val="single" w:sz="4" w:space="0" w:color="000000"/>
              <w:bottom w:val="single" w:sz="4" w:space="0" w:color="000000"/>
              <w:right w:val="single" w:sz="4" w:space="0" w:color="000000"/>
            </w:tcBorders>
          </w:tcPr>
          <w:p w:rsidR="0017270F" w:rsidRDefault="0017270F">
            <w:pPr>
              <w:spacing w:after="0" w:line="240" w:lineRule="auto"/>
            </w:pPr>
          </w:p>
        </w:tc>
        <w:tc>
          <w:tcPr>
            <w:tcW w:w="216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Khả</w:t>
            </w:r>
            <w:proofErr w:type="spellEnd"/>
            <w:r>
              <w:t xml:space="preserve"> </w:t>
            </w:r>
            <w:proofErr w:type="spellStart"/>
            <w:r>
              <w:t>năng</w:t>
            </w:r>
            <w:proofErr w:type="spellEnd"/>
            <w:r>
              <w:t xml:space="preserve"> </w:t>
            </w:r>
            <w:proofErr w:type="spellStart"/>
            <w:r>
              <w:t>chịu</w:t>
            </w:r>
            <w:proofErr w:type="spellEnd"/>
            <w:r>
              <w:t xml:space="preserve"> </w:t>
            </w:r>
            <w:proofErr w:type="spellStart"/>
            <w:r>
              <w:t>lỗi</w:t>
            </w:r>
            <w:proofErr w:type="spellEnd"/>
          </w:p>
        </w:tc>
        <w:tc>
          <w:tcPr>
            <w:tcW w:w="4096"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Khi</w:t>
            </w:r>
            <w:proofErr w:type="spellEnd"/>
            <w:r>
              <w:t xml:space="preserve"> </w:t>
            </w:r>
            <w:proofErr w:type="spellStart"/>
            <w:r>
              <w:t>xảy</w:t>
            </w:r>
            <w:proofErr w:type="spellEnd"/>
            <w:r>
              <w:t xml:space="preserve"> ra </w:t>
            </w:r>
            <w:proofErr w:type="spellStart"/>
            <w:r>
              <w:t>một</w:t>
            </w:r>
            <w:proofErr w:type="spellEnd"/>
            <w:r>
              <w:t xml:space="preserve"> </w:t>
            </w:r>
            <w:proofErr w:type="spellStart"/>
            <w:r>
              <w:t>số</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không</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lên</w:t>
            </w:r>
            <w:proofErr w:type="spellEnd"/>
            <w:r>
              <w:t xml:space="preserve"> </w:t>
            </w:r>
            <w:proofErr w:type="spellStart"/>
            <w:r>
              <w:t>quá</w:t>
            </w:r>
            <w:proofErr w:type="spellEnd"/>
            <w:r>
              <w:t xml:space="preserve"> </w:t>
            </w:r>
            <w:proofErr w:type="spellStart"/>
            <w:r>
              <w:t>nhiều</w:t>
            </w:r>
            <w:proofErr w:type="spellEnd"/>
            <w:r>
              <w:t xml:space="preserve">; </w:t>
            </w:r>
            <w:proofErr w:type="spellStart"/>
            <w:r>
              <w:t>có</w:t>
            </w:r>
            <w:proofErr w:type="spellEnd"/>
            <w:r>
              <w:t xml:space="preserve"> </w:t>
            </w:r>
            <w:proofErr w:type="spellStart"/>
            <w:r>
              <w:t>lỗi</w:t>
            </w:r>
            <w:proofErr w:type="spellEnd"/>
            <w:r>
              <w:t xml:space="preserve"> </w:t>
            </w:r>
            <w:proofErr w:type="spellStart"/>
            <w:r>
              <w:t>không</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xảy</w:t>
            </w:r>
            <w:proofErr w:type="spellEnd"/>
            <w:r>
              <w:t xml:space="preserve"> ra, </w:t>
            </w:r>
            <w:proofErr w:type="spellStart"/>
            <w:r>
              <w:t>hệ</w:t>
            </w:r>
            <w:proofErr w:type="spellEnd"/>
            <w:r>
              <w:t xml:space="preserve"> </w:t>
            </w:r>
            <w:proofErr w:type="spellStart"/>
            <w:r>
              <w:t>thống</w:t>
            </w:r>
            <w:proofErr w:type="spellEnd"/>
            <w:r>
              <w:t xml:space="preserve"> </w:t>
            </w:r>
            <w:proofErr w:type="spellStart"/>
            <w:r>
              <w:t>vẫn</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và</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gián</w:t>
            </w:r>
            <w:proofErr w:type="spellEnd"/>
            <w:r>
              <w:t xml:space="preserve"> </w:t>
            </w:r>
            <w:proofErr w:type="spellStart"/>
            <w:r>
              <w:t>đoạn</w:t>
            </w:r>
            <w:proofErr w:type="spellEnd"/>
          </w:p>
        </w:tc>
      </w:tr>
      <w:tr w:rsidR="0017270F">
        <w:tc>
          <w:tcPr>
            <w:tcW w:w="715" w:type="dxa"/>
            <w:tcBorders>
              <w:top w:val="single" w:sz="4" w:space="0" w:color="000000"/>
              <w:left w:val="single" w:sz="4" w:space="0" w:color="000000"/>
              <w:bottom w:val="single" w:sz="4" w:space="0" w:color="000000"/>
              <w:right w:val="single" w:sz="4" w:space="0" w:color="000000"/>
            </w:tcBorders>
          </w:tcPr>
          <w:p w:rsidR="0017270F" w:rsidRDefault="0017270F">
            <w:pPr>
              <w:spacing w:after="0" w:line="240" w:lineRule="auto"/>
            </w:pPr>
          </w:p>
        </w:tc>
        <w:tc>
          <w:tcPr>
            <w:tcW w:w="1800" w:type="dxa"/>
            <w:tcBorders>
              <w:top w:val="single" w:sz="4" w:space="0" w:color="000000"/>
              <w:left w:val="single" w:sz="4" w:space="0" w:color="000000"/>
              <w:bottom w:val="single" w:sz="4" w:space="0" w:color="000000"/>
              <w:right w:val="single" w:sz="4" w:space="0" w:color="000000"/>
            </w:tcBorders>
          </w:tcPr>
          <w:p w:rsidR="0017270F" w:rsidRDefault="0017270F">
            <w:pPr>
              <w:spacing w:after="0" w:line="240" w:lineRule="auto"/>
            </w:pPr>
          </w:p>
        </w:tc>
        <w:tc>
          <w:tcPr>
            <w:tcW w:w="216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Khả</w:t>
            </w:r>
            <w:proofErr w:type="spellEnd"/>
            <w:r>
              <w:t xml:space="preserve"> </w:t>
            </w:r>
            <w:proofErr w:type="spellStart"/>
            <w:r>
              <w:t>năng</w:t>
            </w:r>
            <w:proofErr w:type="spellEnd"/>
            <w:r>
              <w:t xml:space="preserve"> </w:t>
            </w:r>
            <w:proofErr w:type="spellStart"/>
            <w:r>
              <w:t>phục</w:t>
            </w:r>
            <w:proofErr w:type="spellEnd"/>
            <w:r>
              <w:t xml:space="preserve"> </w:t>
            </w:r>
            <w:proofErr w:type="spellStart"/>
            <w:r>
              <w:t>hồi</w:t>
            </w:r>
            <w:proofErr w:type="spellEnd"/>
          </w:p>
        </w:tc>
        <w:tc>
          <w:tcPr>
            <w:tcW w:w="4096"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Khi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gặp</w:t>
            </w:r>
            <w:proofErr w:type="spellEnd"/>
            <w:r>
              <w:t xml:space="preserve"> </w:t>
            </w:r>
            <w:proofErr w:type="spellStart"/>
            <w:r>
              <w:t>phải</w:t>
            </w:r>
            <w:proofErr w:type="spellEnd"/>
            <w:r>
              <w:t xml:space="preserve"> </w:t>
            </w:r>
            <w:proofErr w:type="spellStart"/>
            <w:r>
              <w:t>các</w:t>
            </w:r>
            <w:proofErr w:type="spellEnd"/>
            <w:r>
              <w:t xml:space="preserve"> </w:t>
            </w:r>
            <w:proofErr w:type="spellStart"/>
            <w:r>
              <w:t>lỗi</w:t>
            </w:r>
            <w:proofErr w:type="spellEnd"/>
            <w:r>
              <w:t xml:space="preserve"> </w:t>
            </w:r>
            <w:proofErr w:type="spellStart"/>
            <w:r>
              <w:t>nguy</w:t>
            </w:r>
            <w:proofErr w:type="spellEnd"/>
            <w:r>
              <w:t xml:space="preserve"> </w:t>
            </w:r>
            <w:proofErr w:type="spellStart"/>
            <w:r>
              <w:t>hiểm</w:t>
            </w:r>
            <w:proofErr w:type="spellEnd"/>
            <w:r>
              <w:t xml:space="preserve"> </w:t>
            </w:r>
            <w:proofErr w:type="spellStart"/>
            <w:r>
              <w:t>làm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bị</w:t>
            </w:r>
            <w:proofErr w:type="spellEnd"/>
            <w:r>
              <w:t xml:space="preserve"> </w:t>
            </w:r>
            <w:proofErr w:type="spellStart"/>
            <w:r>
              <w:t>tạm</w:t>
            </w:r>
            <w:proofErr w:type="spellEnd"/>
            <w:r>
              <w:t xml:space="preserve"> </w:t>
            </w:r>
            <w:proofErr w:type="spellStart"/>
            <w:r>
              <w:t>ngưng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và</w:t>
            </w:r>
            <w:proofErr w:type="spellEnd"/>
            <w:r>
              <w:t xml:space="preserve"> </w:t>
            </w:r>
            <w:proofErr w:type="spellStart"/>
            <w:r>
              <w:t>trở</w:t>
            </w:r>
            <w:proofErr w:type="spellEnd"/>
            <w:r>
              <w:t xml:space="preserve"> </w:t>
            </w:r>
            <w:proofErr w:type="spellStart"/>
            <w:r>
              <w:t>lại</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sớm</w:t>
            </w:r>
            <w:proofErr w:type="spellEnd"/>
            <w:r>
              <w:t xml:space="preserve"> </w:t>
            </w:r>
            <w:proofErr w:type="spellStart"/>
            <w:r>
              <w:t>nhất</w:t>
            </w:r>
            <w:proofErr w:type="spellEnd"/>
            <w:r>
              <w:t xml:space="preserve"> </w:t>
            </w:r>
            <w:proofErr w:type="spellStart"/>
            <w:r>
              <w:t>có</w:t>
            </w:r>
            <w:proofErr w:type="spellEnd"/>
            <w:r>
              <w:t xml:space="preserve"> </w:t>
            </w:r>
            <w:proofErr w:type="spellStart"/>
            <w:r>
              <w:t>thể</w:t>
            </w:r>
            <w:proofErr w:type="spellEnd"/>
          </w:p>
        </w:tc>
      </w:tr>
      <w:tr w:rsidR="0017270F">
        <w:tc>
          <w:tcPr>
            <w:tcW w:w="715"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r>
              <w:t>5</w:t>
            </w:r>
          </w:p>
        </w:tc>
        <w:tc>
          <w:tcPr>
            <w:tcW w:w="180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gramStart"/>
            <w:r>
              <w:t>An</w:t>
            </w:r>
            <w:proofErr w:type="gramEnd"/>
            <w:r>
              <w:t xml:space="preserve"> </w:t>
            </w:r>
            <w:proofErr w:type="spellStart"/>
            <w:r>
              <w:t>toàn</w:t>
            </w:r>
            <w:proofErr w:type="spellEnd"/>
            <w:r>
              <w:t xml:space="preserve"> </w:t>
            </w:r>
            <w:proofErr w:type="spellStart"/>
            <w:r>
              <w:t>thông</w:t>
            </w:r>
            <w:proofErr w:type="spellEnd"/>
            <w:r>
              <w:t xml:space="preserve"> tin</w:t>
            </w:r>
          </w:p>
        </w:tc>
        <w:tc>
          <w:tcPr>
            <w:tcW w:w="2160"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Bảo</w:t>
            </w:r>
            <w:proofErr w:type="spellEnd"/>
            <w:r>
              <w:t xml:space="preserve"> </w:t>
            </w:r>
            <w:proofErr w:type="spellStart"/>
            <w:r>
              <w:t>mật</w:t>
            </w:r>
            <w:proofErr w:type="spellEnd"/>
          </w:p>
        </w:tc>
        <w:tc>
          <w:tcPr>
            <w:tcW w:w="4096" w:type="dxa"/>
            <w:tcBorders>
              <w:top w:val="single" w:sz="4" w:space="0" w:color="000000"/>
              <w:left w:val="single" w:sz="4" w:space="0" w:color="000000"/>
              <w:bottom w:val="single" w:sz="4" w:space="0" w:color="000000"/>
              <w:right w:val="single" w:sz="4" w:space="0" w:color="000000"/>
            </w:tcBorders>
          </w:tcPr>
          <w:p w:rsidR="0017270F" w:rsidRDefault="005E76C4">
            <w:pPr>
              <w:spacing w:after="0" w:line="240" w:lineRule="auto"/>
            </w:pPr>
            <w:proofErr w:type="spellStart"/>
            <w:r>
              <w:t>Các</w:t>
            </w:r>
            <w:proofErr w:type="spellEnd"/>
            <w:r>
              <w:t xml:space="preserve"> </w:t>
            </w:r>
            <w:proofErr w:type="spellStart"/>
            <w:r>
              <w:t>thông</w:t>
            </w:r>
            <w:proofErr w:type="spellEnd"/>
            <w:r>
              <w:t xml:space="preserve"> tin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đó</w:t>
            </w:r>
            <w:proofErr w:type="spellEnd"/>
            <w:r>
              <w:t>:</w:t>
            </w:r>
          </w:p>
          <w:p w:rsidR="0017270F" w:rsidRPr="00CD1464" w:rsidRDefault="005E76C4">
            <w:pPr>
              <w:numPr>
                <w:ilvl w:val="0"/>
                <w:numId w:val="5"/>
              </w:numPr>
              <w:pBdr>
                <w:top w:val="nil"/>
                <w:left w:val="nil"/>
                <w:bottom w:val="nil"/>
                <w:right w:val="nil"/>
                <w:between w:val="nil"/>
              </w:pBdr>
              <w:spacing w:before="0" w:after="0" w:line="240" w:lineRule="auto"/>
              <w:jc w:val="left"/>
            </w:pPr>
            <w:proofErr w:type="spellStart"/>
            <w:r w:rsidRPr="00CD1464">
              <w:rPr>
                <w:color w:val="000000"/>
              </w:rPr>
              <w:t>Người</w:t>
            </w:r>
            <w:proofErr w:type="spellEnd"/>
            <w:r w:rsidRPr="00CD1464">
              <w:rPr>
                <w:color w:val="000000"/>
              </w:rPr>
              <w:t xml:space="preserve"> </w:t>
            </w:r>
            <w:proofErr w:type="spellStart"/>
            <w:r w:rsidRPr="00CD1464">
              <w:rPr>
                <w:color w:val="000000"/>
              </w:rPr>
              <w:t>quản</w:t>
            </w:r>
            <w:proofErr w:type="spellEnd"/>
            <w:r w:rsidRPr="00CD1464">
              <w:rPr>
                <w:color w:val="000000"/>
              </w:rPr>
              <w:t xml:space="preserve"> </w:t>
            </w:r>
            <w:proofErr w:type="spellStart"/>
            <w:proofErr w:type="gramStart"/>
            <w:r w:rsidRPr="00CD1464">
              <w:rPr>
                <w:color w:val="000000"/>
              </w:rPr>
              <w:t>lý</w:t>
            </w:r>
            <w:proofErr w:type="spellEnd"/>
            <w:r w:rsidRPr="00CD1464">
              <w:rPr>
                <w:color w:val="000000"/>
              </w:rPr>
              <w:t xml:space="preserve">  </w:t>
            </w:r>
            <w:proofErr w:type="spellStart"/>
            <w:r w:rsidRPr="00CD1464">
              <w:rPr>
                <w:color w:val="000000"/>
              </w:rPr>
              <w:t>của</w:t>
            </w:r>
            <w:proofErr w:type="spellEnd"/>
            <w:proofErr w:type="gramEnd"/>
            <w:r w:rsidRPr="00CD1464">
              <w:rPr>
                <w:color w:val="000000"/>
              </w:rPr>
              <w:t xml:space="preserve"> </w:t>
            </w:r>
            <w:proofErr w:type="spellStart"/>
            <w:r w:rsidRPr="00CD1464">
              <w:rPr>
                <w:color w:val="000000"/>
              </w:rPr>
              <w:t>hệ</w:t>
            </w:r>
            <w:proofErr w:type="spellEnd"/>
            <w:r w:rsidRPr="00CD1464">
              <w:rPr>
                <w:color w:val="000000"/>
              </w:rPr>
              <w:t xml:space="preserve"> </w:t>
            </w:r>
            <w:proofErr w:type="spellStart"/>
            <w:r w:rsidRPr="00CD1464">
              <w:rPr>
                <w:color w:val="000000"/>
              </w:rPr>
              <w:t>thống</w:t>
            </w:r>
            <w:proofErr w:type="spellEnd"/>
            <w:r w:rsidRPr="00CD1464">
              <w:rPr>
                <w:color w:val="000000"/>
              </w:rPr>
              <w:t xml:space="preserve"> </w:t>
            </w:r>
            <w:proofErr w:type="spellStart"/>
            <w:r w:rsidRPr="00CD1464">
              <w:rPr>
                <w:color w:val="000000"/>
              </w:rPr>
              <w:t>có</w:t>
            </w:r>
            <w:proofErr w:type="spellEnd"/>
            <w:r w:rsidRPr="00CD1464">
              <w:rPr>
                <w:color w:val="000000"/>
              </w:rPr>
              <w:t xml:space="preserve"> </w:t>
            </w:r>
            <w:proofErr w:type="spellStart"/>
            <w:r w:rsidRPr="00CD1464">
              <w:rPr>
                <w:color w:val="000000"/>
              </w:rPr>
              <w:t>toàn</w:t>
            </w:r>
            <w:proofErr w:type="spellEnd"/>
            <w:r w:rsidRPr="00CD1464">
              <w:rPr>
                <w:color w:val="000000"/>
              </w:rPr>
              <w:t xml:space="preserve"> </w:t>
            </w:r>
            <w:proofErr w:type="spellStart"/>
            <w:r w:rsidRPr="00CD1464">
              <w:rPr>
                <w:color w:val="000000"/>
              </w:rPr>
              <w:t>quyền</w:t>
            </w:r>
            <w:proofErr w:type="spellEnd"/>
            <w:r w:rsidRPr="00CD1464">
              <w:rPr>
                <w:color w:val="000000"/>
              </w:rPr>
              <w:t xml:space="preserve"> </w:t>
            </w:r>
            <w:proofErr w:type="spellStart"/>
            <w:r w:rsidRPr="00CD1464">
              <w:rPr>
                <w:color w:val="000000"/>
              </w:rPr>
              <w:t>xem</w:t>
            </w:r>
            <w:proofErr w:type="spellEnd"/>
            <w:r w:rsidRPr="00CD1464">
              <w:rPr>
                <w:color w:val="000000"/>
              </w:rPr>
              <w:t xml:space="preserve"> </w:t>
            </w:r>
            <w:proofErr w:type="spellStart"/>
            <w:r w:rsidRPr="00CD1464">
              <w:rPr>
                <w:color w:val="000000"/>
              </w:rPr>
              <w:t>các</w:t>
            </w:r>
            <w:proofErr w:type="spellEnd"/>
            <w:r w:rsidRPr="00CD1464">
              <w:rPr>
                <w:color w:val="000000"/>
              </w:rPr>
              <w:t xml:space="preserve"> </w:t>
            </w:r>
            <w:proofErr w:type="spellStart"/>
            <w:r w:rsidRPr="00CD1464">
              <w:rPr>
                <w:color w:val="000000"/>
              </w:rPr>
              <w:t>thông</w:t>
            </w:r>
            <w:proofErr w:type="spellEnd"/>
            <w:r w:rsidRPr="00CD1464">
              <w:rPr>
                <w:color w:val="000000"/>
              </w:rPr>
              <w:t xml:space="preserve"> tin </w:t>
            </w:r>
            <w:proofErr w:type="spellStart"/>
            <w:r w:rsidRPr="00CD1464">
              <w:rPr>
                <w:color w:val="000000"/>
              </w:rPr>
              <w:t>có</w:t>
            </w:r>
            <w:proofErr w:type="spellEnd"/>
            <w:r w:rsidRPr="00CD1464">
              <w:rPr>
                <w:color w:val="000000"/>
              </w:rPr>
              <w:t xml:space="preserve"> </w:t>
            </w:r>
            <w:proofErr w:type="spellStart"/>
            <w:r w:rsidRPr="00CD1464">
              <w:rPr>
                <w:color w:val="000000"/>
              </w:rPr>
              <w:t>trong</w:t>
            </w:r>
            <w:proofErr w:type="spellEnd"/>
            <w:r w:rsidRPr="00CD1464">
              <w:rPr>
                <w:color w:val="000000"/>
              </w:rPr>
              <w:t xml:space="preserve"> </w:t>
            </w:r>
            <w:proofErr w:type="spellStart"/>
            <w:r w:rsidRPr="00CD1464">
              <w:rPr>
                <w:color w:val="000000"/>
              </w:rPr>
              <w:t>hệ</w:t>
            </w:r>
            <w:proofErr w:type="spellEnd"/>
            <w:r w:rsidRPr="00CD1464">
              <w:rPr>
                <w:color w:val="000000"/>
              </w:rPr>
              <w:t xml:space="preserve"> </w:t>
            </w:r>
            <w:proofErr w:type="spellStart"/>
            <w:r w:rsidRPr="00CD1464">
              <w:rPr>
                <w:color w:val="000000"/>
              </w:rPr>
              <w:t>thống</w:t>
            </w:r>
            <w:proofErr w:type="spellEnd"/>
          </w:p>
          <w:p w:rsidR="0017270F" w:rsidRDefault="00CD1464" w:rsidP="00CD1464">
            <w:pPr>
              <w:numPr>
                <w:ilvl w:val="0"/>
                <w:numId w:val="5"/>
              </w:numPr>
              <w:pBdr>
                <w:top w:val="nil"/>
                <w:left w:val="nil"/>
                <w:bottom w:val="nil"/>
                <w:right w:val="nil"/>
                <w:between w:val="nil"/>
              </w:pBdr>
              <w:spacing w:before="0" w:after="0" w:line="240" w:lineRule="auto"/>
              <w:jc w:val="left"/>
              <w:rPr>
                <w:sz w:val="26"/>
                <w:szCs w:val="26"/>
              </w:rPr>
            </w:pPr>
            <w:proofErr w:type="spellStart"/>
            <w:r w:rsidRPr="00CD1464">
              <w:rPr>
                <w:color w:val="000000"/>
              </w:rPr>
              <w:t>Nhân</w:t>
            </w:r>
            <w:proofErr w:type="spellEnd"/>
            <w:r w:rsidRPr="00CD1464">
              <w:rPr>
                <w:color w:val="000000"/>
              </w:rPr>
              <w:t xml:space="preserve"> </w:t>
            </w:r>
            <w:proofErr w:type="spellStart"/>
            <w:r w:rsidRPr="00CD1464">
              <w:rPr>
                <w:color w:val="000000"/>
              </w:rPr>
              <w:t>viên</w:t>
            </w:r>
            <w:proofErr w:type="spellEnd"/>
            <w:r w:rsidRPr="00CD1464">
              <w:rPr>
                <w:color w:val="000000"/>
              </w:rPr>
              <w:t xml:space="preserve"> </w:t>
            </w:r>
            <w:proofErr w:type="spellStart"/>
            <w:r w:rsidRPr="00CD1464">
              <w:rPr>
                <w:color w:val="000000"/>
              </w:rPr>
              <w:t>có</w:t>
            </w:r>
            <w:proofErr w:type="spellEnd"/>
            <w:r w:rsidRPr="00CD1464">
              <w:rPr>
                <w:color w:val="000000"/>
              </w:rPr>
              <w:t xml:space="preserve"> </w:t>
            </w:r>
            <w:proofErr w:type="spellStart"/>
            <w:r w:rsidRPr="00CD1464">
              <w:rPr>
                <w:color w:val="000000"/>
              </w:rPr>
              <w:t>quyền</w:t>
            </w:r>
            <w:proofErr w:type="spellEnd"/>
            <w:r w:rsidRPr="00CD1464">
              <w:rPr>
                <w:color w:val="000000"/>
              </w:rPr>
              <w:t xml:space="preserve"> </w:t>
            </w:r>
            <w:proofErr w:type="spellStart"/>
            <w:r w:rsidRPr="00CD1464">
              <w:rPr>
                <w:color w:val="000000"/>
              </w:rPr>
              <w:t>lập</w:t>
            </w:r>
            <w:proofErr w:type="spellEnd"/>
            <w:r w:rsidRPr="00CD1464">
              <w:rPr>
                <w:color w:val="000000"/>
              </w:rPr>
              <w:t xml:space="preserve"> </w:t>
            </w:r>
            <w:proofErr w:type="spellStart"/>
            <w:r w:rsidRPr="00CD1464">
              <w:rPr>
                <w:color w:val="000000"/>
              </w:rPr>
              <w:t>phiếu</w:t>
            </w:r>
            <w:proofErr w:type="spellEnd"/>
            <w:r w:rsidRPr="00CD1464">
              <w:rPr>
                <w:color w:val="000000"/>
              </w:rPr>
              <w:t xml:space="preserve"> </w:t>
            </w:r>
            <w:proofErr w:type="spellStart"/>
            <w:r w:rsidRPr="00CD1464">
              <w:rPr>
                <w:color w:val="000000"/>
              </w:rPr>
              <w:t>bán</w:t>
            </w:r>
            <w:proofErr w:type="spellEnd"/>
            <w:r w:rsidRPr="00CD1464">
              <w:rPr>
                <w:color w:val="000000"/>
              </w:rPr>
              <w:t xml:space="preserve"> </w:t>
            </w:r>
            <w:proofErr w:type="spellStart"/>
            <w:r w:rsidRPr="00CD1464">
              <w:rPr>
                <w:color w:val="000000"/>
              </w:rPr>
              <w:t>hàng</w:t>
            </w:r>
            <w:proofErr w:type="spellEnd"/>
            <w:r w:rsidRPr="00CD1464">
              <w:rPr>
                <w:color w:val="000000"/>
              </w:rPr>
              <w:t xml:space="preserve">, </w:t>
            </w:r>
            <w:proofErr w:type="spellStart"/>
            <w:r w:rsidRPr="00CD1464">
              <w:rPr>
                <w:color w:val="000000"/>
              </w:rPr>
              <w:t>các</w:t>
            </w:r>
            <w:proofErr w:type="spellEnd"/>
            <w:r w:rsidRPr="00CD1464">
              <w:rPr>
                <w:color w:val="000000"/>
              </w:rPr>
              <w:t xml:space="preserve"> </w:t>
            </w:r>
            <w:proofErr w:type="spellStart"/>
            <w:r w:rsidRPr="00CD1464">
              <w:rPr>
                <w:color w:val="000000"/>
              </w:rPr>
              <w:t>loại</w:t>
            </w:r>
            <w:proofErr w:type="spellEnd"/>
            <w:r w:rsidRPr="00CD1464">
              <w:rPr>
                <w:color w:val="000000"/>
              </w:rPr>
              <w:t xml:space="preserve"> </w:t>
            </w:r>
            <w:proofErr w:type="spellStart"/>
            <w:r w:rsidRPr="00CD1464">
              <w:rPr>
                <w:color w:val="000000"/>
              </w:rPr>
              <w:t>phiếu</w:t>
            </w:r>
            <w:proofErr w:type="spellEnd"/>
            <w:r w:rsidRPr="00CD1464">
              <w:rPr>
                <w:color w:val="000000"/>
              </w:rPr>
              <w:t xml:space="preserve"> </w:t>
            </w:r>
            <w:proofErr w:type="spellStart"/>
            <w:r w:rsidRPr="00CD1464">
              <w:rPr>
                <w:color w:val="000000"/>
              </w:rPr>
              <w:t>thu</w:t>
            </w:r>
            <w:proofErr w:type="spellEnd"/>
            <w:r w:rsidRPr="00CD1464">
              <w:rPr>
                <w:color w:val="000000"/>
              </w:rPr>
              <w:t xml:space="preserve">/chi </w:t>
            </w:r>
            <w:proofErr w:type="spellStart"/>
            <w:r w:rsidRPr="00CD1464">
              <w:rPr>
                <w:color w:val="000000"/>
              </w:rPr>
              <w:t>và</w:t>
            </w:r>
            <w:proofErr w:type="spellEnd"/>
            <w:r w:rsidRPr="00CD1464">
              <w:rPr>
                <w:color w:val="000000"/>
              </w:rPr>
              <w:t xml:space="preserve"> </w:t>
            </w:r>
            <w:proofErr w:type="spellStart"/>
            <w:r w:rsidRPr="00CD1464">
              <w:rPr>
                <w:color w:val="000000"/>
              </w:rPr>
              <w:t>tra</w:t>
            </w:r>
            <w:proofErr w:type="spellEnd"/>
            <w:r w:rsidRPr="00CD1464">
              <w:rPr>
                <w:color w:val="000000"/>
              </w:rPr>
              <w:t xml:space="preserve"> </w:t>
            </w:r>
            <w:proofErr w:type="spellStart"/>
            <w:r w:rsidRPr="00CD1464">
              <w:rPr>
                <w:color w:val="000000"/>
              </w:rPr>
              <w:t>cứu</w:t>
            </w:r>
            <w:proofErr w:type="spellEnd"/>
            <w:r w:rsidRPr="00CD1464">
              <w:rPr>
                <w:color w:val="000000"/>
              </w:rPr>
              <w:t xml:space="preserve"> </w:t>
            </w:r>
            <w:proofErr w:type="spellStart"/>
            <w:r w:rsidRPr="00CD1464">
              <w:rPr>
                <w:color w:val="000000"/>
              </w:rPr>
              <w:t>lương</w:t>
            </w:r>
            <w:proofErr w:type="spellEnd"/>
          </w:p>
        </w:tc>
      </w:tr>
    </w:tbl>
    <w:p w:rsidR="0017270F" w:rsidRDefault="0017270F"/>
    <w:p w:rsidR="0017270F" w:rsidRDefault="005E76C4">
      <w:pPr>
        <w:pStyle w:val="u1"/>
        <w:numPr>
          <w:ilvl w:val="0"/>
          <w:numId w:val="10"/>
        </w:numPr>
      </w:pPr>
      <w:bookmarkStart w:id="182" w:name="_1rvwp1q" w:colFirst="0" w:colLast="0"/>
      <w:bookmarkEnd w:id="182"/>
      <w:r>
        <w:br w:type="page"/>
      </w:r>
      <w:proofErr w:type="spellStart"/>
      <w:r>
        <w:lastRenderedPageBreak/>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proofErr w:type="spellEnd"/>
      <w:r>
        <w:t xml:space="preserve"> </w:t>
      </w:r>
    </w:p>
    <w:p w:rsidR="0017270F" w:rsidRDefault="005E76C4">
      <w:pPr>
        <w:pStyle w:val="u2"/>
        <w:numPr>
          <w:ilvl w:val="1"/>
          <w:numId w:val="10"/>
        </w:numPr>
      </w:pPr>
      <w:bookmarkStart w:id="183" w:name="_4bvk7pj" w:colFirst="0" w:colLast="0"/>
      <w:bookmarkEnd w:id="183"/>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proofErr w:type="spellEnd"/>
    </w:p>
    <w:p w:rsidR="0017270F" w:rsidRDefault="005E76C4">
      <w:pPr>
        <w:pStyle w:val="u5"/>
        <w:numPr>
          <w:ilvl w:val="4"/>
          <w:numId w:val="10"/>
        </w:numPr>
      </w:pPr>
      <w:r>
        <w:t>Front end</w:t>
      </w:r>
    </w:p>
    <w:p w:rsidR="00CD1464" w:rsidRPr="00CD1464" w:rsidRDefault="00CD1464" w:rsidP="00CD1464">
      <w:r>
        <w:rPr>
          <w:noProof/>
        </w:rPr>
        <w:drawing>
          <wp:inline distT="0" distB="0" distL="0" distR="0">
            <wp:extent cx="5513646" cy="3372485"/>
            <wp:effectExtent l="0" t="0" r="0" b="0"/>
            <wp:docPr id="44" name="Hình ảnh 44" descr="Image result for giới thiệu về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iới thiệu về angula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7282" cy="3374709"/>
                    </a:xfrm>
                    <a:prstGeom prst="rect">
                      <a:avLst/>
                    </a:prstGeom>
                    <a:noFill/>
                    <a:ln>
                      <a:noFill/>
                    </a:ln>
                  </pic:spPr>
                </pic:pic>
              </a:graphicData>
            </a:graphic>
          </wp:inline>
        </w:drawing>
      </w:r>
    </w:p>
    <w:p w:rsidR="0017270F" w:rsidRDefault="00CD1464" w:rsidP="00CD1464">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HTML, CSS, TypeScript.</w:t>
      </w:r>
    </w:p>
    <w:p w:rsidR="00CD1464" w:rsidRPr="00B82D4F" w:rsidRDefault="00CD1464" w:rsidP="00CD1464">
      <w:r w:rsidRPr="00CD1464">
        <w:rPr>
          <w:b/>
        </w:rPr>
        <w:t>Angular</w:t>
      </w:r>
      <w:r>
        <w:rPr>
          <w:b/>
        </w:rPr>
        <w:t xml:space="preserve"> </w:t>
      </w:r>
      <w:proofErr w:type="spellStart"/>
      <w:r>
        <w:t>là</w:t>
      </w:r>
      <w:proofErr w:type="spellEnd"/>
      <w:r>
        <w:t xml:space="preserve"> framework </w:t>
      </w:r>
      <w:proofErr w:type="spellStart"/>
      <w:r>
        <w:t>được</w:t>
      </w:r>
      <w:proofErr w:type="spellEnd"/>
      <w:r>
        <w:t xml:space="preserve"> </w:t>
      </w:r>
      <w:proofErr w:type="spellStart"/>
      <w:r>
        <w:t>em</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rsidR="00B82D4F">
        <w:t>được</w:t>
      </w:r>
      <w:proofErr w:type="spellEnd"/>
      <w:r w:rsidR="00B82D4F">
        <w:t xml:space="preserve"> </w:t>
      </w:r>
      <w:proofErr w:type="spellStart"/>
      <w:r w:rsidR="00B82D4F">
        <w:t>phát</w:t>
      </w:r>
      <w:proofErr w:type="spellEnd"/>
      <w:r w:rsidR="00B82D4F">
        <w:t xml:space="preserve"> </w:t>
      </w:r>
      <w:proofErr w:type="spellStart"/>
      <w:r w:rsidR="00B82D4F">
        <w:t>triển</w:t>
      </w:r>
      <w:proofErr w:type="spellEnd"/>
      <w:r w:rsidR="00B82D4F">
        <w:t xml:space="preserve"> </w:t>
      </w:r>
      <w:proofErr w:type="spellStart"/>
      <w:r w:rsidR="00B82D4F">
        <w:t>bởi</w:t>
      </w:r>
      <w:proofErr w:type="spellEnd"/>
      <w:r w:rsidR="00B82D4F">
        <w:t xml:space="preserve"> </w:t>
      </w:r>
      <w:r w:rsidR="00B82D4F" w:rsidRPr="00B82D4F">
        <w:rPr>
          <w:b/>
        </w:rPr>
        <w:t>Google</w:t>
      </w:r>
      <w:r w:rsidR="00B82D4F">
        <w:rPr>
          <w:b/>
        </w:rPr>
        <w:t xml:space="preserve"> </w:t>
      </w:r>
      <w:proofErr w:type="spellStart"/>
      <w:r w:rsidR="00B82D4F">
        <w:t>để</w:t>
      </w:r>
      <w:proofErr w:type="spellEnd"/>
      <w:r w:rsidR="00B82D4F">
        <w:t xml:space="preserve"> </w:t>
      </w:r>
      <w:proofErr w:type="spellStart"/>
      <w:r w:rsidR="00B82D4F">
        <w:t>xây</w:t>
      </w:r>
      <w:proofErr w:type="spellEnd"/>
      <w:r w:rsidR="00B82D4F">
        <w:t xml:space="preserve"> </w:t>
      </w:r>
      <w:proofErr w:type="spellStart"/>
      <w:r w:rsidR="00B82D4F">
        <w:t>dựng</w:t>
      </w:r>
      <w:proofErr w:type="spellEnd"/>
      <w:r w:rsidR="00B82D4F">
        <w:t xml:space="preserve"> </w:t>
      </w:r>
      <w:proofErr w:type="spellStart"/>
      <w:r w:rsidR="00B82D4F">
        <w:t>các</w:t>
      </w:r>
      <w:proofErr w:type="spellEnd"/>
      <w:r w:rsidR="00B82D4F">
        <w:t xml:space="preserve"> Single Page Application </w:t>
      </w:r>
      <w:proofErr w:type="spellStart"/>
      <w:r w:rsidR="00B82D4F">
        <w:t>bằng</w:t>
      </w:r>
      <w:proofErr w:type="spellEnd"/>
      <w:r w:rsidR="00B82D4F">
        <w:t xml:space="preserve"> HTML, Typescript </w:t>
      </w:r>
      <w:proofErr w:type="spellStart"/>
      <w:r w:rsidR="00B82D4F">
        <w:t>hỗ</w:t>
      </w:r>
      <w:proofErr w:type="spellEnd"/>
      <w:r w:rsidR="00B82D4F">
        <w:t xml:space="preserve"> </w:t>
      </w:r>
      <w:proofErr w:type="spellStart"/>
      <w:r w:rsidR="00B82D4F">
        <w:t>trợ</w:t>
      </w:r>
      <w:proofErr w:type="spellEnd"/>
      <w:r w:rsidR="00B82D4F">
        <w:t xml:space="preserve"> </w:t>
      </w:r>
      <w:proofErr w:type="spellStart"/>
      <w:r w:rsidR="00B82D4F">
        <w:t>phát</w:t>
      </w:r>
      <w:proofErr w:type="spellEnd"/>
      <w:r w:rsidR="00B82D4F">
        <w:t xml:space="preserve"> </w:t>
      </w:r>
      <w:proofErr w:type="spellStart"/>
      <w:r w:rsidR="00B82D4F">
        <w:t>triển</w:t>
      </w:r>
      <w:proofErr w:type="spellEnd"/>
      <w:r w:rsidR="00B82D4F">
        <w:t xml:space="preserve"> </w:t>
      </w:r>
      <w:proofErr w:type="spellStart"/>
      <w:r w:rsidR="00B82D4F">
        <w:t>linh</w:t>
      </w:r>
      <w:proofErr w:type="spellEnd"/>
      <w:r w:rsidR="00B82D4F">
        <w:t xml:space="preserve"> </w:t>
      </w:r>
      <w:proofErr w:type="spellStart"/>
      <w:r w:rsidR="00B82D4F">
        <w:t>hoạt</w:t>
      </w:r>
      <w:proofErr w:type="spellEnd"/>
      <w:r w:rsidR="00B82D4F">
        <w:t xml:space="preserve"> </w:t>
      </w:r>
      <w:proofErr w:type="spellStart"/>
      <w:r w:rsidR="00B82D4F">
        <w:t>và</w:t>
      </w:r>
      <w:proofErr w:type="spellEnd"/>
      <w:r w:rsidR="00B82D4F">
        <w:t xml:space="preserve"> </w:t>
      </w:r>
      <w:proofErr w:type="spellStart"/>
      <w:r w:rsidR="00B82D4F">
        <w:t>giúp</w:t>
      </w:r>
      <w:proofErr w:type="spellEnd"/>
      <w:r w:rsidR="00B82D4F">
        <w:t xml:space="preserve"> </w:t>
      </w:r>
      <w:proofErr w:type="spellStart"/>
      <w:r w:rsidR="00B82D4F">
        <w:t>cải</w:t>
      </w:r>
      <w:proofErr w:type="spellEnd"/>
      <w:r w:rsidR="00B82D4F">
        <w:t xml:space="preserve"> </w:t>
      </w:r>
      <w:proofErr w:type="spellStart"/>
      <w:r w:rsidR="00B82D4F">
        <w:t>thiện</w:t>
      </w:r>
      <w:proofErr w:type="spellEnd"/>
      <w:r w:rsidR="00B82D4F">
        <w:t xml:space="preserve"> </w:t>
      </w:r>
      <w:proofErr w:type="spellStart"/>
      <w:r w:rsidR="00B82D4F">
        <w:t>hiệu</w:t>
      </w:r>
      <w:proofErr w:type="spellEnd"/>
      <w:r w:rsidR="00B82D4F">
        <w:t xml:space="preserve"> </w:t>
      </w:r>
      <w:proofErr w:type="spellStart"/>
      <w:r w:rsidR="00B82D4F">
        <w:t>năng</w:t>
      </w:r>
      <w:proofErr w:type="spellEnd"/>
      <w:r w:rsidR="00B82D4F">
        <w:t xml:space="preserve"> </w:t>
      </w:r>
      <w:proofErr w:type="spellStart"/>
      <w:r w:rsidR="00B82D4F">
        <w:t>với</w:t>
      </w:r>
      <w:proofErr w:type="spellEnd"/>
      <w:r w:rsidR="00B82D4F">
        <w:t xml:space="preserve"> </w:t>
      </w:r>
      <w:proofErr w:type="spellStart"/>
      <w:r w:rsidR="00B82D4F">
        <w:t>các</w:t>
      </w:r>
      <w:proofErr w:type="spellEnd"/>
      <w:r w:rsidR="00B82D4F">
        <w:t xml:space="preserve"> </w:t>
      </w:r>
      <w:proofErr w:type="spellStart"/>
      <w:r w:rsidR="00B82D4F">
        <w:t>hệ</w:t>
      </w:r>
      <w:proofErr w:type="spellEnd"/>
      <w:r w:rsidR="00B82D4F">
        <w:t xml:space="preserve"> </w:t>
      </w:r>
      <w:proofErr w:type="spellStart"/>
      <w:r w:rsidR="00B82D4F">
        <w:t>thống</w:t>
      </w:r>
      <w:proofErr w:type="spellEnd"/>
      <w:r w:rsidR="00B82D4F">
        <w:t xml:space="preserve"> </w:t>
      </w:r>
      <w:proofErr w:type="spellStart"/>
      <w:r w:rsidR="00B82D4F">
        <w:t>lớn</w:t>
      </w:r>
      <w:proofErr w:type="spellEnd"/>
      <w:r w:rsidR="00B82D4F">
        <w:t xml:space="preserve"> </w:t>
      </w:r>
      <w:proofErr w:type="spellStart"/>
      <w:r w:rsidR="00B82D4F">
        <w:t>có</w:t>
      </w:r>
      <w:proofErr w:type="spellEnd"/>
      <w:r w:rsidR="00B82D4F">
        <w:t xml:space="preserve"> </w:t>
      </w:r>
      <w:proofErr w:type="spellStart"/>
      <w:r w:rsidR="00B82D4F">
        <w:t>nhiều</w:t>
      </w:r>
      <w:proofErr w:type="spellEnd"/>
      <w:r w:rsidR="00B82D4F">
        <w:t xml:space="preserve"> module </w:t>
      </w:r>
      <w:proofErr w:type="spellStart"/>
      <w:r w:rsidR="00B82D4F">
        <w:t>nhỏ</w:t>
      </w:r>
      <w:proofErr w:type="spellEnd"/>
      <w:r w:rsidR="00B82D4F">
        <w:t xml:space="preserve">. </w:t>
      </w:r>
      <w:proofErr w:type="spellStart"/>
      <w:r w:rsidR="00B82D4F">
        <w:t>Ngoài</w:t>
      </w:r>
      <w:proofErr w:type="spellEnd"/>
      <w:r w:rsidR="00B82D4F">
        <w:t xml:space="preserve"> ra Angular </w:t>
      </w:r>
      <w:proofErr w:type="spellStart"/>
      <w:r w:rsidR="00B82D4F">
        <w:t>có</w:t>
      </w:r>
      <w:proofErr w:type="spellEnd"/>
      <w:r w:rsidR="00B82D4F">
        <w:t xml:space="preserve"> </w:t>
      </w:r>
      <w:proofErr w:type="spellStart"/>
      <w:r w:rsidR="00B82D4F">
        <w:t>cấu</w:t>
      </w:r>
      <w:proofErr w:type="spellEnd"/>
      <w:r w:rsidR="00B82D4F">
        <w:t xml:space="preserve"> </w:t>
      </w:r>
      <w:proofErr w:type="spellStart"/>
      <w:r w:rsidR="00B82D4F">
        <w:t>trúc</w:t>
      </w:r>
      <w:proofErr w:type="spellEnd"/>
      <w:r w:rsidR="00B82D4F">
        <w:t xml:space="preserve"> </w:t>
      </w:r>
      <w:proofErr w:type="spellStart"/>
      <w:r w:rsidR="00B82D4F">
        <w:t>khá</w:t>
      </w:r>
      <w:proofErr w:type="spellEnd"/>
      <w:r w:rsidR="00B82D4F">
        <w:t xml:space="preserve"> </w:t>
      </w:r>
      <w:proofErr w:type="spellStart"/>
      <w:r w:rsidR="00B82D4F">
        <w:t>rõ</w:t>
      </w:r>
      <w:proofErr w:type="spellEnd"/>
      <w:r w:rsidR="00B82D4F">
        <w:t xml:space="preserve"> </w:t>
      </w:r>
      <w:proofErr w:type="spellStart"/>
      <w:r w:rsidR="00B82D4F">
        <w:t>r</w:t>
      </w:r>
      <w:r w:rsidR="00846D07">
        <w:t>à</w:t>
      </w:r>
      <w:r w:rsidR="00B82D4F">
        <w:t>ng</w:t>
      </w:r>
      <w:proofErr w:type="spellEnd"/>
      <w:r w:rsidR="00B82D4F">
        <w:t xml:space="preserve">, </w:t>
      </w:r>
      <w:proofErr w:type="spellStart"/>
      <w:r w:rsidR="00B82D4F">
        <w:t>giao</w:t>
      </w:r>
      <w:proofErr w:type="spellEnd"/>
      <w:r w:rsidR="00B82D4F">
        <w:t xml:space="preserve"> </w:t>
      </w:r>
      <w:proofErr w:type="spellStart"/>
      <w:r w:rsidR="00B82D4F">
        <w:t>diện</w:t>
      </w:r>
      <w:proofErr w:type="spellEnd"/>
      <w:r w:rsidR="00B82D4F">
        <w:t xml:space="preserve"> </w:t>
      </w:r>
      <w:proofErr w:type="spellStart"/>
      <w:r w:rsidR="00B82D4F">
        <w:t>sử</w:t>
      </w:r>
      <w:proofErr w:type="spellEnd"/>
      <w:r w:rsidR="00B82D4F">
        <w:t xml:space="preserve"> </w:t>
      </w:r>
      <w:proofErr w:type="spellStart"/>
      <w:r w:rsidR="00B82D4F">
        <w:t>dụng</w:t>
      </w:r>
      <w:proofErr w:type="spellEnd"/>
      <w:r w:rsidR="00B82D4F">
        <w:t xml:space="preserve"> </w:t>
      </w:r>
      <w:proofErr w:type="spellStart"/>
      <w:r w:rsidR="00B82D4F">
        <w:t>đơn</w:t>
      </w:r>
      <w:proofErr w:type="spellEnd"/>
      <w:r w:rsidR="00B82D4F">
        <w:t xml:space="preserve"> </w:t>
      </w:r>
      <w:proofErr w:type="spellStart"/>
      <w:r w:rsidR="00B82D4F">
        <w:t>giản</w:t>
      </w:r>
      <w:proofErr w:type="spellEnd"/>
      <w:r w:rsidR="00B82D4F">
        <w:t xml:space="preserve">. </w:t>
      </w:r>
      <w:proofErr w:type="spellStart"/>
      <w:r w:rsidR="00B82D4F">
        <w:t>Có</w:t>
      </w:r>
      <w:proofErr w:type="spellEnd"/>
      <w:r w:rsidR="00B82D4F">
        <w:t xml:space="preserve"> </w:t>
      </w:r>
      <w:proofErr w:type="spellStart"/>
      <w:r w:rsidR="00B82D4F">
        <w:t>lực</w:t>
      </w:r>
      <w:proofErr w:type="spellEnd"/>
      <w:r w:rsidR="00B82D4F">
        <w:t xml:space="preserve"> </w:t>
      </w:r>
      <w:proofErr w:type="spellStart"/>
      <w:r w:rsidR="00B82D4F">
        <w:t>lượng</w:t>
      </w:r>
      <w:proofErr w:type="spellEnd"/>
      <w:r w:rsidR="00B82D4F">
        <w:t xml:space="preserve"> </w:t>
      </w:r>
      <w:proofErr w:type="spellStart"/>
      <w:r w:rsidR="00B82D4F">
        <w:t>hỗ</w:t>
      </w:r>
      <w:proofErr w:type="spellEnd"/>
      <w:r w:rsidR="00B82D4F">
        <w:t xml:space="preserve"> </w:t>
      </w:r>
      <w:proofErr w:type="spellStart"/>
      <w:r w:rsidR="00B82D4F">
        <w:t>trợ</w:t>
      </w:r>
      <w:proofErr w:type="spellEnd"/>
      <w:r w:rsidR="00B82D4F">
        <w:t xml:space="preserve"> </w:t>
      </w:r>
      <w:proofErr w:type="spellStart"/>
      <w:r w:rsidR="00B82D4F">
        <w:t>đông</w:t>
      </w:r>
      <w:proofErr w:type="spellEnd"/>
      <w:r w:rsidR="00B82D4F">
        <w:t xml:space="preserve"> </w:t>
      </w:r>
      <w:proofErr w:type="spellStart"/>
      <w:r w:rsidR="00B82D4F">
        <w:t>đảo</w:t>
      </w:r>
      <w:proofErr w:type="spellEnd"/>
      <w:r w:rsidR="00B82D4F">
        <w:t xml:space="preserve">, </w:t>
      </w:r>
      <w:proofErr w:type="spellStart"/>
      <w:r w:rsidR="00B82D4F">
        <w:t>tài</w:t>
      </w:r>
      <w:proofErr w:type="spellEnd"/>
      <w:r w:rsidR="00B82D4F">
        <w:t xml:space="preserve"> </w:t>
      </w:r>
      <w:proofErr w:type="spellStart"/>
      <w:r w:rsidR="00B82D4F">
        <w:t>liệu</w:t>
      </w:r>
      <w:proofErr w:type="spellEnd"/>
      <w:r w:rsidR="00B82D4F">
        <w:t xml:space="preserve"> </w:t>
      </w:r>
      <w:proofErr w:type="spellStart"/>
      <w:r w:rsidR="00B82D4F">
        <w:t>hướng</w:t>
      </w:r>
      <w:proofErr w:type="spellEnd"/>
      <w:r w:rsidR="00B82D4F">
        <w:t xml:space="preserve"> </w:t>
      </w:r>
      <w:proofErr w:type="spellStart"/>
      <w:r w:rsidR="00B82D4F">
        <w:t>dẫn</w:t>
      </w:r>
      <w:proofErr w:type="spellEnd"/>
      <w:r w:rsidR="00B82D4F">
        <w:t xml:space="preserve"> </w:t>
      </w:r>
      <w:proofErr w:type="spellStart"/>
      <w:r w:rsidR="00B82D4F">
        <w:t>đầy</w:t>
      </w:r>
      <w:proofErr w:type="spellEnd"/>
      <w:r w:rsidR="00B82D4F">
        <w:t xml:space="preserve"> </w:t>
      </w:r>
      <w:proofErr w:type="spellStart"/>
      <w:r w:rsidR="00B82D4F">
        <w:t>đủ</w:t>
      </w:r>
      <w:proofErr w:type="spellEnd"/>
      <w:r w:rsidR="00B82D4F">
        <w:t xml:space="preserve">. Code </w:t>
      </w:r>
      <w:proofErr w:type="spellStart"/>
      <w:r w:rsidR="00B82D4F">
        <w:t>được</w:t>
      </w:r>
      <w:proofErr w:type="spellEnd"/>
      <w:r w:rsidR="00B82D4F">
        <w:t xml:space="preserve"> </w:t>
      </w:r>
      <w:proofErr w:type="spellStart"/>
      <w:r w:rsidR="00B82D4F">
        <w:t>viết</w:t>
      </w:r>
      <w:proofErr w:type="spellEnd"/>
      <w:r w:rsidR="00B82D4F">
        <w:t xml:space="preserve"> </w:t>
      </w:r>
      <w:proofErr w:type="spellStart"/>
      <w:r w:rsidR="00B82D4F">
        <w:t>bằng</w:t>
      </w:r>
      <w:proofErr w:type="spellEnd"/>
      <w:r w:rsidR="00B82D4F">
        <w:t xml:space="preserve"> TypeScript </w:t>
      </w:r>
      <w:proofErr w:type="spellStart"/>
      <w:r w:rsidR="00B82D4F">
        <w:t>và</w:t>
      </w:r>
      <w:proofErr w:type="spellEnd"/>
      <w:r w:rsidR="00B82D4F">
        <w:t xml:space="preserve"> </w:t>
      </w:r>
      <w:proofErr w:type="spellStart"/>
      <w:r w:rsidR="00B82D4F">
        <w:t>biên</w:t>
      </w:r>
      <w:proofErr w:type="spellEnd"/>
      <w:r w:rsidR="00B82D4F">
        <w:t xml:space="preserve"> </w:t>
      </w:r>
      <w:proofErr w:type="spellStart"/>
      <w:r w:rsidR="00B82D4F">
        <w:t>dịch</w:t>
      </w:r>
      <w:proofErr w:type="spellEnd"/>
      <w:r w:rsidR="00B82D4F">
        <w:t xml:space="preserve"> </w:t>
      </w:r>
      <w:proofErr w:type="spellStart"/>
      <w:r w:rsidR="00B82D4F">
        <w:t>thành</w:t>
      </w:r>
      <w:proofErr w:type="spellEnd"/>
      <w:r w:rsidR="00B82D4F">
        <w:t xml:space="preserve"> </w:t>
      </w:r>
      <w:proofErr w:type="spellStart"/>
      <w:r w:rsidR="00B82D4F">
        <w:t>Javascript</w:t>
      </w:r>
      <w:proofErr w:type="spellEnd"/>
      <w:r w:rsidR="00B82D4F">
        <w:t xml:space="preserve"> </w:t>
      </w:r>
      <w:proofErr w:type="spellStart"/>
      <w:r w:rsidR="00B82D4F">
        <w:t>và</w:t>
      </w:r>
      <w:proofErr w:type="spellEnd"/>
      <w:r w:rsidR="00B82D4F">
        <w:t xml:space="preserve"> </w:t>
      </w:r>
      <w:proofErr w:type="spellStart"/>
      <w:r w:rsidR="00B82D4F">
        <w:t>hiển</w:t>
      </w:r>
      <w:proofErr w:type="spellEnd"/>
      <w:r w:rsidR="00B82D4F">
        <w:t xml:space="preserve"> </w:t>
      </w:r>
      <w:proofErr w:type="spellStart"/>
      <w:r w:rsidR="00B82D4F">
        <w:t>thị</w:t>
      </w:r>
      <w:proofErr w:type="spellEnd"/>
      <w:r w:rsidR="00B82D4F">
        <w:t xml:space="preserve"> </w:t>
      </w:r>
      <w:proofErr w:type="spellStart"/>
      <w:r w:rsidR="00B82D4F">
        <w:t>tương</w:t>
      </w:r>
      <w:proofErr w:type="spellEnd"/>
      <w:r w:rsidR="00B82D4F">
        <w:t xml:space="preserve"> </w:t>
      </w:r>
      <w:proofErr w:type="spellStart"/>
      <w:r w:rsidR="00B82D4F">
        <w:t>tự</w:t>
      </w:r>
      <w:proofErr w:type="spellEnd"/>
      <w:r w:rsidR="00B82D4F">
        <w:t xml:space="preserve"> </w:t>
      </w:r>
      <w:proofErr w:type="spellStart"/>
      <w:r w:rsidR="00B82D4F">
        <w:t>lên</w:t>
      </w:r>
      <w:proofErr w:type="spellEnd"/>
      <w:r w:rsidR="00B82D4F">
        <w:t xml:space="preserve"> </w:t>
      </w:r>
      <w:proofErr w:type="spellStart"/>
      <w:r w:rsidR="00B82D4F">
        <w:t>trình</w:t>
      </w:r>
      <w:proofErr w:type="spellEnd"/>
      <w:r w:rsidR="00B82D4F">
        <w:t xml:space="preserve"> </w:t>
      </w:r>
      <w:proofErr w:type="spellStart"/>
      <w:r w:rsidR="00B82D4F">
        <w:t>duyệt</w:t>
      </w:r>
      <w:proofErr w:type="spellEnd"/>
      <w:r w:rsidR="00B82D4F">
        <w:t>.</w:t>
      </w:r>
    </w:p>
    <w:p w:rsidR="0017270F" w:rsidRDefault="005E76C4">
      <w:pPr>
        <w:pStyle w:val="u5"/>
        <w:numPr>
          <w:ilvl w:val="4"/>
          <w:numId w:val="10"/>
        </w:numPr>
      </w:pPr>
      <w:r>
        <w:t>Back end</w:t>
      </w:r>
    </w:p>
    <w:p w:rsidR="0017270F" w:rsidRDefault="005E76C4">
      <w:proofErr w:type="spellStart"/>
      <w:r>
        <w:lastRenderedPageBreak/>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C#</w:t>
      </w:r>
    </w:p>
    <w:p w:rsidR="0017270F" w:rsidRPr="00846D07" w:rsidRDefault="005E76C4">
      <w:pPr>
        <w:rPr>
          <w:b/>
        </w:rPr>
      </w:pPr>
      <w:proofErr w:type="spellStart"/>
      <w:r>
        <w:t>Nền</w:t>
      </w:r>
      <w:proofErr w:type="spellEnd"/>
      <w:r>
        <w:t xml:space="preserve"> </w:t>
      </w:r>
      <w:proofErr w:type="spellStart"/>
      <w:r>
        <w:t>tảng</w:t>
      </w:r>
      <w:proofErr w:type="spellEnd"/>
      <w:r>
        <w:t xml:space="preserve"> </w:t>
      </w:r>
      <w:proofErr w:type="spellStart"/>
      <w:r>
        <w:t>chính</w:t>
      </w:r>
      <w:proofErr w:type="spellEnd"/>
      <w:r w:rsidRPr="00846D07">
        <w:rPr>
          <w:b/>
        </w:rPr>
        <w:t>: Microsoft .NET Framework</w:t>
      </w:r>
    </w:p>
    <w:p w:rsidR="0017270F" w:rsidRDefault="005E76C4">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proofErr w:type="spellEnd"/>
      <w:r>
        <w:t xml:space="preserve">:  Microsoft .NET Web API, .NET HTTP, RESTful Webservice, </w:t>
      </w:r>
      <w:r w:rsidR="00513D20">
        <w:t>N-Tier Architecture</w:t>
      </w:r>
      <w:r w:rsidR="00846D07">
        <w:t>.</w:t>
      </w:r>
    </w:p>
    <w:p w:rsidR="0017270F" w:rsidRDefault="005E76C4">
      <w:pPr>
        <w:pStyle w:val="u5"/>
        <w:numPr>
          <w:ilvl w:val="4"/>
          <w:numId w:val="10"/>
        </w:numPr>
      </w:pPr>
      <w:r>
        <w:t xml:space="preserve">Database </w:t>
      </w:r>
    </w:p>
    <w:p w:rsidR="00846D07" w:rsidRPr="00846D07" w:rsidRDefault="00846D07" w:rsidP="00846D07"/>
    <w:p w:rsidR="00846D07" w:rsidRPr="00846D07" w:rsidRDefault="00846D07" w:rsidP="00846D07">
      <w:pPr>
        <w:jc w:val="center"/>
      </w:pPr>
      <w:r>
        <w:rPr>
          <w:noProof/>
        </w:rPr>
        <w:drawing>
          <wp:inline distT="0" distB="0" distL="0" distR="0">
            <wp:extent cx="3762375" cy="3762375"/>
            <wp:effectExtent l="0" t="0" r="9525" b="9525"/>
            <wp:docPr id="46" name="Hình ảnh 46" descr="Image result for sql serve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ql server 20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3762375"/>
                    </a:xfrm>
                    <a:prstGeom prst="rect">
                      <a:avLst/>
                    </a:prstGeom>
                    <a:noFill/>
                    <a:ln>
                      <a:noFill/>
                    </a:ln>
                  </pic:spPr>
                </pic:pic>
              </a:graphicData>
            </a:graphic>
          </wp:inline>
        </w:drawing>
      </w:r>
    </w:p>
    <w:p w:rsidR="00846D07" w:rsidRDefault="00846D07">
      <w:pPr>
        <w:rPr>
          <w:b/>
        </w:rPr>
      </w:pPr>
    </w:p>
    <w:p w:rsidR="0017270F" w:rsidRDefault="00513D20">
      <w:r w:rsidRPr="00846D07">
        <w:rPr>
          <w:b/>
        </w:rPr>
        <w:t>S</w:t>
      </w:r>
      <w:r w:rsidR="005E76C4" w:rsidRPr="00846D07">
        <w:rPr>
          <w:b/>
        </w:rPr>
        <w:t>QL Server 201</w:t>
      </w:r>
      <w:r w:rsidRPr="00846D07">
        <w:rPr>
          <w:b/>
        </w:rPr>
        <w:t>4</w:t>
      </w:r>
      <w:r>
        <w:t xml:space="preserve">: </w:t>
      </w:r>
      <w:proofErr w:type="spellStart"/>
      <w:r>
        <w:t>đây</w:t>
      </w:r>
      <w:proofErr w:type="spellEnd"/>
      <w:r>
        <w:t xml:space="preserve"> </w:t>
      </w:r>
      <w:proofErr w:type="spellStart"/>
      <w:r>
        <w:t>là</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846D07">
        <w:t>rất</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và</w:t>
      </w:r>
      <w:proofErr w:type="spellEnd"/>
      <w:r>
        <w:t xml:space="preserve"> </w:t>
      </w:r>
      <w:proofErr w:type="spellStart"/>
      <w:r w:rsidR="00846D07">
        <w:t>dễ</w:t>
      </w:r>
      <w:proofErr w:type="spellEnd"/>
      <w:r w:rsidR="00846D07">
        <w:t xml:space="preserve"> </w:t>
      </w:r>
      <w:proofErr w:type="spellStart"/>
      <w:r w:rsidR="00846D07">
        <w:t>sử</w:t>
      </w:r>
      <w:proofErr w:type="spellEnd"/>
      <w:r w:rsidR="00846D07">
        <w:t xml:space="preserve"> </w:t>
      </w:r>
      <w:proofErr w:type="spellStart"/>
      <w:r w:rsidR="00846D07">
        <w:t>dụng</w:t>
      </w:r>
      <w:proofErr w:type="spellEnd"/>
      <w:r w:rsidR="00846D07">
        <w:t xml:space="preserve"> </w:t>
      </w:r>
      <w:proofErr w:type="spellStart"/>
      <w:r w:rsidR="00846D07">
        <w:t>được</w:t>
      </w:r>
      <w:proofErr w:type="spellEnd"/>
      <w:r w:rsidR="00846D07">
        <w:t xml:space="preserve"> </w:t>
      </w:r>
      <w:proofErr w:type="spellStart"/>
      <w:r w:rsidR="00846D07">
        <w:t>phát</w:t>
      </w:r>
      <w:proofErr w:type="spellEnd"/>
      <w:r w:rsidR="00846D07">
        <w:t xml:space="preserve"> </w:t>
      </w:r>
      <w:proofErr w:type="spellStart"/>
      <w:r w:rsidR="00846D07">
        <w:t>triển</w:t>
      </w:r>
      <w:proofErr w:type="spellEnd"/>
      <w:r w:rsidR="00846D07">
        <w:t xml:space="preserve"> </w:t>
      </w:r>
      <w:proofErr w:type="spellStart"/>
      <w:r w:rsidR="00846D07">
        <w:t>bởi</w:t>
      </w:r>
      <w:proofErr w:type="spellEnd"/>
      <w:r w:rsidR="00846D07">
        <w:t xml:space="preserve"> </w:t>
      </w:r>
      <w:r w:rsidR="00846D07" w:rsidRPr="00846D07">
        <w:t>Microsoft</w:t>
      </w:r>
      <w:r w:rsidR="00846D07">
        <w:t xml:space="preserve">. </w:t>
      </w:r>
      <w:proofErr w:type="spellStart"/>
      <w:r w:rsidR="00846D07">
        <w:t>Có</w:t>
      </w:r>
      <w:proofErr w:type="spellEnd"/>
      <w:r w:rsidR="00846D07">
        <w:t xml:space="preserve"> </w:t>
      </w:r>
      <w:proofErr w:type="spellStart"/>
      <w:r w:rsidR="00846D07">
        <w:t>nhiều</w:t>
      </w:r>
      <w:proofErr w:type="spellEnd"/>
      <w:r w:rsidR="00846D07">
        <w:t xml:space="preserve"> </w:t>
      </w:r>
      <w:proofErr w:type="spellStart"/>
      <w:r w:rsidR="00846D07">
        <w:t>phiên</w:t>
      </w:r>
      <w:proofErr w:type="spellEnd"/>
      <w:r w:rsidR="00846D07">
        <w:t xml:space="preserve"> </w:t>
      </w:r>
      <w:proofErr w:type="spellStart"/>
      <w:r w:rsidR="00846D07">
        <w:t>bản</w:t>
      </w:r>
      <w:proofErr w:type="spellEnd"/>
      <w:r w:rsidR="00846D07">
        <w:t xml:space="preserve"> </w:t>
      </w:r>
      <w:proofErr w:type="spellStart"/>
      <w:r w:rsidR="00846D07">
        <w:t>phù</w:t>
      </w:r>
      <w:proofErr w:type="spellEnd"/>
      <w:r w:rsidR="00846D07">
        <w:t xml:space="preserve"> </w:t>
      </w:r>
      <w:proofErr w:type="spellStart"/>
      <w:r w:rsidR="00846D07">
        <w:t>hợp</w:t>
      </w:r>
      <w:proofErr w:type="spellEnd"/>
      <w:r w:rsidR="00846D07">
        <w:t xml:space="preserve"> </w:t>
      </w:r>
      <w:proofErr w:type="spellStart"/>
      <w:r w:rsidR="00846D07">
        <w:t>với</w:t>
      </w:r>
      <w:proofErr w:type="spellEnd"/>
      <w:r w:rsidR="00846D07">
        <w:t xml:space="preserve"> </w:t>
      </w:r>
      <w:proofErr w:type="spellStart"/>
      <w:r w:rsidR="00846D07">
        <w:t>đối</w:t>
      </w:r>
      <w:proofErr w:type="spellEnd"/>
      <w:r w:rsidR="00846D07">
        <w:t xml:space="preserve"> </w:t>
      </w:r>
      <w:proofErr w:type="spellStart"/>
      <w:r w:rsidR="00846D07">
        <w:t>tượng</w:t>
      </w:r>
      <w:proofErr w:type="spellEnd"/>
      <w:r w:rsidR="00846D07">
        <w:t xml:space="preserve"> </w:t>
      </w:r>
      <w:proofErr w:type="spellStart"/>
      <w:r w:rsidR="00846D07">
        <w:t>sử</w:t>
      </w:r>
      <w:proofErr w:type="spellEnd"/>
      <w:r w:rsidR="00846D07">
        <w:t xml:space="preserve"> </w:t>
      </w:r>
      <w:proofErr w:type="spellStart"/>
      <w:r w:rsidR="00846D07">
        <w:t>dụng</w:t>
      </w:r>
      <w:proofErr w:type="spellEnd"/>
      <w:r w:rsidR="00846D07">
        <w:t xml:space="preserve"> </w:t>
      </w:r>
      <w:proofErr w:type="spellStart"/>
      <w:r w:rsidR="00846D07">
        <w:t>khác</w:t>
      </w:r>
      <w:proofErr w:type="spellEnd"/>
      <w:r w:rsidR="00846D07">
        <w:t xml:space="preserve"> </w:t>
      </w:r>
      <w:proofErr w:type="spellStart"/>
      <w:r w:rsidR="00846D07">
        <w:t>nhau</w:t>
      </w:r>
      <w:proofErr w:type="spellEnd"/>
      <w:r w:rsidR="00846D07">
        <w:t xml:space="preserve"> bao </w:t>
      </w:r>
      <w:proofErr w:type="spellStart"/>
      <w:r w:rsidR="00846D07">
        <w:t>gồm</w:t>
      </w:r>
      <w:proofErr w:type="spellEnd"/>
      <w:r w:rsidR="00846D07">
        <w:t xml:space="preserve"> </w:t>
      </w:r>
      <w:proofErr w:type="spellStart"/>
      <w:r w:rsidR="00846D07">
        <w:t>phiên</w:t>
      </w:r>
      <w:proofErr w:type="spellEnd"/>
      <w:r w:rsidR="00846D07">
        <w:t xml:space="preserve"> </w:t>
      </w:r>
      <w:proofErr w:type="spellStart"/>
      <w:r w:rsidR="00846D07">
        <w:t>bản</w:t>
      </w:r>
      <w:proofErr w:type="spellEnd"/>
      <w:r w:rsidR="00846D07">
        <w:t xml:space="preserve"> </w:t>
      </w:r>
      <w:proofErr w:type="spellStart"/>
      <w:r w:rsidR="00846D07">
        <w:t>miễn</w:t>
      </w:r>
      <w:proofErr w:type="spellEnd"/>
      <w:r w:rsidR="00846D07">
        <w:t xml:space="preserve"> </w:t>
      </w:r>
      <w:proofErr w:type="spellStart"/>
      <w:r w:rsidR="00846D07">
        <w:t>phí</w:t>
      </w:r>
      <w:proofErr w:type="spellEnd"/>
      <w:r w:rsidR="00846D07">
        <w:t xml:space="preserve"> </w:t>
      </w:r>
      <w:proofErr w:type="spellStart"/>
      <w:r w:rsidR="00846D07">
        <w:t>được</w:t>
      </w:r>
      <w:proofErr w:type="spellEnd"/>
      <w:r w:rsidR="00846D07">
        <w:t xml:space="preserve"> </w:t>
      </w:r>
      <w:proofErr w:type="spellStart"/>
      <w:r w:rsidR="00846D07">
        <w:t>em</w:t>
      </w:r>
      <w:proofErr w:type="spellEnd"/>
      <w:r w:rsidR="00846D07">
        <w:t xml:space="preserve"> </w:t>
      </w:r>
      <w:proofErr w:type="spellStart"/>
      <w:r w:rsidR="00846D07">
        <w:t>sử</w:t>
      </w:r>
      <w:proofErr w:type="spellEnd"/>
      <w:r w:rsidR="00846D07">
        <w:t xml:space="preserve"> </w:t>
      </w:r>
      <w:proofErr w:type="spellStart"/>
      <w:r w:rsidR="00846D07">
        <w:t>dụng</w:t>
      </w:r>
      <w:proofErr w:type="spellEnd"/>
      <w:r w:rsidR="00846D07">
        <w:t xml:space="preserve"> </w:t>
      </w:r>
      <w:proofErr w:type="spellStart"/>
      <w:r w:rsidR="00846D07">
        <w:t>trong</w:t>
      </w:r>
      <w:proofErr w:type="spellEnd"/>
      <w:r w:rsidR="00846D07">
        <w:t xml:space="preserve"> </w:t>
      </w:r>
      <w:proofErr w:type="spellStart"/>
      <w:r w:rsidR="00846D07">
        <w:t>đồ</w:t>
      </w:r>
      <w:proofErr w:type="spellEnd"/>
      <w:r w:rsidR="00846D07">
        <w:t xml:space="preserve"> </w:t>
      </w:r>
      <w:proofErr w:type="spellStart"/>
      <w:r w:rsidR="00846D07">
        <w:t>án</w:t>
      </w:r>
      <w:proofErr w:type="spellEnd"/>
      <w:r w:rsidR="00846D07">
        <w:t xml:space="preserve"> </w:t>
      </w:r>
      <w:proofErr w:type="spellStart"/>
      <w:r w:rsidR="00846D07">
        <w:t>này</w:t>
      </w:r>
      <w:proofErr w:type="spellEnd"/>
      <w:r w:rsidR="00846D07">
        <w:t xml:space="preserve">. </w:t>
      </w:r>
      <w:proofErr w:type="spellStart"/>
      <w:r w:rsidR="00846D07">
        <w:t>Việc</w:t>
      </w:r>
      <w:proofErr w:type="spellEnd"/>
      <w:r w:rsidR="00846D07">
        <w:t xml:space="preserve"> </w:t>
      </w:r>
      <w:proofErr w:type="spellStart"/>
      <w:r w:rsidR="00846D07">
        <w:t>lựa</w:t>
      </w:r>
      <w:proofErr w:type="spellEnd"/>
      <w:r w:rsidR="00846D07">
        <w:t xml:space="preserve"> </w:t>
      </w:r>
      <w:proofErr w:type="spellStart"/>
      <w:r w:rsidR="00846D07">
        <w:t>chọn</w:t>
      </w:r>
      <w:proofErr w:type="spellEnd"/>
      <w:r w:rsidR="00846D07">
        <w:t xml:space="preserve"> </w:t>
      </w:r>
      <w:proofErr w:type="spellStart"/>
      <w:r w:rsidR="00846D07">
        <w:t>phiên</w:t>
      </w:r>
      <w:proofErr w:type="spellEnd"/>
      <w:r w:rsidR="00846D07">
        <w:t xml:space="preserve"> </w:t>
      </w:r>
      <w:proofErr w:type="spellStart"/>
      <w:r w:rsidR="00846D07">
        <w:t>bản</w:t>
      </w:r>
      <w:proofErr w:type="spellEnd"/>
      <w:r w:rsidR="00846D07">
        <w:t xml:space="preserve"> 2014 </w:t>
      </w:r>
      <w:proofErr w:type="spellStart"/>
      <w:r w:rsidR="00846D07">
        <w:t>là</w:t>
      </w:r>
      <w:proofErr w:type="spellEnd"/>
      <w:r w:rsidR="00846D07">
        <w:t xml:space="preserve"> do </w:t>
      </w:r>
      <w:proofErr w:type="spellStart"/>
      <w:r w:rsidR="00846D07">
        <w:t>sự</w:t>
      </w:r>
      <w:proofErr w:type="spellEnd"/>
      <w:r w:rsidR="00846D07">
        <w:t xml:space="preserve"> </w:t>
      </w:r>
      <w:proofErr w:type="spellStart"/>
      <w:r w:rsidR="00846D07">
        <w:t>ổn</w:t>
      </w:r>
      <w:proofErr w:type="spellEnd"/>
      <w:r w:rsidR="00846D07">
        <w:t xml:space="preserve"> </w:t>
      </w:r>
      <w:proofErr w:type="spellStart"/>
      <w:r w:rsidR="00846D07">
        <w:t>định</w:t>
      </w:r>
      <w:proofErr w:type="spellEnd"/>
      <w:r w:rsidR="00846D07">
        <w:t xml:space="preserve"> </w:t>
      </w:r>
      <w:proofErr w:type="spellStart"/>
      <w:r w:rsidR="00846D07">
        <w:t>và</w:t>
      </w:r>
      <w:proofErr w:type="spellEnd"/>
      <w:r w:rsidR="00846D07">
        <w:t xml:space="preserve"> </w:t>
      </w:r>
      <w:proofErr w:type="spellStart"/>
      <w:r w:rsidR="00846D07">
        <w:t>có</w:t>
      </w:r>
      <w:proofErr w:type="spellEnd"/>
      <w:r w:rsidR="00846D07">
        <w:t xml:space="preserve"> </w:t>
      </w:r>
      <w:proofErr w:type="spellStart"/>
      <w:r w:rsidR="00846D07">
        <w:t>nhiều</w:t>
      </w:r>
      <w:proofErr w:type="spellEnd"/>
      <w:r w:rsidR="00846D07">
        <w:t xml:space="preserve"> </w:t>
      </w:r>
      <w:proofErr w:type="spellStart"/>
      <w:r w:rsidR="00846D07">
        <w:t>công</w:t>
      </w:r>
      <w:proofErr w:type="spellEnd"/>
      <w:r w:rsidR="00846D07">
        <w:t xml:space="preserve"> </w:t>
      </w:r>
      <w:proofErr w:type="spellStart"/>
      <w:r w:rsidR="00846D07">
        <w:t>cụ</w:t>
      </w:r>
      <w:proofErr w:type="spellEnd"/>
      <w:r w:rsidR="00846D07">
        <w:t xml:space="preserve"> </w:t>
      </w:r>
      <w:proofErr w:type="spellStart"/>
      <w:r w:rsidR="00846D07">
        <w:t>hỗ</w:t>
      </w:r>
      <w:proofErr w:type="spellEnd"/>
      <w:r w:rsidR="00846D07">
        <w:t xml:space="preserve"> </w:t>
      </w:r>
      <w:proofErr w:type="spellStart"/>
      <w:r w:rsidR="00846D07">
        <w:t>trợ</w:t>
      </w:r>
      <w:proofErr w:type="spellEnd"/>
      <w:r w:rsidR="00846D07">
        <w:t xml:space="preserve"> </w:t>
      </w:r>
      <w:proofErr w:type="spellStart"/>
      <w:r w:rsidR="00846D07">
        <w:t>miễn</w:t>
      </w:r>
      <w:proofErr w:type="spellEnd"/>
      <w:r w:rsidR="00846D07">
        <w:t xml:space="preserve"> </w:t>
      </w:r>
      <w:proofErr w:type="spellStart"/>
      <w:r w:rsidR="00846D07">
        <w:t>phí</w:t>
      </w:r>
      <w:proofErr w:type="spellEnd"/>
      <w:r w:rsidR="00846D07">
        <w:t>.</w:t>
      </w:r>
    </w:p>
    <w:p w:rsidR="0017270F" w:rsidRDefault="005E76C4">
      <w:pPr>
        <w:pStyle w:val="u2"/>
        <w:numPr>
          <w:ilvl w:val="1"/>
          <w:numId w:val="10"/>
        </w:numPr>
      </w:pPr>
      <w:bookmarkStart w:id="184" w:name="_2r0uhxc" w:colFirst="0" w:colLast="0"/>
      <w:bookmarkEnd w:id="184"/>
      <w:r>
        <w:lastRenderedPageBreak/>
        <w:t xml:space="preserve">HTML, CSS, </w:t>
      </w:r>
      <w:proofErr w:type="spellStart"/>
      <w:r>
        <w:t>Javascript</w:t>
      </w:r>
      <w:proofErr w:type="spellEnd"/>
    </w:p>
    <w:p w:rsidR="0017270F" w:rsidRDefault="005E76C4">
      <w:r>
        <w:rPr>
          <w:noProof/>
        </w:rPr>
        <w:drawing>
          <wp:inline distT="0" distB="0" distL="0" distR="0">
            <wp:extent cx="4484794" cy="1886157"/>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2"/>
                    <a:srcRect/>
                    <a:stretch>
                      <a:fillRect/>
                    </a:stretch>
                  </pic:blipFill>
                  <pic:spPr>
                    <a:xfrm>
                      <a:off x="0" y="0"/>
                      <a:ext cx="4484794" cy="1886157"/>
                    </a:xfrm>
                    <a:prstGeom prst="rect">
                      <a:avLst/>
                    </a:prstGeom>
                    <a:ln/>
                  </pic:spPr>
                </pic:pic>
              </a:graphicData>
            </a:graphic>
          </wp:inline>
        </w:drawing>
      </w:r>
    </w:p>
    <w:p w:rsidR="0017270F" w:rsidRDefault="005E76C4">
      <w:r>
        <w:t xml:space="preserve">HTML, CSS, </w:t>
      </w:r>
      <w:proofErr w:type="spellStart"/>
      <w:r>
        <w:t>Javascript</w:t>
      </w:r>
      <w:proofErr w:type="spellEnd"/>
      <w:r>
        <w:t xml:space="preserve"> </w:t>
      </w:r>
      <w:proofErr w:type="spellStart"/>
      <w:r>
        <w:t>là</w:t>
      </w:r>
      <w:proofErr w:type="spellEnd"/>
      <w:r>
        <w:t xml:space="preserve"> 3 </w:t>
      </w:r>
      <w:proofErr w:type="spellStart"/>
      <w:r>
        <w:t>công</w:t>
      </w:r>
      <w:proofErr w:type="spellEnd"/>
      <w:r>
        <w:t xml:space="preserve"> </w:t>
      </w:r>
      <w:proofErr w:type="spellStart"/>
      <w:r>
        <w:t>nghệ</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lập</w:t>
      </w:r>
      <w:proofErr w:type="spellEnd"/>
      <w:r>
        <w:t xml:space="preserve"> </w:t>
      </w:r>
      <w:proofErr w:type="spellStart"/>
      <w:r>
        <w:t>trình</w:t>
      </w:r>
      <w:proofErr w:type="spellEnd"/>
      <w:r>
        <w:t xml:space="preserve"> website</w:t>
      </w:r>
    </w:p>
    <w:p w:rsidR="0017270F" w:rsidRDefault="005E76C4">
      <w:proofErr w:type="spellStart"/>
      <w:r>
        <w:t>Đây</w:t>
      </w:r>
      <w:proofErr w:type="spellEnd"/>
      <w:r>
        <w:t xml:space="preserve"> </w:t>
      </w:r>
      <w:proofErr w:type="spellStart"/>
      <w:r>
        <w:t>là</w:t>
      </w:r>
      <w:proofErr w:type="spellEnd"/>
      <w:r>
        <w:t xml:space="preserve"> 3 </w:t>
      </w:r>
      <w:proofErr w:type="spellStart"/>
      <w:r>
        <w:t>công</w:t>
      </w:r>
      <w:proofErr w:type="spellEnd"/>
      <w:r>
        <w:t xml:space="preserve"> </w:t>
      </w:r>
      <w:proofErr w:type="spellStart"/>
      <w:r>
        <w:t>nghệ</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và</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website, </w:t>
      </w:r>
      <w:del w:id="185" w:author="BUI Mai Anh" w:date="2018-05-28T02:05:00Z">
        <w:r>
          <w:delText>tôi</w:delText>
        </w:r>
      </w:del>
      <w:proofErr w:type="spellStart"/>
      <w:ins w:id="186" w:author="BUI Mai Anh" w:date="2018-05-28T02:05:00Z">
        <w:r>
          <w:t>em</w:t>
        </w:r>
      </w:ins>
      <w:proofErr w:type="spellEnd"/>
      <w:r>
        <w:t xml:space="preserve"> </w:t>
      </w:r>
      <w:proofErr w:type="spellStart"/>
      <w:r>
        <w:t>sẽ</w:t>
      </w:r>
      <w:proofErr w:type="spellEnd"/>
      <w:r>
        <w:t xml:space="preserve"> </w:t>
      </w:r>
      <w:proofErr w:type="spellStart"/>
      <w:r>
        <w:t>không</w:t>
      </w:r>
      <w:proofErr w:type="spellEnd"/>
      <w:r>
        <w:t xml:space="preserve"> </w:t>
      </w:r>
      <w:del w:id="187" w:author="BUI Mai Anh" w:date="2018-05-28T02:05:00Z">
        <w:r>
          <w:delText xml:space="preserve">nói  </w:delText>
        </w:r>
      </w:del>
      <w:proofErr w:type="spellStart"/>
      <w:ins w:id="188" w:author="BUI Mai Anh" w:date="2018-05-28T02:05:00Z">
        <w:r>
          <w:t>đi</w:t>
        </w:r>
        <w:proofErr w:type="spellEnd"/>
        <w:r>
          <w:t xml:space="preserve"> </w:t>
        </w:r>
        <w:proofErr w:type="spellStart"/>
        <w:r>
          <w:t>sâu</w:t>
        </w:r>
        <w:proofErr w:type="spellEnd"/>
        <w:r>
          <w:t xml:space="preserve"> </w:t>
        </w:r>
      </w:ins>
      <w:r>
        <w:t xml:space="preserve">chi </w:t>
      </w:r>
      <w:proofErr w:type="spellStart"/>
      <w:r>
        <w:t>tiết</w:t>
      </w:r>
      <w:proofErr w:type="spellEnd"/>
      <w:r>
        <w:t xml:space="preserve"> </w:t>
      </w:r>
      <w:proofErr w:type="spellStart"/>
      <w:r>
        <w:t>vào</w:t>
      </w:r>
      <w:proofErr w:type="spellEnd"/>
      <w:r>
        <w:t xml:space="preserve"> </w:t>
      </w:r>
      <w:proofErr w:type="spellStart"/>
      <w:r>
        <w:t>phần</w:t>
      </w:r>
      <w:proofErr w:type="spellEnd"/>
      <w:r>
        <w:t xml:space="preserve"> </w:t>
      </w:r>
      <w:proofErr w:type="spellStart"/>
      <w:r>
        <w:t>này</w:t>
      </w:r>
      <w:proofErr w:type="spellEnd"/>
      <w:r>
        <w:t>.</w:t>
      </w:r>
      <w:ins w:id="189" w:author="BUI Mai Anh" w:date="2018-05-28T02:05:00Z">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chi </w:t>
        </w:r>
        <w:proofErr w:type="spellStart"/>
        <w:r>
          <w:t>tiết</w:t>
        </w:r>
        <w:proofErr w:type="spellEnd"/>
        <w:r>
          <w:t xml:space="preserve"> </w:t>
        </w:r>
        <w:proofErr w:type="spellStart"/>
        <w:r>
          <w:t>từ</w:t>
        </w:r>
        <w:proofErr w:type="spellEnd"/>
        <w:r>
          <w:t xml:space="preserve"> W3C</w:t>
        </w:r>
      </w:ins>
      <w:del w:id="190" w:author="BUI Mai Anh" w:date="2018-05-28T02:05:00Z">
        <w:r>
          <w:delText xml:space="preserve"> Nếu muốn tìm hiểu kỹ hơn, quý vị có thể tham khảo tài liệu của W3C</w:delText>
        </w:r>
      </w:del>
      <w:r>
        <w:t xml:space="preserve"> [1].</w:t>
      </w:r>
    </w:p>
    <w:p w:rsidR="0017270F" w:rsidRDefault="005E76C4">
      <w:pPr>
        <w:pStyle w:val="u2"/>
        <w:numPr>
          <w:ilvl w:val="1"/>
          <w:numId w:val="10"/>
        </w:numPr>
      </w:pPr>
      <w:bookmarkStart w:id="191" w:name="_1664s55" w:colFirst="0" w:colLast="0"/>
      <w:bookmarkEnd w:id="191"/>
      <w:proofErr w:type="spellStart"/>
      <w:r>
        <w:t>JQuery</w:t>
      </w:r>
      <w:proofErr w:type="spellEnd"/>
      <w:r>
        <w:t xml:space="preserve"> </w:t>
      </w:r>
      <w:proofErr w:type="spellStart"/>
      <w:r>
        <w:t>và</w:t>
      </w:r>
      <w:proofErr w:type="spellEnd"/>
      <w:r>
        <w:t xml:space="preserve"> </w:t>
      </w:r>
      <w:proofErr w:type="spellStart"/>
      <w:r>
        <w:t>jQueryUI</w:t>
      </w:r>
      <w:proofErr w:type="spellEnd"/>
    </w:p>
    <w:p w:rsidR="0017270F" w:rsidRDefault="005E76C4">
      <w:r>
        <w:rPr>
          <w:noProof/>
        </w:rPr>
        <w:drawing>
          <wp:inline distT="0" distB="0" distL="0" distR="0">
            <wp:extent cx="2894831" cy="1534921"/>
            <wp:effectExtent l="0" t="0" r="0" b="0"/>
            <wp:docPr id="61" name="image60.png" descr="Káº¿t quáº£ hÃ¬nh áº£nh cho jquery"/>
            <wp:cNvGraphicFramePr/>
            <a:graphic xmlns:a="http://schemas.openxmlformats.org/drawingml/2006/main">
              <a:graphicData uri="http://schemas.openxmlformats.org/drawingml/2006/picture">
                <pic:pic xmlns:pic="http://schemas.openxmlformats.org/drawingml/2006/picture">
                  <pic:nvPicPr>
                    <pic:cNvPr id="0" name="image60.png" descr="Káº¿t quáº£ hÃ¬nh áº£nh cho jquery"/>
                    <pic:cNvPicPr preferRelativeResize="0"/>
                  </pic:nvPicPr>
                  <pic:blipFill>
                    <a:blip r:embed="rId33"/>
                    <a:srcRect/>
                    <a:stretch>
                      <a:fillRect/>
                    </a:stretch>
                  </pic:blipFill>
                  <pic:spPr>
                    <a:xfrm>
                      <a:off x="0" y="0"/>
                      <a:ext cx="2894831" cy="1534921"/>
                    </a:xfrm>
                    <a:prstGeom prst="rect">
                      <a:avLst/>
                    </a:prstGeom>
                    <a:ln/>
                  </pic:spPr>
                </pic:pic>
              </a:graphicData>
            </a:graphic>
          </wp:inline>
        </w:drawing>
      </w:r>
    </w:p>
    <w:p w:rsidR="0017270F" w:rsidRDefault="005E76C4">
      <w:pPr>
        <w:pStyle w:val="u5"/>
        <w:numPr>
          <w:ilvl w:val="4"/>
          <w:numId w:val="10"/>
        </w:numPr>
      </w:pPr>
      <w:proofErr w:type="spellStart"/>
      <w:r>
        <w:t>JQuery</w:t>
      </w:r>
      <w:proofErr w:type="spellEnd"/>
    </w:p>
    <w:p w:rsidR="0017270F" w:rsidRDefault="005E76C4">
      <w:pPr>
        <w:shd w:val="clear" w:color="auto" w:fill="FFFFFF"/>
        <w:spacing w:before="120" w:line="240" w:lineRule="auto"/>
        <w:rPr>
          <w:color w:val="000000"/>
        </w:rPr>
        <w:pPrChange w:id="192" w:author="BUI Mai Anh" w:date="2018-05-28T02:05:00Z">
          <w:pPr>
            <w:pBdr>
              <w:top w:val="nil"/>
              <w:left w:val="nil"/>
              <w:bottom w:val="nil"/>
              <w:right w:val="nil"/>
              <w:between w:val="nil"/>
            </w:pBdr>
            <w:shd w:val="clear" w:color="auto" w:fill="FFFFFF"/>
            <w:spacing w:before="120" w:line="240" w:lineRule="auto"/>
            <w:jc w:val="left"/>
          </w:pPr>
        </w:pPrChange>
      </w:pPr>
      <w:proofErr w:type="spellStart"/>
      <w:r>
        <w:rPr>
          <w:color w:val="000000"/>
        </w:rPr>
        <w:t>JQuery</w:t>
      </w:r>
      <w:proofErr w:type="spellEnd"/>
      <w:ins w:id="193" w:author="BUI Mai Anh" w:date="2018-05-28T02:05:00Z">
        <w:r>
          <w:rPr>
            <w:color w:val="000000"/>
          </w:rPr>
          <w:t xml:space="preserve"> </w:t>
        </w:r>
        <w:proofErr w:type="spellStart"/>
        <w:r>
          <w:rPr>
            <w:color w:val="000000"/>
          </w:rPr>
          <w:t>là</w:t>
        </w:r>
        <w:proofErr w:type="spellEnd"/>
        <w:r>
          <w:rPr>
            <w:color w:val="000000"/>
          </w:rPr>
          <w:t xml:space="preserve"> </w:t>
        </w:r>
        <w:proofErr w:type="spellStart"/>
        <w:r>
          <w:rPr>
            <w:color w:val="000000"/>
          </w:rPr>
          <w:t>một</w:t>
        </w:r>
      </w:ins>
      <w:proofErr w:type="spellEnd"/>
      <w:r>
        <w:rPr>
          <w:color w:val="000000"/>
        </w:rPr>
        <w:t> </w:t>
      </w:r>
      <w:proofErr w:type="spellStart"/>
      <w:r>
        <w:fldChar w:fldCharType="begin"/>
      </w:r>
      <w:r>
        <w:instrText xml:space="preserve"> HYPERLINK "https://vi.wikipedia.org/w/index.php?title=Th%C6%B0_vi%E1%BB%87n_JavaScript&amp;action=edit&amp;redlink=1" \h </w:instrText>
      </w:r>
      <w:r>
        <w:fldChar w:fldCharType="separate"/>
      </w:r>
      <w:r>
        <w:rPr>
          <w:color w:val="000000"/>
        </w:rPr>
        <w:t>thư</w:t>
      </w:r>
      <w:proofErr w:type="spellEnd"/>
      <w:r>
        <w:rPr>
          <w:color w:val="000000"/>
        </w:rPr>
        <w:t xml:space="preserve"> </w:t>
      </w:r>
      <w:proofErr w:type="spellStart"/>
      <w:r>
        <w:rPr>
          <w:color w:val="000000"/>
        </w:rPr>
        <w:t>viện</w:t>
      </w:r>
      <w:proofErr w:type="spellEnd"/>
      <w:r>
        <w:rPr>
          <w:color w:val="000000"/>
        </w:rPr>
        <w:t xml:space="preserve"> JavaScript</w:t>
      </w:r>
      <w:r>
        <w:rPr>
          <w:color w:val="000000"/>
        </w:rPr>
        <w:fldChar w:fldCharType="end"/>
      </w:r>
      <w:r>
        <w:rPr>
          <w:color w:val="000000"/>
        </w:rPr>
        <w:t> </w:t>
      </w:r>
      <w:proofErr w:type="spellStart"/>
      <w:r>
        <w:fldChar w:fldCharType="begin"/>
      </w:r>
      <w:r>
        <w:instrText xml:space="preserve"> HYPERLINK "https://vi.wikipedia.org/w/index.php?title=%C4%90a_tr%C3%ACnh_duy%E1%BB%87t&amp;action=edit&amp;redlink=1" \h </w:instrText>
      </w:r>
      <w:r>
        <w:fldChar w:fldCharType="separate"/>
      </w:r>
      <w:r>
        <w:rPr>
          <w:color w:val="000000"/>
        </w:rPr>
        <w:t>đa</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duyệt</w:t>
      </w:r>
      <w:proofErr w:type="spellEnd"/>
      <w:r>
        <w:rPr>
          <w:color w:val="000000"/>
        </w:rPr>
        <w:fldChar w:fldCharType="end"/>
      </w:r>
      <w:r>
        <w:rPr>
          <w:color w:val="000000"/>
        </w:rPr>
        <w:t> </w:t>
      </w:r>
      <w:proofErr w:type="spellStart"/>
      <w:r>
        <w:rPr>
          <w:color w:val="000000"/>
        </w:rPr>
        <w:t>được</w:t>
      </w:r>
      <w:proofErr w:type="spellEnd"/>
      <w:r>
        <w:rPr>
          <w:color w:val="000000"/>
        </w:rPr>
        <w:t xml:space="preserve"> </w:t>
      </w:r>
      <w:proofErr w:type="spellStart"/>
      <w:r>
        <w:rPr>
          <w:color w:val="000000"/>
        </w:rPr>
        <w:t>thiết</w:t>
      </w:r>
      <w:proofErr w:type="spellEnd"/>
      <w:r>
        <w:rPr>
          <w:color w:val="000000"/>
        </w:rPr>
        <w:t xml:space="preserve"> </w:t>
      </w:r>
      <w:proofErr w:type="spellStart"/>
      <w:r>
        <w:rPr>
          <w:color w:val="000000"/>
        </w:rPr>
        <w:t>kế</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đơn</w:t>
      </w:r>
      <w:proofErr w:type="spellEnd"/>
      <w:r>
        <w:rPr>
          <w:color w:val="000000"/>
        </w:rPr>
        <w:t xml:space="preserve"> </w:t>
      </w:r>
      <w:proofErr w:type="spellStart"/>
      <w:r>
        <w:rPr>
          <w:color w:val="000000"/>
        </w:rPr>
        <w:t>giản</w:t>
      </w:r>
      <w:proofErr w:type="spellEnd"/>
      <w:r>
        <w:rPr>
          <w:color w:val="000000"/>
        </w:rPr>
        <w:t xml:space="preserve"> </w:t>
      </w:r>
      <w:proofErr w:type="spellStart"/>
      <w:r>
        <w:rPr>
          <w:color w:val="000000"/>
        </w:rPr>
        <w:t>hóa</w:t>
      </w:r>
      <w:proofErr w:type="spellEnd"/>
      <w:r>
        <w:rPr>
          <w:color w:val="000000"/>
        </w:rPr>
        <w:t> </w:t>
      </w:r>
      <w:proofErr w:type="spellStart"/>
      <w:r>
        <w:fldChar w:fldCharType="begin"/>
      </w:r>
      <w:r>
        <w:instrText xml:space="preserve"> HYPERLINK "https://vi.wikipedia.org/w/index.php?title=L%E1%BA%ADp_tr%C3%ACnh_ph%C3%ADa_m%C3%A1y_ng%C6%B0%E1%BB%9Di_d%C3%B9ng&amp;action=edit&amp;redlink=1" \h </w:instrText>
      </w:r>
      <w:r>
        <w:fldChar w:fldCharType="separate"/>
      </w:r>
      <w:r>
        <w:rPr>
          <w:color w:val="000000"/>
        </w:rPr>
        <w:t>lập</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phía</w:t>
      </w:r>
      <w:proofErr w:type="spellEnd"/>
      <w:r>
        <w:rPr>
          <w:color w:val="000000"/>
        </w:rPr>
        <w:t xml:space="preserve"> </w:t>
      </w:r>
      <w:proofErr w:type="spellStart"/>
      <w:r>
        <w:rPr>
          <w:color w:val="000000"/>
        </w:rPr>
        <w:t>máy</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fldChar w:fldCharType="end"/>
      </w:r>
      <w:r>
        <w:rPr>
          <w:color w:val="000000"/>
        </w:rPr>
        <w:t> </w:t>
      </w:r>
      <w:proofErr w:type="spellStart"/>
      <w:r>
        <w:rPr>
          <w:color w:val="000000"/>
        </w:rPr>
        <w:t>của</w:t>
      </w:r>
      <w:proofErr w:type="spellEnd"/>
      <w:r>
        <w:rPr>
          <w:color w:val="000000"/>
        </w:rPr>
        <w:t> </w:t>
      </w:r>
      <w:r>
        <w:fldChar w:fldCharType="begin"/>
      </w:r>
      <w:r>
        <w:instrText xml:space="preserve"> HYPERLINK "https://vi.wikipedia.org/wiki/HTML" \h </w:instrText>
      </w:r>
      <w:r>
        <w:fldChar w:fldCharType="separate"/>
      </w:r>
      <w:r>
        <w:rPr>
          <w:color w:val="000000"/>
        </w:rPr>
        <w:t>HTML</w:t>
      </w:r>
      <w:r>
        <w:rPr>
          <w:color w:val="000000"/>
        </w:rPr>
        <w:fldChar w:fldCharType="end"/>
      </w:r>
      <w:r>
        <w:rPr>
          <w:color w:val="000000"/>
        </w:rPr>
        <w:t xml:space="preserve">,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tháng</w:t>
      </w:r>
      <w:proofErr w:type="spellEnd"/>
      <w:r>
        <w:rPr>
          <w:color w:val="000000"/>
        </w:rPr>
        <w:t xml:space="preserve"> 1 </w:t>
      </w:r>
      <w:proofErr w:type="spellStart"/>
      <w:r>
        <w:rPr>
          <w:color w:val="000000"/>
        </w:rPr>
        <w:t>năm</w:t>
      </w:r>
      <w:proofErr w:type="spellEnd"/>
      <w:r>
        <w:rPr>
          <w:color w:val="000000"/>
        </w:rPr>
        <w:t xml:space="preserve"> 2006 </w:t>
      </w:r>
      <w:del w:id="194" w:author="BUI Mai Anh" w:date="2018-05-28T02:05:00Z">
        <w:r>
          <w:rPr>
            <w:color w:val="000000"/>
          </w:rPr>
          <w:delText>tại </w:delText>
        </w:r>
        <w:r>
          <w:fldChar w:fldCharType="begin"/>
        </w:r>
        <w:r>
          <w:delInstrText>HYPERLINK "https://vi.wikipedia.org/wiki/BarCamp"</w:delInstrText>
        </w:r>
        <w:r>
          <w:fldChar w:fldCharType="separate"/>
        </w:r>
        <w:r>
          <w:rPr>
            <w:color w:val="000000"/>
          </w:rPr>
          <w:delText>BarCamp</w:delText>
        </w:r>
        <w:r>
          <w:fldChar w:fldCharType="end"/>
        </w:r>
        <w:r>
          <w:rPr>
            <w:color w:val="000000"/>
          </w:rPr>
          <w:delText xml:space="preserve"> NYC </w:delText>
        </w:r>
      </w:del>
      <w:proofErr w:type="spellStart"/>
      <w:r>
        <w:rPr>
          <w:color w:val="000000"/>
        </w:rPr>
        <w:t>bởi</w:t>
      </w:r>
      <w:proofErr w:type="spellEnd"/>
      <w:r>
        <w:rPr>
          <w:color w:val="000000"/>
        </w:rPr>
        <w:t> </w:t>
      </w:r>
      <w:r>
        <w:fldChar w:fldCharType="begin"/>
      </w:r>
      <w:r>
        <w:instrText xml:space="preserve"> HYPERLINK "https://vi.wikipedia.org/w/index.php?title=John_Resig&amp;action=edit&amp;redlink=1" \h </w:instrText>
      </w:r>
      <w:r>
        <w:fldChar w:fldCharType="separate"/>
      </w:r>
      <w:r>
        <w:rPr>
          <w:color w:val="000000"/>
        </w:rPr>
        <w:t xml:space="preserve">John </w:t>
      </w:r>
      <w:proofErr w:type="spellStart"/>
      <w:r>
        <w:rPr>
          <w:color w:val="000000"/>
        </w:rPr>
        <w:t>Resig</w:t>
      </w:r>
      <w:proofErr w:type="spellEnd"/>
      <w:r>
        <w:rPr>
          <w:color w:val="000000"/>
        </w:rPr>
        <w:fldChar w:fldCharType="end"/>
      </w:r>
      <w:r>
        <w:rPr>
          <w:color w:val="000000"/>
        </w:rPr>
        <w:t xml:space="preserve">. </w:t>
      </w:r>
      <w:proofErr w:type="spellStart"/>
      <w:r>
        <w:rPr>
          <w:color w:val="000000"/>
        </w:rPr>
        <w:t>Được</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bởi</w:t>
      </w:r>
      <w:proofErr w:type="spellEnd"/>
      <w:r>
        <w:rPr>
          <w:color w:val="000000"/>
        </w:rPr>
        <w:t xml:space="preserve"> </w:t>
      </w:r>
      <w:proofErr w:type="spellStart"/>
      <w:r>
        <w:rPr>
          <w:color w:val="000000"/>
        </w:rPr>
        <w:t>hơn</w:t>
      </w:r>
      <w:proofErr w:type="spellEnd"/>
      <w:r>
        <w:rPr>
          <w:color w:val="000000"/>
        </w:rPr>
        <w:t xml:space="preserve"> 52% </w:t>
      </w:r>
      <w:proofErr w:type="spellStart"/>
      <w:r>
        <w:rPr>
          <w:color w:val="000000"/>
        </w:rPr>
        <w:t>trong</w:t>
      </w:r>
      <w:proofErr w:type="spellEnd"/>
      <w:r>
        <w:rPr>
          <w:color w:val="000000"/>
        </w:rPr>
        <w:t xml:space="preserve"> 10.000 </w:t>
      </w:r>
      <w:proofErr w:type="spellStart"/>
      <w:r>
        <w:rPr>
          <w:color w:val="000000"/>
        </w:rPr>
        <w:t>truy</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trang</w:t>
      </w:r>
      <w:proofErr w:type="spellEnd"/>
      <w:r>
        <w:rPr>
          <w:color w:val="000000"/>
        </w:rPr>
        <w:t xml:space="preserve"> web, jQuery </w:t>
      </w:r>
      <w:proofErr w:type="spellStart"/>
      <w:r>
        <w:rPr>
          <w:color w:val="000000"/>
        </w:rPr>
        <w:t>là</w:t>
      </w:r>
      <w:proofErr w:type="spellEnd"/>
      <w:r>
        <w:rPr>
          <w:color w:val="000000"/>
        </w:rPr>
        <w:t> </w:t>
      </w:r>
      <w:proofErr w:type="spellStart"/>
      <w:r>
        <w:fldChar w:fldCharType="begin"/>
      </w:r>
      <w:r>
        <w:instrText xml:space="preserve"> HYPERLINK "https://vi.wikipedia.org/w/index.php?title=Th%C6%B0_vi%E1%BB%87n_JavaScript&amp;action=edit&amp;redlink=1" \h </w:instrText>
      </w:r>
      <w:r>
        <w:fldChar w:fldCharType="separate"/>
      </w:r>
      <w:r>
        <w:rPr>
          <w:color w:val="000000"/>
        </w:rPr>
        <w:t>thư</w:t>
      </w:r>
      <w:proofErr w:type="spellEnd"/>
      <w:r>
        <w:rPr>
          <w:color w:val="000000"/>
        </w:rPr>
        <w:t xml:space="preserve"> </w:t>
      </w:r>
      <w:proofErr w:type="spellStart"/>
      <w:r>
        <w:rPr>
          <w:color w:val="000000"/>
        </w:rPr>
        <w:t>viện</w:t>
      </w:r>
      <w:proofErr w:type="spellEnd"/>
      <w:r>
        <w:rPr>
          <w:color w:val="000000"/>
        </w:rPr>
        <w:t xml:space="preserve"> JavaScript</w:t>
      </w:r>
      <w:r>
        <w:rPr>
          <w:color w:val="000000"/>
        </w:rPr>
        <w:fldChar w:fldCharType="end"/>
      </w:r>
      <w:r>
        <w:rPr>
          <w:color w:val="000000"/>
        </w:rPr>
        <w:t> </w:t>
      </w:r>
      <w:proofErr w:type="spellStart"/>
      <w:r>
        <w:rPr>
          <w:color w:val="000000"/>
        </w:rPr>
        <w:t>phổ</w:t>
      </w:r>
      <w:proofErr w:type="spellEnd"/>
      <w:r>
        <w:rPr>
          <w:color w:val="000000"/>
        </w:rPr>
        <w:t xml:space="preserve"> </w:t>
      </w:r>
      <w:proofErr w:type="spellStart"/>
      <w:r>
        <w:rPr>
          <w:color w:val="000000"/>
        </w:rPr>
        <w:t>biến</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ngày</w:t>
      </w:r>
      <w:proofErr w:type="spellEnd"/>
      <w:r>
        <w:rPr>
          <w:color w:val="000000"/>
        </w:rPr>
        <w:t xml:space="preserve"> nay. [2]</w:t>
      </w:r>
    </w:p>
    <w:p w:rsidR="0017270F" w:rsidRDefault="005E76C4">
      <w:pPr>
        <w:pBdr>
          <w:top w:val="nil"/>
          <w:left w:val="nil"/>
          <w:bottom w:val="nil"/>
          <w:right w:val="nil"/>
          <w:between w:val="nil"/>
        </w:pBdr>
        <w:shd w:val="clear" w:color="auto" w:fill="FFFFFF"/>
        <w:spacing w:before="120" w:line="240" w:lineRule="auto"/>
        <w:jc w:val="left"/>
        <w:rPr>
          <w:color w:val="000000"/>
        </w:rPr>
      </w:pPr>
      <w:r>
        <w:rPr>
          <w:noProof/>
          <w:color w:val="000000"/>
          <w:sz w:val="24"/>
          <w:szCs w:val="24"/>
        </w:rPr>
        <w:lastRenderedPageBreak/>
        <w:drawing>
          <wp:inline distT="0" distB="0" distL="0" distR="0">
            <wp:extent cx="3112707" cy="1459082"/>
            <wp:effectExtent l="0" t="0" r="0" b="0"/>
            <wp:docPr id="62" name="image59.png" descr="Káº¿t quáº£ hÃ¬nh áº£nh cho jquery ui"/>
            <wp:cNvGraphicFramePr/>
            <a:graphic xmlns:a="http://schemas.openxmlformats.org/drawingml/2006/main">
              <a:graphicData uri="http://schemas.openxmlformats.org/drawingml/2006/picture">
                <pic:pic xmlns:pic="http://schemas.openxmlformats.org/drawingml/2006/picture">
                  <pic:nvPicPr>
                    <pic:cNvPr id="0" name="image59.png" descr="Káº¿t quáº£ hÃ¬nh áº£nh cho jquery ui"/>
                    <pic:cNvPicPr preferRelativeResize="0"/>
                  </pic:nvPicPr>
                  <pic:blipFill>
                    <a:blip r:embed="rId34"/>
                    <a:srcRect/>
                    <a:stretch>
                      <a:fillRect/>
                    </a:stretch>
                  </pic:blipFill>
                  <pic:spPr>
                    <a:xfrm>
                      <a:off x="0" y="0"/>
                      <a:ext cx="3112707" cy="1459082"/>
                    </a:xfrm>
                    <a:prstGeom prst="rect">
                      <a:avLst/>
                    </a:prstGeom>
                    <a:ln/>
                  </pic:spPr>
                </pic:pic>
              </a:graphicData>
            </a:graphic>
          </wp:inline>
        </w:drawing>
      </w:r>
    </w:p>
    <w:p w:rsidR="0017270F" w:rsidRDefault="005E76C4">
      <w:pPr>
        <w:pStyle w:val="u5"/>
        <w:numPr>
          <w:ilvl w:val="4"/>
          <w:numId w:val="10"/>
        </w:numPr>
      </w:pPr>
      <w:proofErr w:type="spellStart"/>
      <w:r>
        <w:t>JQueryUI</w:t>
      </w:r>
      <w:proofErr w:type="spellEnd"/>
    </w:p>
    <w:p w:rsidR="0017270F" w:rsidRDefault="005E76C4">
      <w:pPr>
        <w:rPr>
          <w:del w:id="195" w:author="BUI Mai Anh" w:date="2018-05-28T02:05:00Z"/>
        </w:rPr>
      </w:pPr>
      <w:proofErr w:type="spellStart"/>
      <w:r>
        <w:t>JQueryUI</w:t>
      </w:r>
      <w:proofErr w:type="spellEnd"/>
      <w:r>
        <w:t xml:space="preserve"> </w:t>
      </w:r>
      <w:proofErr w:type="spellStart"/>
      <w:r>
        <w:t>là</w:t>
      </w:r>
      <w:proofErr w:type="spellEnd"/>
      <w:r>
        <w:t xml:space="preserve"> </w:t>
      </w:r>
      <w:proofErr w:type="spellStart"/>
      <w:r>
        <w:t>một</w:t>
      </w:r>
      <w:proofErr w:type="spellEnd"/>
      <w:r>
        <w:t xml:space="preserve"> </w:t>
      </w:r>
      <w:proofErr w:type="spellStart"/>
      <w:r>
        <w:t>bộ</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hiệu</w:t>
      </w:r>
      <w:proofErr w:type="spellEnd"/>
      <w:r>
        <w:t xml:space="preserve"> </w:t>
      </w:r>
      <w:proofErr w:type="spellStart"/>
      <w:r>
        <w:t>ứng</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và</w:t>
      </w:r>
      <w:proofErr w:type="spellEnd"/>
      <w:r>
        <w:t xml:space="preserve"> </w:t>
      </w:r>
      <w:proofErr w:type="spellStart"/>
      <w:r>
        <w:t>chủ</w:t>
      </w:r>
      <w:proofErr w:type="spellEnd"/>
      <w:r>
        <w:t xml:space="preserve"> </w:t>
      </w:r>
      <w:proofErr w:type="spellStart"/>
      <w:r>
        <w:t>đề</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trên</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JQuery</w:t>
      </w:r>
      <w:proofErr w:type="spellEnd"/>
      <w:r>
        <w:t xml:space="preserve"> </w:t>
      </w:r>
      <w:proofErr w:type="spellStart"/>
      <w:r>
        <w:t>và</w:t>
      </w:r>
      <w:proofErr w:type="spellEnd"/>
      <w:r>
        <w:t xml:space="preserve"> JavaScript.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những</w:t>
      </w:r>
      <w:proofErr w:type="spellEnd"/>
      <w:r>
        <w:t xml:space="preserve"> </w:t>
      </w:r>
      <w:proofErr w:type="spellStart"/>
      <w:r>
        <w:t>trang</w:t>
      </w:r>
      <w:proofErr w:type="spellEnd"/>
      <w:r>
        <w:t xml:space="preserve"> web </w:t>
      </w:r>
      <w:proofErr w:type="spellStart"/>
      <w:r>
        <w:t>có</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cao</w:t>
      </w:r>
      <w:proofErr w:type="spellEnd"/>
      <w:r>
        <w:t xml:space="preserve"> [3]</w:t>
      </w:r>
      <w:ins w:id="196" w:author="BUI Mai Anh" w:date="2018-05-28T02:05:00Z">
        <w:r>
          <w:t xml:space="preserve">. </w:t>
        </w:r>
      </w:ins>
    </w:p>
    <w:p w:rsidR="0017270F" w:rsidRDefault="005E76C4">
      <w:proofErr w:type="spellStart"/>
      <w:r>
        <w:t>JqueryUI</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về</w:t>
      </w:r>
      <w:proofErr w:type="spellEnd"/>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và</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như</w:t>
      </w:r>
      <w:proofErr w:type="spellEnd"/>
      <w:r>
        <w:t xml:space="preserve"> Draggable, Droppable, </w:t>
      </w:r>
      <w:proofErr w:type="spellStart"/>
      <w:r>
        <w:t>Resizeable</w:t>
      </w:r>
      <w:proofErr w:type="spellEnd"/>
      <w:r>
        <w:t xml:space="preserve">, Dialog, Menu, Slider… </w:t>
      </w:r>
    </w:p>
    <w:p w:rsidR="0017270F" w:rsidRDefault="005E76C4">
      <w:pPr>
        <w:pStyle w:val="u2"/>
        <w:numPr>
          <w:ilvl w:val="1"/>
          <w:numId w:val="10"/>
        </w:numPr>
      </w:pPr>
      <w:bookmarkStart w:id="197" w:name="_3q5sasy" w:colFirst="0" w:colLast="0"/>
      <w:bookmarkEnd w:id="197"/>
      <w:r>
        <w:t xml:space="preserve">C# </w:t>
      </w:r>
      <w:proofErr w:type="spellStart"/>
      <w:r>
        <w:t>và</w:t>
      </w:r>
      <w:proofErr w:type="spellEnd"/>
      <w:r>
        <w:t xml:space="preserve"> .NET Framework</w:t>
      </w:r>
    </w:p>
    <w:p w:rsidR="0017270F" w:rsidRDefault="005E76C4">
      <w:pPr>
        <w:pBdr>
          <w:top w:val="nil"/>
          <w:left w:val="nil"/>
          <w:bottom w:val="nil"/>
          <w:right w:val="nil"/>
          <w:between w:val="nil"/>
        </w:pBdr>
        <w:spacing w:before="0" w:after="240" w:line="240" w:lineRule="auto"/>
        <w:ind w:left="48" w:right="48"/>
        <w:rPr>
          <w:b/>
          <w:color w:val="000000"/>
        </w:rPr>
      </w:pPr>
      <w:r>
        <w:rPr>
          <w:noProof/>
          <w:color w:val="000000"/>
          <w:sz w:val="24"/>
          <w:szCs w:val="24"/>
        </w:rPr>
        <w:drawing>
          <wp:inline distT="0" distB="0" distL="0" distR="0">
            <wp:extent cx="3903345" cy="1168400"/>
            <wp:effectExtent l="0" t="0" r="0" b="0"/>
            <wp:docPr id="63" name="image57.png" descr="Káº¿t quáº£ hÃ¬nh áº£nh cho C# and .NET"/>
            <wp:cNvGraphicFramePr/>
            <a:graphic xmlns:a="http://schemas.openxmlformats.org/drawingml/2006/main">
              <a:graphicData uri="http://schemas.openxmlformats.org/drawingml/2006/picture">
                <pic:pic xmlns:pic="http://schemas.openxmlformats.org/drawingml/2006/picture">
                  <pic:nvPicPr>
                    <pic:cNvPr id="0" name="image57.png" descr="Káº¿t quáº£ hÃ¬nh áº£nh cho C# and .NET"/>
                    <pic:cNvPicPr preferRelativeResize="0"/>
                  </pic:nvPicPr>
                  <pic:blipFill>
                    <a:blip r:embed="rId35"/>
                    <a:srcRect/>
                    <a:stretch>
                      <a:fillRect/>
                    </a:stretch>
                  </pic:blipFill>
                  <pic:spPr>
                    <a:xfrm>
                      <a:off x="0" y="0"/>
                      <a:ext cx="3903345" cy="1168400"/>
                    </a:xfrm>
                    <a:prstGeom prst="rect">
                      <a:avLst/>
                    </a:prstGeom>
                    <a:ln/>
                  </pic:spPr>
                </pic:pic>
              </a:graphicData>
            </a:graphic>
          </wp:inline>
        </w:drawing>
      </w:r>
    </w:p>
    <w:p w:rsidR="0017270F" w:rsidRDefault="005E76C4">
      <w:pPr>
        <w:pBdr>
          <w:top w:val="nil"/>
          <w:left w:val="nil"/>
          <w:bottom w:val="nil"/>
          <w:right w:val="nil"/>
          <w:between w:val="nil"/>
        </w:pBdr>
        <w:spacing w:before="0" w:after="240" w:line="240" w:lineRule="auto"/>
        <w:ind w:left="48" w:right="48"/>
        <w:rPr>
          <w:color w:val="000000"/>
        </w:rPr>
      </w:pPr>
      <w:r>
        <w:rPr>
          <w:b/>
          <w:color w:val="000000"/>
        </w:rPr>
        <w:t>C#</w:t>
      </w:r>
      <w:r>
        <w:rPr>
          <w:color w:val="000000"/>
        </w:rPr>
        <w:t xml:space="preserve"> </w:t>
      </w:r>
      <w:proofErr w:type="spellStart"/>
      <w:r>
        <w:rPr>
          <w:color w:val="000000"/>
        </w:rPr>
        <w:t>là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ngôn</w:t>
      </w:r>
      <w:proofErr w:type="spellEnd"/>
      <w:r>
        <w:rPr>
          <w:color w:val="000000"/>
        </w:rPr>
        <w:t xml:space="preserve"> </w:t>
      </w:r>
      <w:proofErr w:type="spellStart"/>
      <w:r>
        <w:rPr>
          <w:color w:val="000000"/>
        </w:rPr>
        <w:t>ngữ</w:t>
      </w:r>
      <w:proofErr w:type="spellEnd"/>
      <w:r>
        <w:rPr>
          <w:color w:val="000000"/>
        </w:rPr>
        <w:t xml:space="preserve"> </w:t>
      </w:r>
      <w:proofErr w:type="spellStart"/>
      <w:r>
        <w:rPr>
          <w:color w:val="000000"/>
        </w:rPr>
        <w:t>lập</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đơn</w:t>
      </w:r>
      <w:proofErr w:type="spellEnd"/>
      <w:r>
        <w:rPr>
          <w:color w:val="000000"/>
        </w:rPr>
        <w:t xml:space="preserve"> </w:t>
      </w:r>
      <w:proofErr w:type="spellStart"/>
      <w:r>
        <w:rPr>
          <w:color w:val="000000"/>
        </w:rPr>
        <w:t>giản</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đại</w:t>
      </w:r>
      <w:proofErr w:type="spellEnd"/>
      <w:r>
        <w:rPr>
          <w:color w:val="000000"/>
        </w:rPr>
        <w:t xml:space="preserve">, </w:t>
      </w:r>
      <w:proofErr w:type="spellStart"/>
      <w:r>
        <w:rPr>
          <w:color w:val="000000"/>
        </w:rPr>
        <w:t>mục</w:t>
      </w:r>
      <w:proofErr w:type="spellEnd"/>
      <w:r>
        <w:rPr>
          <w:color w:val="000000"/>
        </w:rPr>
        <w:t xml:space="preserve"> </w:t>
      </w:r>
      <w:proofErr w:type="spellStart"/>
      <w:r>
        <w:rPr>
          <w:color w:val="000000"/>
        </w:rPr>
        <w:t>đích</w:t>
      </w:r>
      <w:proofErr w:type="spellEnd"/>
      <w:r>
        <w:rPr>
          <w:color w:val="000000"/>
        </w:rPr>
        <w:t xml:space="preserve"> </w:t>
      </w:r>
      <w:proofErr w:type="spellStart"/>
      <w:r>
        <w:rPr>
          <w:color w:val="000000"/>
        </w:rPr>
        <w:t>tổng</w:t>
      </w:r>
      <w:proofErr w:type="spellEnd"/>
      <w:r>
        <w:rPr>
          <w:color w:val="000000"/>
        </w:rPr>
        <w:t xml:space="preserve"> </w:t>
      </w:r>
      <w:proofErr w:type="spellStart"/>
      <w:r>
        <w:rPr>
          <w:color w:val="000000"/>
        </w:rPr>
        <w:t>quát</w:t>
      </w:r>
      <w:proofErr w:type="spellEnd"/>
      <w:r>
        <w:rPr>
          <w:color w:val="000000"/>
        </w:rPr>
        <w:t xml:space="preserve">, </w:t>
      </w:r>
      <w:proofErr w:type="spellStart"/>
      <w:r>
        <w:rPr>
          <w:color w:val="000000"/>
        </w:rPr>
        <w:t>hướng</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tượng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triển</w:t>
      </w:r>
      <w:proofErr w:type="spellEnd"/>
      <w:r>
        <w:rPr>
          <w:color w:val="000000"/>
        </w:rPr>
        <w:t xml:space="preserve"> </w:t>
      </w:r>
      <w:proofErr w:type="spellStart"/>
      <w:r>
        <w:rPr>
          <w:color w:val="000000"/>
        </w:rPr>
        <w:t>bởi</w:t>
      </w:r>
      <w:proofErr w:type="spellEnd"/>
      <w:r>
        <w:rPr>
          <w:color w:val="000000"/>
        </w:rPr>
        <w:t xml:space="preserve"> Microsoft </w:t>
      </w:r>
      <w:proofErr w:type="spellStart"/>
      <w:r>
        <w:rPr>
          <w:color w:val="000000"/>
        </w:rPr>
        <w:t>và</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phê</w:t>
      </w:r>
      <w:proofErr w:type="spellEnd"/>
      <w:r>
        <w:rPr>
          <w:color w:val="000000"/>
        </w:rPr>
        <w:t xml:space="preserve"> </w:t>
      </w:r>
      <w:proofErr w:type="spellStart"/>
      <w:r>
        <w:rPr>
          <w:color w:val="000000"/>
        </w:rPr>
        <w:t>chuẩn</w:t>
      </w:r>
      <w:proofErr w:type="spellEnd"/>
      <w:r>
        <w:rPr>
          <w:color w:val="000000"/>
        </w:rPr>
        <w:t xml:space="preserve"> </w:t>
      </w:r>
      <w:proofErr w:type="spellStart"/>
      <w:r>
        <w:rPr>
          <w:color w:val="000000"/>
        </w:rPr>
        <w:t>bởi</w:t>
      </w:r>
      <w:proofErr w:type="spellEnd"/>
      <w:r>
        <w:rPr>
          <w:color w:val="000000"/>
        </w:rPr>
        <w:t xml:space="preserve"> European Computer Manufacturers Association (ECMA) </w:t>
      </w:r>
      <w:proofErr w:type="spellStart"/>
      <w:r>
        <w:rPr>
          <w:color w:val="000000"/>
        </w:rPr>
        <w:t>và</w:t>
      </w:r>
      <w:proofErr w:type="spellEnd"/>
      <w:r>
        <w:rPr>
          <w:color w:val="000000"/>
        </w:rPr>
        <w:t xml:space="preserve"> International Standards Organization (ISO). </w:t>
      </w:r>
      <w:proofErr w:type="spellStart"/>
      <w:r>
        <w:rPr>
          <w:color w:val="000000"/>
          <w:highlight w:val="white"/>
        </w:rPr>
        <w:t>Cấu</w:t>
      </w:r>
      <w:proofErr w:type="spellEnd"/>
      <w:r>
        <w:rPr>
          <w:color w:val="000000"/>
          <w:highlight w:val="white"/>
        </w:rPr>
        <w:t xml:space="preserve"> </w:t>
      </w:r>
      <w:proofErr w:type="spellStart"/>
      <w:r>
        <w:rPr>
          <w:color w:val="000000"/>
          <w:highlight w:val="white"/>
        </w:rPr>
        <w:t>trúc</w:t>
      </w:r>
      <w:proofErr w:type="spellEnd"/>
      <w:r>
        <w:rPr>
          <w:color w:val="000000"/>
          <w:highlight w:val="white"/>
        </w:rPr>
        <w:t xml:space="preserve"> C# </w:t>
      </w:r>
      <w:proofErr w:type="spellStart"/>
      <w:r>
        <w:rPr>
          <w:color w:val="000000"/>
          <w:highlight w:val="white"/>
        </w:rPr>
        <w:t>khá</w:t>
      </w:r>
      <w:proofErr w:type="spellEnd"/>
      <w:r>
        <w:rPr>
          <w:color w:val="000000"/>
          <w:highlight w:val="white"/>
        </w:rPr>
        <w:t xml:space="preserve"> </w:t>
      </w:r>
      <w:proofErr w:type="spellStart"/>
      <w:r>
        <w:rPr>
          <w:color w:val="000000"/>
          <w:highlight w:val="white"/>
        </w:rPr>
        <w:t>gần</w:t>
      </w:r>
      <w:proofErr w:type="spellEnd"/>
      <w:r>
        <w:rPr>
          <w:color w:val="000000"/>
          <w:highlight w:val="white"/>
        </w:rPr>
        <w:t xml:space="preserve"> </w:t>
      </w:r>
      <w:proofErr w:type="spellStart"/>
      <w:r>
        <w:rPr>
          <w:color w:val="000000"/>
          <w:highlight w:val="white"/>
        </w:rPr>
        <w:t>với</w:t>
      </w:r>
      <w:proofErr w:type="spellEnd"/>
      <w:r>
        <w:rPr>
          <w:color w:val="000000"/>
          <w:highlight w:val="white"/>
        </w:rPr>
        <w:t xml:space="preserve"> </w:t>
      </w:r>
      <w:proofErr w:type="spellStart"/>
      <w:r>
        <w:rPr>
          <w:color w:val="000000"/>
          <w:highlight w:val="white"/>
        </w:rPr>
        <w:t>các</w:t>
      </w:r>
      <w:proofErr w:type="spellEnd"/>
      <w:r>
        <w:rPr>
          <w:color w:val="000000"/>
          <w:highlight w:val="white"/>
        </w:rPr>
        <w:t xml:space="preserve"> </w:t>
      </w:r>
      <w:proofErr w:type="spellStart"/>
      <w:r>
        <w:rPr>
          <w:color w:val="000000"/>
          <w:highlight w:val="white"/>
        </w:rPr>
        <w:t>ngôn</w:t>
      </w:r>
      <w:proofErr w:type="spellEnd"/>
      <w:r>
        <w:rPr>
          <w:color w:val="000000"/>
          <w:highlight w:val="white"/>
        </w:rPr>
        <w:t xml:space="preserve"> </w:t>
      </w:r>
      <w:proofErr w:type="spellStart"/>
      <w:r>
        <w:rPr>
          <w:color w:val="000000"/>
          <w:highlight w:val="white"/>
        </w:rPr>
        <w:t>ngữ</w:t>
      </w:r>
      <w:proofErr w:type="spellEnd"/>
      <w:r>
        <w:rPr>
          <w:color w:val="000000"/>
          <w:highlight w:val="white"/>
        </w:rPr>
        <w:t xml:space="preserve"> high-level </w:t>
      </w:r>
      <w:proofErr w:type="spellStart"/>
      <w:r>
        <w:rPr>
          <w:color w:val="000000"/>
          <w:highlight w:val="white"/>
        </w:rPr>
        <w:t>truyền</w:t>
      </w:r>
      <w:proofErr w:type="spellEnd"/>
      <w:r>
        <w:rPr>
          <w:color w:val="000000"/>
          <w:highlight w:val="white"/>
        </w:rPr>
        <w:t xml:space="preserve"> </w:t>
      </w:r>
      <w:proofErr w:type="spellStart"/>
      <w:r>
        <w:rPr>
          <w:color w:val="000000"/>
          <w:highlight w:val="white"/>
        </w:rPr>
        <w:t>thống</w:t>
      </w:r>
      <w:proofErr w:type="spellEnd"/>
      <w:r>
        <w:rPr>
          <w:color w:val="000000"/>
          <w:highlight w:val="white"/>
        </w:rPr>
        <w:t xml:space="preserve">, C </w:t>
      </w:r>
      <w:proofErr w:type="spellStart"/>
      <w:r>
        <w:rPr>
          <w:color w:val="000000"/>
          <w:highlight w:val="white"/>
        </w:rPr>
        <w:t>và</w:t>
      </w:r>
      <w:proofErr w:type="spellEnd"/>
      <w:r>
        <w:rPr>
          <w:color w:val="000000"/>
          <w:highlight w:val="white"/>
        </w:rPr>
        <w:t xml:space="preserve"> C++, </w:t>
      </w:r>
      <w:proofErr w:type="spellStart"/>
      <w:r>
        <w:rPr>
          <w:color w:val="000000"/>
          <w:highlight w:val="white"/>
        </w:rPr>
        <w:t>và</w:t>
      </w:r>
      <w:proofErr w:type="spellEnd"/>
      <w:r>
        <w:rPr>
          <w:color w:val="000000"/>
          <w:highlight w:val="white"/>
        </w:rPr>
        <w:t xml:space="preserve"> </w:t>
      </w:r>
      <w:proofErr w:type="spellStart"/>
      <w:r>
        <w:rPr>
          <w:color w:val="000000"/>
          <w:highlight w:val="white"/>
        </w:rPr>
        <w:t>là</w:t>
      </w:r>
      <w:proofErr w:type="spellEnd"/>
      <w:r>
        <w:rPr>
          <w:color w:val="000000"/>
          <w:highlight w:val="white"/>
        </w:rPr>
        <w:t xml:space="preserve"> </w:t>
      </w:r>
      <w:proofErr w:type="spellStart"/>
      <w:r>
        <w:rPr>
          <w:color w:val="000000"/>
          <w:highlight w:val="white"/>
        </w:rPr>
        <w:t>một</w:t>
      </w:r>
      <w:proofErr w:type="spellEnd"/>
      <w:r>
        <w:rPr>
          <w:color w:val="000000"/>
          <w:highlight w:val="white"/>
        </w:rPr>
        <w:t xml:space="preserve"> </w:t>
      </w:r>
      <w:proofErr w:type="spellStart"/>
      <w:r>
        <w:rPr>
          <w:color w:val="000000"/>
          <w:highlight w:val="white"/>
        </w:rPr>
        <w:t>ngôn</w:t>
      </w:r>
      <w:proofErr w:type="spellEnd"/>
      <w:r>
        <w:rPr>
          <w:color w:val="000000"/>
          <w:highlight w:val="white"/>
        </w:rPr>
        <w:t xml:space="preserve"> </w:t>
      </w:r>
      <w:proofErr w:type="spellStart"/>
      <w:r>
        <w:rPr>
          <w:color w:val="000000"/>
          <w:highlight w:val="white"/>
        </w:rPr>
        <w:t>ngữ</w:t>
      </w:r>
      <w:proofErr w:type="spellEnd"/>
      <w:r>
        <w:rPr>
          <w:color w:val="000000"/>
          <w:highlight w:val="white"/>
        </w:rPr>
        <w:t xml:space="preserve"> </w:t>
      </w:r>
      <w:proofErr w:type="spellStart"/>
      <w:r>
        <w:rPr>
          <w:color w:val="000000"/>
          <w:highlight w:val="white"/>
        </w:rPr>
        <w:t>lập</w:t>
      </w:r>
      <w:proofErr w:type="spellEnd"/>
      <w:r>
        <w:rPr>
          <w:color w:val="000000"/>
          <w:highlight w:val="white"/>
        </w:rPr>
        <w:t xml:space="preserve"> </w:t>
      </w:r>
      <w:proofErr w:type="spellStart"/>
      <w:r>
        <w:rPr>
          <w:color w:val="000000"/>
          <w:highlight w:val="white"/>
        </w:rPr>
        <w:t>trình</w:t>
      </w:r>
      <w:proofErr w:type="spellEnd"/>
      <w:r>
        <w:rPr>
          <w:color w:val="000000"/>
          <w:highlight w:val="white"/>
        </w:rPr>
        <w:t xml:space="preserve"> </w:t>
      </w:r>
      <w:proofErr w:type="spellStart"/>
      <w:r>
        <w:rPr>
          <w:color w:val="000000"/>
          <w:highlight w:val="white"/>
        </w:rPr>
        <w:t>hướng</w:t>
      </w:r>
      <w:proofErr w:type="spellEnd"/>
      <w:r>
        <w:rPr>
          <w:color w:val="000000"/>
          <w:highlight w:val="white"/>
        </w:rPr>
        <w:t xml:space="preserve"> </w:t>
      </w:r>
      <w:proofErr w:type="spellStart"/>
      <w:r>
        <w:rPr>
          <w:color w:val="000000"/>
          <w:highlight w:val="white"/>
        </w:rPr>
        <w:t>đối</w:t>
      </w:r>
      <w:proofErr w:type="spellEnd"/>
      <w:r>
        <w:rPr>
          <w:color w:val="000000"/>
          <w:highlight w:val="white"/>
        </w:rPr>
        <w:t xml:space="preserve"> </w:t>
      </w:r>
      <w:proofErr w:type="spellStart"/>
      <w:r>
        <w:rPr>
          <w:color w:val="000000"/>
          <w:highlight w:val="white"/>
        </w:rPr>
        <w:t>tượng</w:t>
      </w:r>
      <w:proofErr w:type="spellEnd"/>
      <w:ins w:id="198" w:author="BUI Mai Anh" w:date="2018-05-28T02:05:00Z">
        <w:r>
          <w:rPr>
            <w:color w:val="000000"/>
            <w:highlight w:val="white"/>
          </w:rPr>
          <w:t xml:space="preserve"> </w:t>
        </w:r>
      </w:ins>
      <w:del w:id="199" w:author="BUI Mai Anh" w:date="2018-05-28T02:05:00Z">
        <w:r>
          <w:rPr>
            <w:color w:val="000000"/>
            <w:highlight w:val="white"/>
          </w:rPr>
          <w:delText xml:space="preserve">. Nó có sự giống nhau mạnh mẽ với Java, nó có nhiều đặc điểm lập trình mạnh mẽ mà làm cho nó trở nên ưa thích với các lập trình viên trên toàn thế giới. </w:delText>
        </w:r>
      </w:del>
      <w:r>
        <w:rPr>
          <w:color w:val="000000"/>
          <w:highlight w:val="white"/>
        </w:rPr>
        <w:t>[4]</w:t>
      </w:r>
      <w:ins w:id="200" w:author="BUI Mai Anh" w:date="2018-05-28T02:05:00Z">
        <w:r>
          <w:rPr>
            <w:color w:val="000000"/>
            <w:highlight w:val="white"/>
          </w:rPr>
          <w:t>.</w:t>
        </w:r>
      </w:ins>
    </w:p>
    <w:p w:rsidR="0017270F" w:rsidRDefault="005E76C4">
      <w:pPr>
        <w:rPr>
          <w:color w:val="000000"/>
          <w:highlight w:val="white"/>
        </w:rPr>
      </w:pPr>
      <w:r>
        <w:rPr>
          <w:b/>
          <w:color w:val="000000"/>
          <w:highlight w:val="white"/>
        </w:rPr>
        <w:t>.NET Framework</w:t>
      </w:r>
      <w:r>
        <w:rPr>
          <w:color w:val="000000"/>
          <w:highlight w:val="white"/>
        </w:rPr>
        <w:t> </w:t>
      </w:r>
      <w:proofErr w:type="spellStart"/>
      <w:r>
        <w:rPr>
          <w:color w:val="000000"/>
          <w:highlight w:val="white"/>
        </w:rPr>
        <w:t>là</w:t>
      </w:r>
      <w:proofErr w:type="spellEnd"/>
      <w:r>
        <w:rPr>
          <w:color w:val="000000"/>
          <w:highlight w:val="white"/>
        </w:rPr>
        <w:t xml:space="preserve"> </w:t>
      </w:r>
      <w:proofErr w:type="spellStart"/>
      <w:r>
        <w:rPr>
          <w:color w:val="000000"/>
          <w:highlight w:val="white"/>
        </w:rPr>
        <w:t>một</w:t>
      </w:r>
      <w:proofErr w:type="spellEnd"/>
      <w:r>
        <w:rPr>
          <w:color w:val="000000"/>
          <w:highlight w:val="white"/>
        </w:rPr>
        <w:t xml:space="preserve"> </w:t>
      </w:r>
      <w:proofErr w:type="spellStart"/>
      <w:r>
        <w:rPr>
          <w:color w:val="000000"/>
          <w:highlight w:val="white"/>
        </w:rPr>
        <w:t>nền</w:t>
      </w:r>
      <w:proofErr w:type="spellEnd"/>
      <w:r>
        <w:rPr>
          <w:color w:val="000000"/>
          <w:highlight w:val="white"/>
        </w:rPr>
        <w:t xml:space="preserve"> </w:t>
      </w:r>
      <w:proofErr w:type="spellStart"/>
      <w:r>
        <w:rPr>
          <w:color w:val="000000"/>
          <w:highlight w:val="white"/>
        </w:rPr>
        <w:t>tảng</w:t>
      </w:r>
      <w:proofErr w:type="spellEnd"/>
      <w:r>
        <w:rPr>
          <w:color w:val="000000"/>
          <w:highlight w:val="white"/>
        </w:rPr>
        <w:t xml:space="preserve"> </w:t>
      </w:r>
      <w:proofErr w:type="spellStart"/>
      <w:r>
        <w:rPr>
          <w:color w:val="000000"/>
          <w:highlight w:val="white"/>
        </w:rPr>
        <w:t>lập</w:t>
      </w:r>
      <w:proofErr w:type="spellEnd"/>
      <w:r>
        <w:rPr>
          <w:color w:val="000000"/>
          <w:highlight w:val="white"/>
        </w:rPr>
        <w:t xml:space="preserve"> </w:t>
      </w:r>
      <w:proofErr w:type="spellStart"/>
      <w:r>
        <w:rPr>
          <w:color w:val="000000"/>
          <w:highlight w:val="white"/>
        </w:rPr>
        <w:t>trình</w:t>
      </w:r>
      <w:proofErr w:type="spellEnd"/>
      <w:r>
        <w:rPr>
          <w:color w:val="000000"/>
          <w:highlight w:val="white"/>
        </w:rPr>
        <w:t xml:space="preserve"> </w:t>
      </w:r>
      <w:proofErr w:type="spellStart"/>
      <w:r>
        <w:rPr>
          <w:color w:val="000000"/>
          <w:highlight w:val="white"/>
        </w:rPr>
        <w:t>và</w:t>
      </w:r>
      <w:proofErr w:type="spellEnd"/>
      <w:r>
        <w:rPr>
          <w:color w:val="000000"/>
          <w:highlight w:val="white"/>
        </w:rPr>
        <w:t xml:space="preserve"> </w:t>
      </w:r>
      <w:proofErr w:type="spellStart"/>
      <w:r>
        <w:rPr>
          <w:color w:val="000000"/>
          <w:highlight w:val="white"/>
        </w:rPr>
        <w:t>cũng</w:t>
      </w:r>
      <w:proofErr w:type="spellEnd"/>
      <w:r>
        <w:rPr>
          <w:color w:val="000000"/>
          <w:highlight w:val="white"/>
        </w:rPr>
        <w:t xml:space="preserve"> </w:t>
      </w:r>
      <w:proofErr w:type="spellStart"/>
      <w:r>
        <w:rPr>
          <w:color w:val="000000"/>
          <w:highlight w:val="white"/>
        </w:rPr>
        <w:t>là</w:t>
      </w:r>
      <w:proofErr w:type="spellEnd"/>
      <w:r>
        <w:rPr>
          <w:color w:val="000000"/>
          <w:highlight w:val="white"/>
        </w:rPr>
        <w:t xml:space="preserve"> </w:t>
      </w:r>
      <w:proofErr w:type="spellStart"/>
      <w:r>
        <w:rPr>
          <w:color w:val="000000"/>
          <w:highlight w:val="white"/>
        </w:rPr>
        <w:t>một</w:t>
      </w:r>
      <w:proofErr w:type="spellEnd"/>
      <w:r>
        <w:rPr>
          <w:color w:val="000000"/>
          <w:highlight w:val="white"/>
        </w:rPr>
        <w:t xml:space="preserve"> </w:t>
      </w:r>
      <w:proofErr w:type="spellStart"/>
      <w:r>
        <w:rPr>
          <w:color w:val="000000"/>
          <w:highlight w:val="white"/>
        </w:rPr>
        <w:t>nền</w:t>
      </w:r>
      <w:proofErr w:type="spellEnd"/>
      <w:r>
        <w:rPr>
          <w:color w:val="000000"/>
          <w:highlight w:val="white"/>
        </w:rPr>
        <w:t xml:space="preserve"> </w:t>
      </w:r>
      <w:proofErr w:type="spellStart"/>
      <w:r>
        <w:rPr>
          <w:color w:val="000000"/>
          <w:highlight w:val="white"/>
        </w:rPr>
        <w:t>tảng</w:t>
      </w:r>
      <w:proofErr w:type="spellEnd"/>
      <w:r>
        <w:rPr>
          <w:color w:val="000000"/>
          <w:highlight w:val="white"/>
        </w:rPr>
        <w:t xml:space="preserve"> </w:t>
      </w:r>
      <w:proofErr w:type="spellStart"/>
      <w:r>
        <w:rPr>
          <w:color w:val="000000"/>
          <w:highlight w:val="white"/>
        </w:rPr>
        <w:t>thực</w:t>
      </w:r>
      <w:proofErr w:type="spellEnd"/>
      <w:r>
        <w:rPr>
          <w:color w:val="000000"/>
          <w:highlight w:val="white"/>
        </w:rPr>
        <w:t xml:space="preserve"> </w:t>
      </w:r>
      <w:proofErr w:type="spellStart"/>
      <w:r>
        <w:rPr>
          <w:color w:val="000000"/>
          <w:highlight w:val="white"/>
        </w:rPr>
        <w:t>thi</w:t>
      </w:r>
      <w:proofErr w:type="spellEnd"/>
      <w:r>
        <w:rPr>
          <w:color w:val="000000"/>
          <w:highlight w:val="white"/>
        </w:rPr>
        <w:t xml:space="preserve"> </w:t>
      </w:r>
      <w:proofErr w:type="spellStart"/>
      <w:r>
        <w:rPr>
          <w:color w:val="000000"/>
          <w:highlight w:val="white"/>
        </w:rPr>
        <w:t>ứng</w:t>
      </w:r>
      <w:proofErr w:type="spellEnd"/>
      <w:r>
        <w:rPr>
          <w:color w:val="000000"/>
          <w:highlight w:val="white"/>
        </w:rPr>
        <w:t xml:space="preserve"> </w:t>
      </w:r>
      <w:proofErr w:type="spellStart"/>
      <w:r>
        <w:rPr>
          <w:color w:val="000000"/>
          <w:highlight w:val="white"/>
        </w:rPr>
        <w:t>dụng</w:t>
      </w:r>
      <w:proofErr w:type="spellEnd"/>
      <w:r>
        <w:rPr>
          <w:color w:val="000000"/>
          <w:highlight w:val="white"/>
        </w:rPr>
        <w:t xml:space="preserve"> </w:t>
      </w:r>
      <w:proofErr w:type="spellStart"/>
      <w:r>
        <w:rPr>
          <w:color w:val="000000"/>
          <w:highlight w:val="white"/>
        </w:rPr>
        <w:t>chủ</w:t>
      </w:r>
      <w:proofErr w:type="spellEnd"/>
      <w:r>
        <w:rPr>
          <w:color w:val="000000"/>
          <w:highlight w:val="white"/>
        </w:rPr>
        <w:t xml:space="preserve"> </w:t>
      </w:r>
      <w:proofErr w:type="spellStart"/>
      <w:r>
        <w:rPr>
          <w:color w:val="000000"/>
          <w:highlight w:val="white"/>
        </w:rPr>
        <w:t>yếu</w:t>
      </w:r>
      <w:proofErr w:type="spellEnd"/>
      <w:r>
        <w:rPr>
          <w:color w:val="000000"/>
          <w:highlight w:val="white"/>
        </w:rPr>
        <w:t xml:space="preserve"> </w:t>
      </w:r>
      <w:proofErr w:type="spellStart"/>
      <w:r>
        <w:rPr>
          <w:color w:val="000000"/>
          <w:highlight w:val="white"/>
        </w:rPr>
        <w:t>trên</w:t>
      </w:r>
      <w:proofErr w:type="spellEnd"/>
      <w:r>
        <w:rPr>
          <w:color w:val="000000"/>
          <w:highlight w:val="white"/>
        </w:rPr>
        <w:t xml:space="preserve"> </w:t>
      </w:r>
      <w:proofErr w:type="spellStart"/>
      <w:r>
        <w:rPr>
          <w:color w:val="000000"/>
          <w:highlight w:val="white"/>
        </w:rPr>
        <w:t>hệ</w:t>
      </w:r>
      <w:proofErr w:type="spellEnd"/>
      <w:r>
        <w:rPr>
          <w:color w:val="000000"/>
          <w:highlight w:val="white"/>
        </w:rPr>
        <w:t xml:space="preserve"> </w:t>
      </w:r>
      <w:proofErr w:type="spellStart"/>
      <w:r>
        <w:rPr>
          <w:color w:val="000000"/>
          <w:highlight w:val="white"/>
        </w:rPr>
        <w:t>điều</w:t>
      </w:r>
      <w:proofErr w:type="spellEnd"/>
      <w:r>
        <w:rPr>
          <w:color w:val="000000"/>
          <w:highlight w:val="white"/>
        </w:rPr>
        <w:t xml:space="preserve"> </w:t>
      </w:r>
      <w:proofErr w:type="spellStart"/>
      <w:r>
        <w:rPr>
          <w:color w:val="000000"/>
          <w:highlight w:val="white"/>
        </w:rPr>
        <w:t>hành</w:t>
      </w:r>
      <w:proofErr w:type="spellEnd"/>
      <w:r>
        <w:rPr>
          <w:color w:val="000000"/>
          <w:highlight w:val="white"/>
        </w:rPr>
        <w:t> </w:t>
      </w:r>
      <w:r>
        <w:rPr>
          <w:highlight w:val="white"/>
        </w:rPr>
        <w:t>Microsoft Windows</w:t>
      </w:r>
      <w:r>
        <w:rPr>
          <w:color w:val="000000"/>
        </w:rPr>
        <w:t xml:space="preserve">, </w:t>
      </w:r>
      <w:proofErr w:type="spellStart"/>
      <w:r>
        <w:rPr>
          <w:color w:val="000000"/>
          <w:highlight w:val="white"/>
        </w:rPr>
        <w:t>được</w:t>
      </w:r>
      <w:proofErr w:type="spellEnd"/>
      <w:r>
        <w:rPr>
          <w:color w:val="000000"/>
          <w:highlight w:val="white"/>
        </w:rPr>
        <w:t xml:space="preserve"> </w:t>
      </w:r>
      <w:proofErr w:type="spellStart"/>
      <w:r>
        <w:rPr>
          <w:color w:val="000000"/>
          <w:highlight w:val="white"/>
        </w:rPr>
        <w:t>phát</w:t>
      </w:r>
      <w:proofErr w:type="spellEnd"/>
      <w:r>
        <w:rPr>
          <w:color w:val="000000"/>
          <w:highlight w:val="white"/>
        </w:rPr>
        <w:t xml:space="preserve"> </w:t>
      </w:r>
      <w:proofErr w:type="spellStart"/>
      <w:r>
        <w:rPr>
          <w:color w:val="000000"/>
          <w:highlight w:val="white"/>
        </w:rPr>
        <w:t>triển</w:t>
      </w:r>
      <w:proofErr w:type="spellEnd"/>
      <w:r>
        <w:rPr>
          <w:color w:val="000000"/>
          <w:highlight w:val="white"/>
        </w:rPr>
        <w:t xml:space="preserve"> </w:t>
      </w:r>
      <w:proofErr w:type="spellStart"/>
      <w:r>
        <w:rPr>
          <w:color w:val="000000"/>
          <w:highlight w:val="white"/>
        </w:rPr>
        <w:t>bởi</w:t>
      </w:r>
      <w:proofErr w:type="spellEnd"/>
      <w:r>
        <w:rPr>
          <w:color w:val="000000"/>
          <w:highlight w:val="white"/>
        </w:rPr>
        <w:t> </w:t>
      </w:r>
      <w:hyperlink r:id="rId36">
        <w:r>
          <w:rPr>
            <w:color w:val="000000"/>
            <w:highlight w:val="white"/>
          </w:rPr>
          <w:t>Microsoft</w:t>
        </w:r>
      </w:hyperlink>
      <w:r>
        <w:rPr>
          <w:color w:val="000000"/>
          <w:highlight w:val="white"/>
        </w:rPr>
        <w:t xml:space="preserve">. NET framework bao </w:t>
      </w:r>
      <w:proofErr w:type="spellStart"/>
      <w:r>
        <w:rPr>
          <w:color w:val="000000"/>
          <w:highlight w:val="white"/>
        </w:rPr>
        <w:t>gồm</w:t>
      </w:r>
      <w:proofErr w:type="spellEnd"/>
      <w:r>
        <w:rPr>
          <w:color w:val="000000"/>
          <w:highlight w:val="white"/>
        </w:rPr>
        <w:t xml:space="preserve"> </w:t>
      </w:r>
      <w:proofErr w:type="spellStart"/>
      <w:r>
        <w:rPr>
          <w:color w:val="000000"/>
          <w:highlight w:val="white"/>
        </w:rPr>
        <w:t>tập</w:t>
      </w:r>
      <w:proofErr w:type="spellEnd"/>
      <w:r>
        <w:rPr>
          <w:color w:val="000000"/>
          <w:highlight w:val="white"/>
        </w:rPr>
        <w:t xml:space="preserve"> </w:t>
      </w:r>
      <w:proofErr w:type="spellStart"/>
      <w:r>
        <w:rPr>
          <w:color w:val="000000"/>
          <w:highlight w:val="white"/>
        </w:rPr>
        <w:t>các</w:t>
      </w:r>
      <w:proofErr w:type="spellEnd"/>
      <w:r>
        <w:rPr>
          <w:color w:val="000000"/>
          <w:highlight w:val="white"/>
        </w:rPr>
        <w:t xml:space="preserve"> </w:t>
      </w:r>
      <w:proofErr w:type="spellStart"/>
      <w:r>
        <w:rPr>
          <w:color w:val="000000"/>
          <w:highlight w:val="white"/>
        </w:rPr>
        <w:t>thư</w:t>
      </w:r>
      <w:proofErr w:type="spellEnd"/>
      <w:r>
        <w:rPr>
          <w:color w:val="000000"/>
          <w:highlight w:val="white"/>
        </w:rPr>
        <w:t xml:space="preserve"> </w:t>
      </w:r>
      <w:proofErr w:type="spellStart"/>
      <w:r>
        <w:rPr>
          <w:color w:val="000000"/>
          <w:highlight w:val="white"/>
        </w:rPr>
        <w:t>viện</w:t>
      </w:r>
      <w:proofErr w:type="spellEnd"/>
      <w:r>
        <w:rPr>
          <w:color w:val="000000"/>
          <w:highlight w:val="white"/>
        </w:rPr>
        <w:t xml:space="preserve"> </w:t>
      </w:r>
      <w:proofErr w:type="spellStart"/>
      <w:r>
        <w:rPr>
          <w:color w:val="000000"/>
          <w:highlight w:val="white"/>
        </w:rPr>
        <w:t>lập</w:t>
      </w:r>
      <w:proofErr w:type="spellEnd"/>
      <w:r>
        <w:rPr>
          <w:color w:val="000000"/>
          <w:highlight w:val="white"/>
        </w:rPr>
        <w:t xml:space="preserve"> </w:t>
      </w:r>
      <w:proofErr w:type="spellStart"/>
      <w:r>
        <w:rPr>
          <w:color w:val="000000"/>
          <w:highlight w:val="white"/>
        </w:rPr>
        <w:t>trình</w:t>
      </w:r>
      <w:proofErr w:type="spellEnd"/>
      <w:r>
        <w:rPr>
          <w:color w:val="000000"/>
          <w:highlight w:val="white"/>
        </w:rPr>
        <w:t xml:space="preserve"> </w:t>
      </w:r>
      <w:proofErr w:type="spellStart"/>
      <w:r>
        <w:rPr>
          <w:color w:val="000000"/>
          <w:highlight w:val="white"/>
        </w:rPr>
        <w:t>lớn</w:t>
      </w:r>
      <w:proofErr w:type="spellEnd"/>
      <w:r>
        <w:rPr>
          <w:color w:val="000000"/>
          <w:highlight w:val="white"/>
        </w:rPr>
        <w:t xml:space="preserve">, </w:t>
      </w:r>
      <w:proofErr w:type="spellStart"/>
      <w:r>
        <w:rPr>
          <w:color w:val="000000"/>
          <w:highlight w:val="white"/>
        </w:rPr>
        <w:t>và</w:t>
      </w:r>
      <w:proofErr w:type="spellEnd"/>
      <w:r>
        <w:rPr>
          <w:color w:val="000000"/>
          <w:highlight w:val="white"/>
        </w:rPr>
        <w:t xml:space="preserve"> </w:t>
      </w:r>
      <w:proofErr w:type="spellStart"/>
      <w:r>
        <w:rPr>
          <w:color w:val="000000"/>
          <w:highlight w:val="white"/>
        </w:rPr>
        <w:t>những</w:t>
      </w:r>
      <w:proofErr w:type="spellEnd"/>
      <w:r>
        <w:rPr>
          <w:color w:val="000000"/>
          <w:highlight w:val="white"/>
        </w:rPr>
        <w:t xml:space="preserve"> </w:t>
      </w:r>
      <w:proofErr w:type="spellStart"/>
      <w:r>
        <w:rPr>
          <w:color w:val="000000"/>
          <w:highlight w:val="white"/>
        </w:rPr>
        <w:t>thư</w:t>
      </w:r>
      <w:proofErr w:type="spellEnd"/>
      <w:r>
        <w:rPr>
          <w:color w:val="000000"/>
          <w:highlight w:val="white"/>
        </w:rPr>
        <w:t xml:space="preserve"> </w:t>
      </w:r>
      <w:proofErr w:type="spellStart"/>
      <w:r>
        <w:rPr>
          <w:color w:val="000000"/>
          <w:highlight w:val="white"/>
        </w:rPr>
        <w:t>viện</w:t>
      </w:r>
      <w:proofErr w:type="spellEnd"/>
      <w:r>
        <w:rPr>
          <w:color w:val="000000"/>
          <w:highlight w:val="white"/>
        </w:rPr>
        <w:t xml:space="preserve"> </w:t>
      </w:r>
      <w:proofErr w:type="spellStart"/>
      <w:r>
        <w:rPr>
          <w:color w:val="000000"/>
          <w:highlight w:val="white"/>
        </w:rPr>
        <w:t>này</w:t>
      </w:r>
      <w:proofErr w:type="spellEnd"/>
      <w:r>
        <w:rPr>
          <w:color w:val="000000"/>
          <w:highlight w:val="white"/>
        </w:rPr>
        <w:t xml:space="preserve"> </w:t>
      </w:r>
      <w:proofErr w:type="spellStart"/>
      <w:r>
        <w:rPr>
          <w:color w:val="000000"/>
          <w:highlight w:val="white"/>
        </w:rPr>
        <w:t>hỗ</w:t>
      </w:r>
      <w:proofErr w:type="spellEnd"/>
      <w:r>
        <w:rPr>
          <w:color w:val="000000"/>
          <w:highlight w:val="white"/>
        </w:rPr>
        <w:t xml:space="preserve"> </w:t>
      </w:r>
      <w:proofErr w:type="spellStart"/>
      <w:r>
        <w:rPr>
          <w:color w:val="000000"/>
          <w:highlight w:val="white"/>
        </w:rPr>
        <w:t>trợ</w:t>
      </w:r>
      <w:proofErr w:type="spellEnd"/>
      <w:r>
        <w:rPr>
          <w:color w:val="000000"/>
          <w:highlight w:val="white"/>
        </w:rPr>
        <w:t xml:space="preserve"> </w:t>
      </w:r>
      <w:proofErr w:type="spellStart"/>
      <w:r>
        <w:rPr>
          <w:color w:val="000000"/>
          <w:highlight w:val="white"/>
        </w:rPr>
        <w:t>việc</w:t>
      </w:r>
      <w:proofErr w:type="spellEnd"/>
      <w:r>
        <w:rPr>
          <w:color w:val="000000"/>
          <w:highlight w:val="white"/>
        </w:rPr>
        <w:t xml:space="preserve"> </w:t>
      </w:r>
      <w:proofErr w:type="spellStart"/>
      <w:r>
        <w:rPr>
          <w:color w:val="000000"/>
          <w:highlight w:val="white"/>
        </w:rPr>
        <w:t>xây</w:t>
      </w:r>
      <w:proofErr w:type="spellEnd"/>
      <w:r>
        <w:rPr>
          <w:color w:val="000000"/>
          <w:highlight w:val="white"/>
        </w:rPr>
        <w:t xml:space="preserve"> </w:t>
      </w:r>
      <w:proofErr w:type="spellStart"/>
      <w:r>
        <w:rPr>
          <w:color w:val="000000"/>
          <w:highlight w:val="white"/>
        </w:rPr>
        <w:t>dựng</w:t>
      </w:r>
      <w:proofErr w:type="spellEnd"/>
      <w:r>
        <w:rPr>
          <w:color w:val="000000"/>
          <w:highlight w:val="white"/>
        </w:rPr>
        <w:t xml:space="preserve"> </w:t>
      </w:r>
      <w:proofErr w:type="spellStart"/>
      <w:r>
        <w:rPr>
          <w:color w:val="000000"/>
          <w:highlight w:val="white"/>
        </w:rPr>
        <w:t>các</w:t>
      </w:r>
      <w:proofErr w:type="spellEnd"/>
      <w:r>
        <w:rPr>
          <w:color w:val="000000"/>
          <w:highlight w:val="white"/>
        </w:rPr>
        <w:t xml:space="preserve"> </w:t>
      </w:r>
      <w:proofErr w:type="spellStart"/>
      <w:r>
        <w:rPr>
          <w:color w:val="000000"/>
          <w:highlight w:val="white"/>
        </w:rPr>
        <w:t>chương</w:t>
      </w:r>
      <w:proofErr w:type="spellEnd"/>
      <w:r>
        <w:rPr>
          <w:color w:val="000000"/>
          <w:highlight w:val="white"/>
        </w:rPr>
        <w:t xml:space="preserve"> </w:t>
      </w:r>
      <w:proofErr w:type="spellStart"/>
      <w:r>
        <w:rPr>
          <w:color w:val="000000"/>
          <w:highlight w:val="white"/>
        </w:rPr>
        <w:t>trình</w:t>
      </w:r>
      <w:proofErr w:type="spellEnd"/>
      <w:r>
        <w:rPr>
          <w:color w:val="000000"/>
          <w:highlight w:val="white"/>
        </w:rPr>
        <w:t xml:space="preserve"> </w:t>
      </w:r>
      <w:proofErr w:type="spellStart"/>
      <w:r>
        <w:rPr>
          <w:color w:val="000000"/>
          <w:highlight w:val="white"/>
        </w:rPr>
        <w:t>phần</w:t>
      </w:r>
      <w:proofErr w:type="spellEnd"/>
      <w:r>
        <w:rPr>
          <w:color w:val="000000"/>
          <w:highlight w:val="white"/>
        </w:rPr>
        <w:t xml:space="preserve"> </w:t>
      </w:r>
      <w:proofErr w:type="spellStart"/>
      <w:r>
        <w:rPr>
          <w:color w:val="000000"/>
          <w:highlight w:val="white"/>
        </w:rPr>
        <w:t>mềm</w:t>
      </w:r>
      <w:proofErr w:type="spellEnd"/>
      <w:r>
        <w:rPr>
          <w:color w:val="000000"/>
          <w:highlight w:val="white"/>
        </w:rPr>
        <w:t xml:space="preserve"> </w:t>
      </w:r>
      <w:proofErr w:type="spellStart"/>
      <w:r>
        <w:rPr>
          <w:color w:val="000000"/>
          <w:highlight w:val="white"/>
        </w:rPr>
        <w:t>như</w:t>
      </w:r>
      <w:proofErr w:type="spellEnd"/>
      <w:r>
        <w:rPr>
          <w:color w:val="000000"/>
          <w:highlight w:val="white"/>
        </w:rPr>
        <w:t xml:space="preserve"> </w:t>
      </w:r>
      <w:proofErr w:type="spellStart"/>
      <w:r>
        <w:rPr>
          <w:color w:val="000000"/>
          <w:highlight w:val="white"/>
        </w:rPr>
        <w:t>lập</w:t>
      </w:r>
      <w:proofErr w:type="spellEnd"/>
      <w:r>
        <w:rPr>
          <w:color w:val="000000"/>
          <w:highlight w:val="white"/>
        </w:rPr>
        <w:t xml:space="preserve"> </w:t>
      </w:r>
      <w:proofErr w:type="spellStart"/>
      <w:r>
        <w:rPr>
          <w:color w:val="000000"/>
          <w:highlight w:val="white"/>
        </w:rPr>
        <w:t>trình</w:t>
      </w:r>
      <w:proofErr w:type="spellEnd"/>
      <w:r>
        <w:rPr>
          <w:color w:val="000000"/>
          <w:highlight w:val="white"/>
        </w:rPr>
        <w:t xml:space="preserve"> </w:t>
      </w:r>
      <w:proofErr w:type="spellStart"/>
      <w:r>
        <w:rPr>
          <w:color w:val="000000"/>
          <w:highlight w:val="white"/>
        </w:rPr>
        <w:t>giao</w:t>
      </w:r>
      <w:proofErr w:type="spellEnd"/>
      <w:r>
        <w:rPr>
          <w:color w:val="000000"/>
          <w:highlight w:val="white"/>
        </w:rPr>
        <w:t xml:space="preserve"> </w:t>
      </w:r>
      <w:proofErr w:type="spellStart"/>
      <w:r>
        <w:rPr>
          <w:color w:val="000000"/>
          <w:highlight w:val="white"/>
        </w:rPr>
        <w:t>diện</w:t>
      </w:r>
      <w:proofErr w:type="spellEnd"/>
      <w:r>
        <w:rPr>
          <w:color w:val="000000"/>
          <w:highlight w:val="white"/>
        </w:rPr>
        <w:t xml:space="preserve">; </w:t>
      </w:r>
      <w:proofErr w:type="spellStart"/>
      <w:r>
        <w:rPr>
          <w:color w:val="000000"/>
          <w:highlight w:val="white"/>
        </w:rPr>
        <w:t>truy</w:t>
      </w:r>
      <w:proofErr w:type="spellEnd"/>
      <w:r>
        <w:rPr>
          <w:color w:val="000000"/>
          <w:highlight w:val="white"/>
        </w:rPr>
        <w:t xml:space="preserve"> </w:t>
      </w:r>
      <w:proofErr w:type="spellStart"/>
      <w:r>
        <w:rPr>
          <w:color w:val="000000"/>
          <w:highlight w:val="white"/>
        </w:rPr>
        <w:t>cập</w:t>
      </w:r>
      <w:proofErr w:type="spellEnd"/>
      <w:r>
        <w:rPr>
          <w:color w:val="000000"/>
          <w:highlight w:val="white"/>
        </w:rPr>
        <w:t xml:space="preserve">, </w:t>
      </w:r>
      <w:proofErr w:type="spellStart"/>
      <w:r>
        <w:rPr>
          <w:color w:val="000000"/>
          <w:highlight w:val="white"/>
        </w:rPr>
        <w:t>kết</w:t>
      </w:r>
      <w:proofErr w:type="spellEnd"/>
      <w:r>
        <w:rPr>
          <w:color w:val="000000"/>
          <w:highlight w:val="white"/>
        </w:rPr>
        <w:t xml:space="preserve"> </w:t>
      </w:r>
      <w:proofErr w:type="spellStart"/>
      <w:r>
        <w:rPr>
          <w:color w:val="000000"/>
          <w:highlight w:val="white"/>
        </w:rPr>
        <w:t>nối</w:t>
      </w:r>
      <w:proofErr w:type="spellEnd"/>
      <w:r>
        <w:rPr>
          <w:color w:val="000000"/>
          <w:highlight w:val="white"/>
        </w:rPr>
        <w:t> </w:t>
      </w:r>
      <w:proofErr w:type="spellStart"/>
      <w:r w:rsidR="00D0736B">
        <w:fldChar w:fldCharType="begin"/>
      </w:r>
      <w:r w:rsidR="00D0736B">
        <w:instrText xml:space="preserve"> HYPERLINK "https://vi.wikipedia.org/wiki/C%C6%A1_s%E1%BB%9F_d%E1%BB%AF_li%E1%BB%87u" \h </w:instrText>
      </w:r>
      <w:r w:rsidR="00D0736B">
        <w:fldChar w:fldCharType="separate"/>
      </w:r>
      <w:r>
        <w:rPr>
          <w:color w:val="000000"/>
          <w:highlight w:val="white"/>
        </w:rPr>
        <w:t>cơ</w:t>
      </w:r>
      <w:proofErr w:type="spellEnd"/>
      <w:r>
        <w:rPr>
          <w:color w:val="000000"/>
          <w:highlight w:val="white"/>
        </w:rPr>
        <w:t xml:space="preserve"> </w:t>
      </w:r>
      <w:proofErr w:type="spellStart"/>
      <w:r>
        <w:rPr>
          <w:color w:val="000000"/>
          <w:highlight w:val="white"/>
        </w:rPr>
        <w:t>sở</w:t>
      </w:r>
      <w:proofErr w:type="spellEnd"/>
      <w:r>
        <w:rPr>
          <w:color w:val="000000"/>
          <w:highlight w:val="white"/>
        </w:rPr>
        <w:t xml:space="preserve"> </w:t>
      </w:r>
      <w:proofErr w:type="spellStart"/>
      <w:r>
        <w:rPr>
          <w:color w:val="000000"/>
          <w:highlight w:val="white"/>
        </w:rPr>
        <w:t>dữ</w:t>
      </w:r>
      <w:proofErr w:type="spellEnd"/>
      <w:r>
        <w:rPr>
          <w:color w:val="000000"/>
          <w:highlight w:val="white"/>
        </w:rPr>
        <w:t xml:space="preserve"> </w:t>
      </w:r>
      <w:proofErr w:type="spellStart"/>
      <w:r>
        <w:rPr>
          <w:color w:val="000000"/>
          <w:highlight w:val="white"/>
        </w:rPr>
        <w:t>liệu</w:t>
      </w:r>
      <w:proofErr w:type="spellEnd"/>
      <w:r w:rsidR="00D0736B">
        <w:rPr>
          <w:color w:val="000000"/>
          <w:highlight w:val="white"/>
        </w:rPr>
        <w:fldChar w:fldCharType="end"/>
      </w:r>
      <w:r>
        <w:rPr>
          <w:color w:val="000000"/>
          <w:highlight w:val="white"/>
        </w:rPr>
        <w:t>; </w:t>
      </w:r>
      <w:proofErr w:type="spellStart"/>
      <w:r w:rsidR="00D0736B">
        <w:fldChar w:fldCharType="begin"/>
      </w:r>
      <w:r w:rsidR="00D0736B">
        <w:instrText xml:space="preserve"> HYPERLINK "https://vi.wikipedia.org/wiki/%E1%BB%A8ng_d%E1%BB%A5ng_web" \h </w:instrText>
      </w:r>
      <w:r w:rsidR="00D0736B">
        <w:fldChar w:fldCharType="separate"/>
      </w:r>
      <w:r>
        <w:rPr>
          <w:color w:val="000000"/>
          <w:highlight w:val="white"/>
        </w:rPr>
        <w:t>ứng</w:t>
      </w:r>
      <w:proofErr w:type="spellEnd"/>
      <w:r>
        <w:rPr>
          <w:color w:val="000000"/>
          <w:highlight w:val="white"/>
        </w:rPr>
        <w:t xml:space="preserve"> </w:t>
      </w:r>
      <w:proofErr w:type="spellStart"/>
      <w:r>
        <w:rPr>
          <w:color w:val="000000"/>
          <w:highlight w:val="white"/>
        </w:rPr>
        <w:t>dụng</w:t>
      </w:r>
      <w:proofErr w:type="spellEnd"/>
      <w:r>
        <w:rPr>
          <w:color w:val="000000"/>
          <w:highlight w:val="white"/>
        </w:rPr>
        <w:t xml:space="preserve"> web</w:t>
      </w:r>
      <w:r w:rsidR="00D0736B">
        <w:rPr>
          <w:color w:val="000000"/>
          <w:highlight w:val="white"/>
        </w:rPr>
        <w:fldChar w:fldCharType="end"/>
      </w:r>
      <w:r>
        <w:rPr>
          <w:color w:val="000000"/>
          <w:highlight w:val="white"/>
        </w:rPr>
        <w:t xml:space="preserve">; </w:t>
      </w:r>
      <w:proofErr w:type="spellStart"/>
      <w:r>
        <w:rPr>
          <w:color w:val="000000"/>
          <w:highlight w:val="white"/>
        </w:rPr>
        <w:t>các</w:t>
      </w:r>
      <w:proofErr w:type="spellEnd"/>
      <w:r>
        <w:rPr>
          <w:color w:val="000000"/>
          <w:highlight w:val="white"/>
        </w:rPr>
        <w:t> </w:t>
      </w:r>
      <w:proofErr w:type="spellStart"/>
      <w:r w:rsidR="00D0736B">
        <w:fldChar w:fldCharType="begin"/>
      </w:r>
      <w:r w:rsidR="00D0736B">
        <w:instrText xml:space="preserve"> HYPERLINK "https://vi.wikipedia.org/wiki/Thu%E1%BA%ADt_to%C3%A1n" \h </w:instrText>
      </w:r>
      <w:r w:rsidR="00D0736B">
        <w:fldChar w:fldCharType="separate"/>
      </w:r>
      <w:r>
        <w:rPr>
          <w:color w:val="000000"/>
          <w:highlight w:val="white"/>
        </w:rPr>
        <w:t>giải</w:t>
      </w:r>
      <w:proofErr w:type="spellEnd"/>
      <w:r>
        <w:rPr>
          <w:color w:val="000000"/>
          <w:highlight w:val="white"/>
        </w:rPr>
        <w:t xml:space="preserve"> </w:t>
      </w:r>
      <w:proofErr w:type="spellStart"/>
      <w:r>
        <w:rPr>
          <w:color w:val="000000"/>
          <w:highlight w:val="white"/>
        </w:rPr>
        <w:t>thuật</w:t>
      </w:r>
      <w:proofErr w:type="spellEnd"/>
      <w:r w:rsidR="00D0736B">
        <w:rPr>
          <w:color w:val="000000"/>
          <w:highlight w:val="white"/>
        </w:rPr>
        <w:fldChar w:fldCharType="end"/>
      </w:r>
      <w:r>
        <w:rPr>
          <w:color w:val="000000"/>
          <w:highlight w:val="white"/>
        </w:rPr>
        <w:t>, </w:t>
      </w:r>
      <w:proofErr w:type="spellStart"/>
      <w:r w:rsidR="00D0736B">
        <w:fldChar w:fldCharType="begin"/>
      </w:r>
      <w:r w:rsidR="00D0736B">
        <w:instrText xml:space="preserve"> HYPERLINK "https://vi.wikipedia.org/wiki/C%E1%BA%A5u_tr%C3%BAc_d%E1%BB%AF_li%E1%BB%87u" \h </w:instrText>
      </w:r>
      <w:r w:rsidR="00D0736B">
        <w:fldChar w:fldCharType="separate"/>
      </w:r>
      <w:r>
        <w:rPr>
          <w:color w:val="000000"/>
          <w:highlight w:val="white"/>
        </w:rPr>
        <w:t>cấu</w:t>
      </w:r>
      <w:proofErr w:type="spellEnd"/>
      <w:r>
        <w:rPr>
          <w:color w:val="000000"/>
          <w:highlight w:val="white"/>
        </w:rPr>
        <w:t xml:space="preserve"> </w:t>
      </w:r>
      <w:proofErr w:type="spellStart"/>
      <w:r>
        <w:rPr>
          <w:color w:val="000000"/>
          <w:highlight w:val="white"/>
        </w:rPr>
        <w:t>trúc</w:t>
      </w:r>
      <w:proofErr w:type="spellEnd"/>
      <w:r>
        <w:rPr>
          <w:color w:val="000000"/>
          <w:highlight w:val="white"/>
        </w:rPr>
        <w:t xml:space="preserve"> </w:t>
      </w:r>
      <w:proofErr w:type="spellStart"/>
      <w:r>
        <w:rPr>
          <w:color w:val="000000"/>
          <w:highlight w:val="white"/>
        </w:rPr>
        <w:t>dữ</w:t>
      </w:r>
      <w:proofErr w:type="spellEnd"/>
      <w:r>
        <w:rPr>
          <w:color w:val="000000"/>
          <w:highlight w:val="white"/>
        </w:rPr>
        <w:t xml:space="preserve"> </w:t>
      </w:r>
      <w:proofErr w:type="spellStart"/>
      <w:r>
        <w:rPr>
          <w:color w:val="000000"/>
          <w:highlight w:val="white"/>
        </w:rPr>
        <w:t>liệu</w:t>
      </w:r>
      <w:proofErr w:type="spellEnd"/>
      <w:r w:rsidR="00D0736B">
        <w:rPr>
          <w:color w:val="000000"/>
          <w:highlight w:val="white"/>
        </w:rPr>
        <w:fldChar w:fldCharType="end"/>
      </w:r>
      <w:r>
        <w:rPr>
          <w:color w:val="000000"/>
          <w:highlight w:val="white"/>
        </w:rPr>
        <w:t xml:space="preserve">; </w:t>
      </w:r>
      <w:proofErr w:type="spellStart"/>
      <w:r>
        <w:rPr>
          <w:color w:val="000000"/>
          <w:highlight w:val="white"/>
        </w:rPr>
        <w:t>giao</w:t>
      </w:r>
      <w:proofErr w:type="spellEnd"/>
      <w:r>
        <w:rPr>
          <w:color w:val="000000"/>
          <w:highlight w:val="white"/>
        </w:rPr>
        <w:t xml:space="preserve"> </w:t>
      </w:r>
      <w:proofErr w:type="spellStart"/>
      <w:r>
        <w:rPr>
          <w:color w:val="000000"/>
          <w:highlight w:val="white"/>
        </w:rPr>
        <w:t>tiếp</w:t>
      </w:r>
      <w:proofErr w:type="spellEnd"/>
      <w:r>
        <w:rPr>
          <w:color w:val="000000"/>
          <w:highlight w:val="white"/>
        </w:rPr>
        <w:t xml:space="preserve"> </w:t>
      </w:r>
      <w:proofErr w:type="spellStart"/>
      <w:r>
        <w:rPr>
          <w:color w:val="000000"/>
          <w:highlight w:val="white"/>
        </w:rPr>
        <w:t>mạng</w:t>
      </w:r>
      <w:proofErr w:type="spellEnd"/>
      <w:r>
        <w:rPr>
          <w:color w:val="000000"/>
          <w:highlight w:val="white"/>
        </w:rPr>
        <w:t>... [5]</w:t>
      </w:r>
    </w:p>
    <w:p w:rsidR="0017270F" w:rsidRDefault="005E76C4">
      <w:pPr>
        <w:pStyle w:val="u2"/>
        <w:numPr>
          <w:ilvl w:val="1"/>
          <w:numId w:val="10"/>
        </w:numPr>
      </w:pPr>
      <w:bookmarkStart w:id="201" w:name="_25b2l0r" w:colFirst="0" w:colLast="0"/>
      <w:bookmarkEnd w:id="201"/>
      <w:r>
        <w:t>RESTful Web Service</w:t>
      </w:r>
    </w:p>
    <w:p w:rsidR="0017270F" w:rsidRDefault="005E76C4">
      <w:pPr>
        <w:pStyle w:val="u5"/>
        <w:numPr>
          <w:ilvl w:val="4"/>
          <w:numId w:val="10"/>
        </w:numPr>
      </w:pPr>
      <w:r>
        <w:t>Web service</w:t>
      </w:r>
    </w:p>
    <w:p w:rsidR="0017270F" w:rsidRDefault="005E76C4">
      <w:pPr>
        <w:keepNext/>
        <w:jc w:val="center"/>
        <w:pPrChange w:id="202" w:author="BUI Mai Anh" w:date="2018-05-28T02:05:00Z">
          <w:pPr>
            <w:keepNext/>
          </w:pPr>
        </w:pPrChange>
      </w:pPr>
      <w:r>
        <w:rPr>
          <w:noProof/>
        </w:rPr>
        <w:lastRenderedPageBreak/>
        <w:drawing>
          <wp:inline distT="0" distB="0" distL="0" distR="0">
            <wp:extent cx="3954145" cy="2057400"/>
            <wp:effectExtent l="0" t="0" r="0" b="0"/>
            <wp:docPr id="23" name="image17.png" descr="https://o7planning.org/vi/10773/cache/images/i/4310555.png"/>
            <wp:cNvGraphicFramePr/>
            <a:graphic xmlns:a="http://schemas.openxmlformats.org/drawingml/2006/main">
              <a:graphicData uri="http://schemas.openxmlformats.org/drawingml/2006/picture">
                <pic:pic xmlns:pic="http://schemas.openxmlformats.org/drawingml/2006/picture">
                  <pic:nvPicPr>
                    <pic:cNvPr id="0" name="image17.png" descr="https://o7planning.org/vi/10773/cache/images/i/4310555.png"/>
                    <pic:cNvPicPr preferRelativeResize="0"/>
                  </pic:nvPicPr>
                  <pic:blipFill>
                    <a:blip r:embed="rId37"/>
                    <a:srcRect/>
                    <a:stretch>
                      <a:fillRect/>
                    </a:stretch>
                  </pic:blipFill>
                  <pic:spPr>
                    <a:xfrm>
                      <a:off x="0" y="0"/>
                      <a:ext cx="3954145" cy="2057400"/>
                    </a:xfrm>
                    <a:prstGeom prst="rect">
                      <a:avLst/>
                    </a:prstGeom>
                    <a:ln/>
                  </pic:spPr>
                </pic:pic>
              </a:graphicData>
            </a:graphic>
          </wp:inline>
        </w:drawing>
      </w:r>
    </w:p>
    <w:p w:rsidR="0017270F" w:rsidRDefault="005E76C4">
      <w:pPr>
        <w:jc w:val="center"/>
        <w:rPr>
          <w:color w:val="000000"/>
          <w:sz w:val="24"/>
          <w:szCs w:val="24"/>
        </w:rPr>
        <w:pPrChange w:id="203" w:author="BUI Mai Anh" w:date="2018-05-28T02:05:00Z">
          <w:pPr>
            <w:pBdr>
              <w:top w:val="nil"/>
              <w:left w:val="nil"/>
              <w:bottom w:val="nil"/>
              <w:right w:val="nil"/>
              <w:between w:val="nil"/>
            </w:pBdr>
          </w:pPr>
        </w:pPrChange>
      </w:pPr>
      <w:bookmarkStart w:id="204" w:name="_kgcv8k" w:colFirst="0" w:colLast="0"/>
      <w:bookmarkEnd w:id="204"/>
      <w:proofErr w:type="spellStart"/>
      <w:r>
        <w:rPr>
          <w:color w:val="000000"/>
          <w:sz w:val="24"/>
          <w:szCs w:val="24"/>
        </w:rPr>
        <w:t>Hình</w:t>
      </w:r>
      <w:proofErr w:type="spellEnd"/>
      <w:r>
        <w:rPr>
          <w:color w:val="000000"/>
          <w:sz w:val="24"/>
          <w:szCs w:val="24"/>
        </w:rPr>
        <w:t xml:space="preserve"> 17 Web server</w:t>
      </w:r>
    </w:p>
    <w:p w:rsidR="0017270F" w:rsidRDefault="005E76C4">
      <w:proofErr w:type="spellStart"/>
      <w:r>
        <w:t>Với</w:t>
      </w:r>
      <w:proofErr w:type="spellEnd"/>
      <w:r>
        <w:t xml:space="preserve"> </w:t>
      </w:r>
      <w:proofErr w:type="spellStart"/>
      <w:r>
        <w:t>các</w:t>
      </w:r>
      <w:proofErr w:type="spellEnd"/>
      <w:r>
        <w:t xml:space="preserve"> web server </w:t>
      </w:r>
      <w:proofErr w:type="spellStart"/>
      <w:r>
        <w:t>thông</w:t>
      </w:r>
      <w:proofErr w:type="spellEnd"/>
      <w:r>
        <w:t xml:space="preserve"> </w:t>
      </w:r>
      <w:proofErr w:type="spellStart"/>
      <w:r>
        <w:t>thường</w:t>
      </w:r>
      <w:proofErr w:type="spellEnd"/>
      <w:r>
        <w:t xml:space="preserve">, </w:t>
      </w:r>
      <w:proofErr w:type="spellStart"/>
      <w:r>
        <w:t>khi</w:t>
      </w:r>
      <w:proofErr w:type="spellEnd"/>
      <w:r>
        <w:t xml:space="preserve"> </w:t>
      </w:r>
      <w:proofErr w:type="spellStart"/>
      <w:r>
        <w:t>chúng</w:t>
      </w:r>
      <w:proofErr w:type="spellEnd"/>
      <w:r>
        <w:t xml:space="preserve"> ta </w:t>
      </w:r>
      <w:proofErr w:type="spellStart"/>
      <w:r>
        <w:t>truy</w:t>
      </w:r>
      <w:proofErr w:type="spellEnd"/>
      <w:r>
        <w:t xml:space="preserve"> </w:t>
      </w:r>
      <w:proofErr w:type="spellStart"/>
      <w:r>
        <w:t>cập</w:t>
      </w:r>
      <w:proofErr w:type="spellEnd"/>
      <w:r>
        <w:t xml:space="preserve"> server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cho</w:t>
      </w:r>
      <w:proofErr w:type="spellEnd"/>
      <w:r>
        <w:t xml:space="preserve"> ta </w:t>
      </w:r>
      <w:proofErr w:type="spellStart"/>
      <w:r>
        <w:t>nội</w:t>
      </w:r>
      <w:proofErr w:type="spellEnd"/>
      <w:r>
        <w:t xml:space="preserve"> dung </w:t>
      </w:r>
      <w:proofErr w:type="spellStart"/>
      <w:r>
        <w:t>của</w:t>
      </w:r>
      <w:proofErr w:type="spellEnd"/>
      <w:r>
        <w:t xml:space="preserve"> 1 </w:t>
      </w:r>
      <w:proofErr w:type="spellStart"/>
      <w:r>
        <w:t>trang</w:t>
      </w:r>
      <w:proofErr w:type="spellEnd"/>
      <w:r>
        <w:t xml:space="preserve"> web </w:t>
      </w:r>
      <w:proofErr w:type="spellStart"/>
      <w:r>
        <w:t>dưới</w:t>
      </w:r>
      <w:proofErr w:type="spellEnd"/>
      <w:r>
        <w:t xml:space="preserve"> </w:t>
      </w:r>
      <w:proofErr w:type="spellStart"/>
      <w:r>
        <w:t>dạng</w:t>
      </w:r>
      <w:proofErr w:type="spellEnd"/>
      <w:r>
        <w:t xml:space="preserve"> html, </w:t>
      </w:r>
      <w:proofErr w:type="spellStart"/>
      <w:r>
        <w:t>css</w:t>
      </w:r>
      <w:proofErr w:type="spellEnd"/>
      <w:r>
        <w:t xml:space="preserve"> </w:t>
      </w:r>
      <w:proofErr w:type="spellStart"/>
      <w:r>
        <w:t>và</w:t>
      </w:r>
      <w:proofErr w:type="spellEnd"/>
      <w:r>
        <w:t xml:space="preserve"> </w:t>
      </w:r>
      <w:proofErr w:type="spellStart"/>
      <w:r>
        <w:t>javascript</w:t>
      </w:r>
      <w:proofErr w:type="spellEnd"/>
      <w:r>
        <w:t>.</w:t>
      </w:r>
    </w:p>
    <w:p w:rsidR="0017270F" w:rsidRDefault="005E76C4">
      <w:pPr>
        <w:keepNext/>
        <w:jc w:val="center"/>
        <w:pPrChange w:id="205" w:author="BUI Mai Anh" w:date="2018-05-28T02:05:00Z">
          <w:pPr>
            <w:keepNext/>
          </w:pPr>
        </w:pPrChange>
      </w:pPr>
      <w:r>
        <w:rPr>
          <w:noProof/>
        </w:rPr>
        <w:drawing>
          <wp:inline distT="0" distB="0" distL="0" distR="0">
            <wp:extent cx="3617827" cy="1914791"/>
            <wp:effectExtent l="0" t="0" r="0" b="0"/>
            <wp:docPr id="24" name="image21.png" descr="https://o7planning.org/vi/10773/cache/images/i/4311054.png"/>
            <wp:cNvGraphicFramePr/>
            <a:graphic xmlns:a="http://schemas.openxmlformats.org/drawingml/2006/main">
              <a:graphicData uri="http://schemas.openxmlformats.org/drawingml/2006/picture">
                <pic:pic xmlns:pic="http://schemas.openxmlformats.org/drawingml/2006/picture">
                  <pic:nvPicPr>
                    <pic:cNvPr id="0" name="image21.png" descr="https://o7planning.org/vi/10773/cache/images/i/4311054.png"/>
                    <pic:cNvPicPr preferRelativeResize="0"/>
                  </pic:nvPicPr>
                  <pic:blipFill>
                    <a:blip r:embed="rId38"/>
                    <a:srcRect/>
                    <a:stretch>
                      <a:fillRect/>
                    </a:stretch>
                  </pic:blipFill>
                  <pic:spPr>
                    <a:xfrm>
                      <a:off x="0" y="0"/>
                      <a:ext cx="3617827" cy="1914791"/>
                    </a:xfrm>
                    <a:prstGeom prst="rect">
                      <a:avLst/>
                    </a:prstGeom>
                    <a:ln/>
                  </pic:spPr>
                </pic:pic>
              </a:graphicData>
            </a:graphic>
          </wp:inline>
        </w:drawing>
      </w:r>
    </w:p>
    <w:p w:rsidR="0017270F" w:rsidRDefault="005E76C4">
      <w:pPr>
        <w:jc w:val="center"/>
        <w:rPr>
          <w:color w:val="000000"/>
          <w:sz w:val="24"/>
          <w:szCs w:val="24"/>
        </w:rPr>
        <w:pPrChange w:id="206" w:author="BUI Mai Anh" w:date="2018-05-28T02:05:00Z">
          <w:pPr>
            <w:pBdr>
              <w:top w:val="nil"/>
              <w:left w:val="nil"/>
              <w:bottom w:val="nil"/>
              <w:right w:val="nil"/>
              <w:between w:val="nil"/>
            </w:pBdr>
          </w:pPr>
        </w:pPrChange>
      </w:pPr>
      <w:bookmarkStart w:id="207" w:name="_34g0dwd" w:colFirst="0" w:colLast="0"/>
      <w:bookmarkEnd w:id="207"/>
      <w:proofErr w:type="spellStart"/>
      <w:r>
        <w:rPr>
          <w:color w:val="000000"/>
          <w:sz w:val="24"/>
          <w:szCs w:val="24"/>
        </w:rPr>
        <w:t>Hình</w:t>
      </w:r>
      <w:proofErr w:type="spellEnd"/>
      <w:r>
        <w:rPr>
          <w:color w:val="000000"/>
          <w:sz w:val="24"/>
          <w:szCs w:val="24"/>
        </w:rPr>
        <w:t xml:space="preserve"> 18 Web service</w:t>
      </w:r>
    </w:p>
    <w:p w:rsidR="0017270F" w:rsidRDefault="005E76C4">
      <w:proofErr w:type="spellStart"/>
      <w:r>
        <w:t>Trong</w:t>
      </w:r>
      <w:proofErr w:type="spellEnd"/>
      <w:r>
        <w:t xml:space="preserve"> </w:t>
      </w:r>
      <w:proofErr w:type="spellStart"/>
      <w:r>
        <w:t>khi</w:t>
      </w:r>
      <w:proofErr w:type="spellEnd"/>
      <w:r>
        <w:t xml:space="preserve"> </w:t>
      </w:r>
      <w:proofErr w:type="spellStart"/>
      <w:r>
        <w:t>đó</w:t>
      </w:r>
      <w:proofErr w:type="spellEnd"/>
      <w:r>
        <w:t xml:space="preserve">, Web service </w:t>
      </w:r>
      <w:proofErr w:type="spellStart"/>
      <w:r>
        <w:t>là</w:t>
      </w:r>
      <w:proofErr w:type="spellEnd"/>
      <w:r>
        <w:t xml:space="preserve"> 1 </w:t>
      </w:r>
      <w:proofErr w:type="spellStart"/>
      <w:r>
        <w:t>dịch</w:t>
      </w:r>
      <w:proofErr w:type="spellEnd"/>
      <w:r>
        <w:t xml:space="preserve"> </w:t>
      </w:r>
      <w:proofErr w:type="spellStart"/>
      <w:r>
        <w:t>vụ</w:t>
      </w:r>
      <w:proofErr w:type="spellEnd"/>
      <w:r>
        <w:t xml:space="preserve"> Web, </w:t>
      </w:r>
      <w:proofErr w:type="spellStart"/>
      <w:r>
        <w:t>khi</w:t>
      </w:r>
      <w:proofErr w:type="spellEnd"/>
      <w:r>
        <w:t xml:space="preserve"> </w:t>
      </w:r>
      <w:proofErr w:type="spellStart"/>
      <w:r>
        <w:t>chúng</w:t>
      </w:r>
      <w:proofErr w:type="spellEnd"/>
      <w:r>
        <w:t xml:space="preserve"> ta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Web service, </w:t>
      </w:r>
      <w:proofErr w:type="spellStart"/>
      <w:r>
        <w:t>nó</w:t>
      </w:r>
      <w:proofErr w:type="spellEnd"/>
      <w:r>
        <w:t xml:space="preserve"> </w:t>
      </w:r>
      <w:proofErr w:type="spellStart"/>
      <w:r>
        <w:t>sẽ</w:t>
      </w:r>
      <w:proofErr w:type="spellEnd"/>
      <w:r>
        <w:t xml:space="preserve"> </w:t>
      </w:r>
      <w:proofErr w:type="spellStart"/>
      <w:r>
        <w:t>chỉ</w:t>
      </w:r>
      <w:proofErr w:type="spellEnd"/>
      <w:r>
        <w:t xml:space="preserve"> </w:t>
      </w:r>
      <w:proofErr w:type="spellStart"/>
      <w:r>
        <w:t>trả</w:t>
      </w:r>
      <w:proofErr w:type="spellEnd"/>
      <w:r>
        <w:t xml:space="preserve"> </w:t>
      </w:r>
      <w:proofErr w:type="spellStart"/>
      <w:r>
        <w:t>về</w:t>
      </w:r>
      <w:proofErr w:type="spellEnd"/>
      <w:r>
        <w:t xml:space="preserve"> </w:t>
      </w:r>
      <w:proofErr w:type="spellStart"/>
      <w:r>
        <w:t>cho</w:t>
      </w:r>
      <w:proofErr w:type="spellEnd"/>
      <w:r>
        <w:t xml:space="preserve"> ta </w:t>
      </w: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thường</w:t>
      </w:r>
      <w:proofErr w:type="spellEnd"/>
      <w:r>
        <w:t xml:space="preserve"> </w:t>
      </w:r>
      <w:proofErr w:type="spellStart"/>
      <w:r>
        <w:t>dưới</w:t>
      </w:r>
      <w:proofErr w:type="spellEnd"/>
      <w:r>
        <w:t xml:space="preserve"> </w:t>
      </w:r>
      <w:proofErr w:type="spellStart"/>
      <w:r>
        <w:t>dạng</w:t>
      </w:r>
      <w:proofErr w:type="spellEnd"/>
      <w:r>
        <w:t xml:space="preserve"> JSON </w:t>
      </w:r>
      <w:proofErr w:type="spellStart"/>
      <w:r>
        <w:t>hoặc</w:t>
      </w:r>
      <w:proofErr w:type="spellEnd"/>
      <w:r>
        <w:t xml:space="preserve"> XML.</w:t>
      </w:r>
    </w:p>
    <w:p w:rsidR="0017270F" w:rsidRDefault="005E76C4">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trong</w:t>
      </w:r>
      <w:proofErr w:type="spellEnd"/>
      <w:r>
        <w:t xml:space="preserve"> </w:t>
      </w:r>
      <w:proofErr w:type="spellStart"/>
      <w:r>
        <w:t>ảnh</w:t>
      </w:r>
      <w:proofErr w:type="spellEnd"/>
      <w:r>
        <w:t xml:space="preserve"> </w:t>
      </w:r>
      <w:proofErr w:type="spellStart"/>
      <w:r>
        <w:t>trên</w:t>
      </w:r>
      <w:proofErr w:type="spellEnd"/>
      <w:r>
        <w:t xml:space="preserve">, </w:t>
      </w:r>
      <w:proofErr w:type="spellStart"/>
      <w:r>
        <w:t>khi</w:t>
      </w:r>
      <w:proofErr w:type="spellEnd"/>
      <w:r>
        <w:t xml:space="preserve"> </w:t>
      </w:r>
      <w:proofErr w:type="spellStart"/>
      <w:r>
        <w:t>chúng</w:t>
      </w:r>
      <w:proofErr w:type="spellEnd"/>
      <w:r>
        <w:t xml:space="preserve"> ta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thời</w:t>
      </w:r>
      <w:proofErr w:type="spellEnd"/>
      <w:r>
        <w:t xml:space="preserve"> </w:t>
      </w:r>
      <w:proofErr w:type="spellStart"/>
      <w:r>
        <w:t>tiết</w:t>
      </w:r>
      <w:proofErr w:type="spellEnd"/>
      <w:r>
        <w:t xml:space="preserve"> Chicago </w:t>
      </w:r>
      <w:proofErr w:type="spellStart"/>
      <w:r>
        <w:t>vào</w:t>
      </w:r>
      <w:proofErr w:type="spellEnd"/>
      <w:r>
        <w:t xml:space="preserve"> Webservice </w:t>
      </w:r>
      <w:proofErr w:type="spellStart"/>
      <w:r>
        <w:t>thông</w:t>
      </w:r>
      <w:proofErr w:type="spellEnd"/>
      <w:r>
        <w:t xml:space="preserve"> tin </w:t>
      </w:r>
      <w:proofErr w:type="spellStart"/>
      <w:r>
        <w:t>thời</w:t>
      </w:r>
      <w:proofErr w:type="spellEnd"/>
      <w:r>
        <w:t xml:space="preserve"> </w:t>
      </w:r>
      <w:proofErr w:type="spellStart"/>
      <w:r>
        <w:t>tiết</w:t>
      </w:r>
      <w:proofErr w:type="spellEnd"/>
      <w:r>
        <w:t xml:space="preserve">, </w:t>
      </w:r>
      <w:proofErr w:type="spellStart"/>
      <w:r>
        <w:t>nó</w:t>
      </w:r>
      <w:proofErr w:type="spellEnd"/>
      <w:r>
        <w:t xml:space="preserve">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cho</w:t>
      </w:r>
      <w:proofErr w:type="spellEnd"/>
      <w:r>
        <w:t xml:space="preserve"> </w:t>
      </w:r>
      <w:proofErr w:type="spellStart"/>
      <w:r>
        <w:t>chúng</w:t>
      </w:r>
      <w:proofErr w:type="spellEnd"/>
      <w:r>
        <w:t xml:space="preserve"> ta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của</w:t>
      </w:r>
      <w:proofErr w:type="spellEnd"/>
      <w:r>
        <w:t xml:space="preserve"> Chicago </w:t>
      </w:r>
      <w:proofErr w:type="spellStart"/>
      <w:r>
        <w:t>thay</w:t>
      </w:r>
      <w:proofErr w:type="spellEnd"/>
      <w:r>
        <w:t xml:space="preserve"> </w:t>
      </w:r>
      <w:proofErr w:type="spellStart"/>
      <w:r>
        <w:t>vì</w:t>
      </w:r>
      <w:proofErr w:type="spellEnd"/>
      <w:r>
        <w:t xml:space="preserve"> </w:t>
      </w:r>
      <w:proofErr w:type="spellStart"/>
      <w:r>
        <w:t>cả</w:t>
      </w:r>
      <w:proofErr w:type="spellEnd"/>
      <w:r>
        <w:t xml:space="preserve"> </w:t>
      </w:r>
      <w:proofErr w:type="spellStart"/>
      <w:r>
        <w:t>trang</w:t>
      </w:r>
      <w:proofErr w:type="spellEnd"/>
      <w:r>
        <w:t xml:space="preserve"> web. </w:t>
      </w:r>
    </w:p>
    <w:p w:rsidR="0017270F" w:rsidRDefault="005E76C4">
      <w:pPr>
        <w:pStyle w:val="u5"/>
        <w:numPr>
          <w:ilvl w:val="4"/>
          <w:numId w:val="10"/>
        </w:numPr>
      </w:pPr>
      <w:r>
        <w:t>RESTful Service [6]</w:t>
      </w:r>
    </w:p>
    <w:p w:rsidR="0017270F" w:rsidRDefault="005E76C4">
      <w:r>
        <w:t xml:space="preserve">RESTful Web Service </w:t>
      </w:r>
      <w:proofErr w:type="spellStart"/>
      <w:r>
        <w:t>là</w:t>
      </w:r>
      <w:proofErr w:type="spellEnd"/>
      <w:r>
        <w:t xml:space="preserve"> </w:t>
      </w:r>
      <w:proofErr w:type="spellStart"/>
      <w:r>
        <w:t>các</w:t>
      </w:r>
      <w:proofErr w:type="spellEnd"/>
      <w:r>
        <w:t xml:space="preserve"> Web Service </w:t>
      </w:r>
      <w:proofErr w:type="spellStart"/>
      <w:r>
        <w:t>được</w:t>
      </w:r>
      <w:proofErr w:type="spellEnd"/>
      <w:r>
        <w:t xml:space="preserve"> </w:t>
      </w:r>
      <w:proofErr w:type="spellStart"/>
      <w:r>
        <w:t>viết</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kiến</w:t>
      </w:r>
      <w:proofErr w:type="spellEnd"/>
      <w:r>
        <w:t xml:space="preserve"> </w:t>
      </w:r>
      <w:proofErr w:type="spellStart"/>
      <w:r>
        <w:t>trúc</w:t>
      </w:r>
      <w:proofErr w:type="spellEnd"/>
      <w:r>
        <w:t xml:space="preserve"> REST. REST </w:t>
      </w:r>
      <w:proofErr w:type="spellStart"/>
      <w:r>
        <w:t>định</w:t>
      </w:r>
      <w:proofErr w:type="spellEnd"/>
      <w:r>
        <w:t xml:space="preserve"> </w:t>
      </w:r>
      <w:proofErr w:type="spellStart"/>
      <w:r>
        <w:t>nghĩa</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để</w:t>
      </w:r>
      <w:proofErr w:type="spellEnd"/>
      <w:r>
        <w:t xml:space="preserve"> </w:t>
      </w:r>
      <w:proofErr w:type="spellStart"/>
      <w:r>
        <w:t>bạn</w:t>
      </w:r>
      <w:proofErr w:type="spellEnd"/>
      <w:r>
        <w:t xml:space="preserve"> </w:t>
      </w:r>
      <w:proofErr w:type="spellStart"/>
      <w:r>
        <w:t>thiết</w:t>
      </w:r>
      <w:proofErr w:type="spellEnd"/>
      <w:r>
        <w:t xml:space="preserve"> </w:t>
      </w:r>
      <w:proofErr w:type="spellStart"/>
      <w:r>
        <w:t>kế</w:t>
      </w:r>
      <w:proofErr w:type="spellEnd"/>
      <w:r>
        <w:t xml:space="preserve"> Web services, </w:t>
      </w:r>
      <w:proofErr w:type="spellStart"/>
      <w:r>
        <w:t>chú</w:t>
      </w:r>
      <w:proofErr w:type="spellEnd"/>
      <w:r>
        <w:t xml:space="preserve"> </w:t>
      </w:r>
      <w:proofErr w:type="spellStart"/>
      <w:r>
        <w:t>trọng</w:t>
      </w:r>
      <w:proofErr w:type="spellEnd"/>
      <w:r>
        <w:t xml:space="preserve"> </w:t>
      </w:r>
      <w:proofErr w:type="spellStart"/>
      <w:r>
        <w:t>vào</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hệ</w:t>
      </w:r>
      <w:proofErr w:type="spellEnd"/>
      <w:r>
        <w:t xml:space="preserve"> </w:t>
      </w:r>
      <w:proofErr w:type="spellStart"/>
      <w:r>
        <w:t>thống</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tải</w:t>
      </w:r>
      <w:proofErr w:type="spellEnd"/>
      <w:r>
        <w:t xml:space="preserve"> qua HTTP, </w:t>
      </w:r>
      <w:proofErr w:type="spellStart"/>
      <w:r>
        <w:t>và</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bởi</w:t>
      </w:r>
      <w:proofErr w:type="spellEnd"/>
      <w:r>
        <w:t xml:space="preserve"> </w:t>
      </w:r>
      <w:proofErr w:type="spellStart"/>
      <w:r>
        <w:t>nhiều</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nhau</w:t>
      </w:r>
      <w:proofErr w:type="spellEnd"/>
      <w:r>
        <w:t xml:space="preserve">. REST </w:t>
      </w:r>
      <w:proofErr w:type="spellStart"/>
      <w:r>
        <w:t>là</w:t>
      </w:r>
      <w:proofErr w:type="spellEnd"/>
      <w:r>
        <w:t xml:space="preserve"> </w:t>
      </w:r>
      <w:proofErr w:type="spellStart"/>
      <w:r>
        <w:t>một</w:t>
      </w:r>
      <w:proofErr w:type="spellEnd"/>
      <w:r>
        <w:t xml:space="preserve"> </w:t>
      </w:r>
      <w:proofErr w:type="spellStart"/>
      <w:r>
        <w:lastRenderedPageBreak/>
        <w:t>bộ</w:t>
      </w:r>
      <w:proofErr w:type="spellEnd"/>
      <w:r>
        <w:t xml:space="preserve"> </w:t>
      </w:r>
      <w:proofErr w:type="spellStart"/>
      <w:r>
        <w:t>quy</w:t>
      </w:r>
      <w:proofErr w:type="spellEnd"/>
      <w:r>
        <w:t xml:space="preserve"> </w:t>
      </w:r>
      <w:proofErr w:type="spellStart"/>
      <w:r>
        <w:t>tắc</w:t>
      </w:r>
      <w:proofErr w:type="spellEnd"/>
      <w:r>
        <w:t xml:space="preserve"> </w:t>
      </w:r>
      <w:proofErr w:type="spellStart"/>
      <w:r>
        <w:t>để</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Web Service, </w:t>
      </w:r>
      <w:proofErr w:type="spellStart"/>
      <w:r>
        <w:t>mà</w:t>
      </w:r>
      <w:proofErr w:type="spellEnd"/>
      <w:r>
        <w:t xml:space="preserve"> </w:t>
      </w:r>
      <w:proofErr w:type="spellStart"/>
      <w:r>
        <w:t>nó</w:t>
      </w:r>
      <w:proofErr w:type="spellEnd"/>
      <w:r>
        <w:t xml:space="preserve"> </w:t>
      </w:r>
      <w:proofErr w:type="spellStart"/>
      <w:r>
        <w:t>tuân</w:t>
      </w:r>
      <w:proofErr w:type="spellEnd"/>
      <w:r>
        <w:t xml:space="preserve"> </w:t>
      </w:r>
      <w:proofErr w:type="spellStart"/>
      <w:r>
        <w:t>thủ</w:t>
      </w:r>
      <w:proofErr w:type="spellEnd"/>
      <w:r>
        <w:t xml:space="preserve"> 4 </w:t>
      </w:r>
      <w:proofErr w:type="spellStart"/>
      <w:r>
        <w:t>nguyên</w:t>
      </w:r>
      <w:proofErr w:type="spellEnd"/>
      <w:r>
        <w:t xml:space="preserve"> </w:t>
      </w:r>
      <w:proofErr w:type="spellStart"/>
      <w:r>
        <w:t>tắc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bản</w:t>
      </w:r>
      <w:proofErr w:type="spellEnd"/>
      <w:r>
        <w:t xml:space="preserve"> </w:t>
      </w:r>
      <w:proofErr w:type="spellStart"/>
      <w:r>
        <w:t>sau</w:t>
      </w:r>
      <w:proofErr w:type="spellEnd"/>
      <w:r>
        <w:t xml:space="preserve">: </w:t>
      </w:r>
    </w:p>
    <w:p w:rsidR="0017270F" w:rsidRDefault="005E76C4">
      <w:pPr>
        <w:numPr>
          <w:ilvl w:val="0"/>
          <w:numId w:val="8"/>
        </w:numPr>
        <w:pBdr>
          <w:top w:val="nil"/>
          <w:left w:val="nil"/>
          <w:bottom w:val="nil"/>
          <w:right w:val="nil"/>
          <w:between w:val="nil"/>
        </w:pBdr>
        <w:spacing w:after="0"/>
      </w:pP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thức</w:t>
      </w:r>
      <w:proofErr w:type="spellEnd"/>
      <w:r>
        <w:rPr>
          <w:color w:val="000000"/>
        </w:rPr>
        <w:t xml:space="preserve"> HTTP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rõ</w:t>
      </w:r>
      <w:proofErr w:type="spellEnd"/>
      <w:r>
        <w:rPr>
          <w:color w:val="000000"/>
        </w:rPr>
        <w:t xml:space="preserve"> </w:t>
      </w:r>
      <w:proofErr w:type="spellStart"/>
      <w:r>
        <w:rPr>
          <w:color w:val="000000"/>
        </w:rPr>
        <w:t>ràng</w:t>
      </w:r>
      <w:proofErr w:type="spellEnd"/>
      <w:r>
        <w:rPr>
          <w:color w:val="000000"/>
        </w:rPr>
        <w:t xml:space="preserve"> </w:t>
      </w:r>
    </w:p>
    <w:p w:rsidR="0017270F" w:rsidRDefault="005E76C4">
      <w:pPr>
        <w:numPr>
          <w:ilvl w:val="0"/>
          <w:numId w:val="8"/>
        </w:numPr>
        <w:pBdr>
          <w:top w:val="nil"/>
          <w:left w:val="nil"/>
          <w:bottom w:val="nil"/>
          <w:right w:val="nil"/>
          <w:between w:val="nil"/>
        </w:pBdr>
        <w:spacing w:before="0" w:after="0"/>
      </w:pPr>
      <w:r>
        <w:rPr>
          <w:color w:val="000000"/>
        </w:rPr>
        <w:t xml:space="preserve">Phi </w:t>
      </w:r>
      <w:proofErr w:type="spellStart"/>
      <w:r>
        <w:rPr>
          <w:color w:val="000000"/>
        </w:rPr>
        <w:t>trạng</w:t>
      </w:r>
      <w:proofErr w:type="spellEnd"/>
      <w:r>
        <w:rPr>
          <w:color w:val="000000"/>
        </w:rPr>
        <w:t xml:space="preserve"> </w:t>
      </w:r>
      <w:proofErr w:type="spellStart"/>
      <w:r>
        <w:rPr>
          <w:color w:val="000000"/>
        </w:rPr>
        <w:t>thái</w:t>
      </w:r>
      <w:proofErr w:type="spellEnd"/>
      <w:r>
        <w:rPr>
          <w:color w:val="000000"/>
        </w:rPr>
        <w:t xml:space="preserve"> </w:t>
      </w:r>
    </w:p>
    <w:p w:rsidR="0017270F" w:rsidRDefault="005E76C4">
      <w:pPr>
        <w:numPr>
          <w:ilvl w:val="0"/>
          <w:numId w:val="8"/>
        </w:numPr>
        <w:pBdr>
          <w:top w:val="nil"/>
          <w:left w:val="nil"/>
          <w:bottom w:val="nil"/>
          <w:right w:val="nil"/>
          <w:between w:val="nil"/>
        </w:pBdr>
        <w:spacing w:before="0" w:after="0"/>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thư</w:t>
      </w:r>
      <w:proofErr w:type="spellEnd"/>
      <w:r>
        <w:rPr>
          <w:color w:val="000000"/>
        </w:rPr>
        <w:t xml:space="preserve"> </w:t>
      </w:r>
      <w:proofErr w:type="spellStart"/>
      <w:r>
        <w:rPr>
          <w:color w:val="000000"/>
        </w:rPr>
        <w:t>mục</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URls</w:t>
      </w:r>
      <w:proofErr w:type="spellEnd"/>
      <w:r>
        <w:rPr>
          <w:color w:val="000000"/>
        </w:rPr>
        <w:t xml:space="preserve"> </w:t>
      </w:r>
    </w:p>
    <w:p w:rsidR="0017270F" w:rsidRDefault="005E76C4">
      <w:pPr>
        <w:numPr>
          <w:ilvl w:val="0"/>
          <w:numId w:val="8"/>
        </w:numPr>
        <w:pBdr>
          <w:top w:val="nil"/>
          <w:left w:val="nil"/>
          <w:bottom w:val="nil"/>
          <w:right w:val="nil"/>
          <w:between w:val="nil"/>
        </w:pBdr>
        <w:spacing w:before="0" w:after="0"/>
      </w:pPr>
      <w:proofErr w:type="spellStart"/>
      <w:r>
        <w:rPr>
          <w:color w:val="000000"/>
        </w:rPr>
        <w:t>Truyền</w:t>
      </w:r>
      <w:proofErr w:type="spellEnd"/>
      <w:r>
        <w:rPr>
          <w:color w:val="000000"/>
        </w:rPr>
        <w:t xml:space="preserve"> </w:t>
      </w:r>
      <w:proofErr w:type="spellStart"/>
      <w:r>
        <w:rPr>
          <w:color w:val="000000"/>
        </w:rPr>
        <w:t>tải</w:t>
      </w:r>
      <w:proofErr w:type="spellEnd"/>
      <w:r>
        <w:rPr>
          <w:color w:val="000000"/>
        </w:rPr>
        <w:t xml:space="preserve"> JavaScript Object Notation (JSON), XML </w:t>
      </w:r>
      <w:proofErr w:type="spellStart"/>
      <w:r>
        <w:rPr>
          <w:color w:val="000000"/>
        </w:rPr>
        <w:t>hoặc</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hai</w:t>
      </w:r>
      <w:proofErr w:type="spellEnd"/>
      <w:r>
        <w:rPr>
          <w:color w:val="000000"/>
        </w:rPr>
        <w:t>.</w:t>
      </w:r>
    </w:p>
    <w:p w:rsidR="0017270F" w:rsidRDefault="005E76C4">
      <w:pPr>
        <w:numPr>
          <w:ilvl w:val="0"/>
          <w:numId w:val="1"/>
        </w:numPr>
        <w:pBdr>
          <w:top w:val="nil"/>
          <w:left w:val="nil"/>
          <w:bottom w:val="nil"/>
          <w:right w:val="nil"/>
          <w:between w:val="nil"/>
        </w:pBdr>
        <w:tabs>
          <w:tab w:val="left" w:pos="540"/>
        </w:tabs>
        <w:spacing w:before="0"/>
        <w:ind w:hanging="540"/>
        <w:rPr>
          <w:b/>
          <w:color w:val="000000"/>
        </w:rPr>
      </w:pPr>
      <w:proofErr w:type="spellStart"/>
      <w:r>
        <w:rPr>
          <w:b/>
          <w:color w:val="000000"/>
        </w:rPr>
        <w:t>Sử</w:t>
      </w:r>
      <w:proofErr w:type="spellEnd"/>
      <w:r>
        <w:rPr>
          <w:b/>
          <w:color w:val="000000"/>
        </w:rPr>
        <w:t xml:space="preserve"> </w:t>
      </w:r>
      <w:proofErr w:type="spellStart"/>
      <w:r>
        <w:rPr>
          <w:b/>
          <w:color w:val="000000"/>
        </w:rPr>
        <w:t>dụng</w:t>
      </w:r>
      <w:proofErr w:type="spellEnd"/>
      <w:r>
        <w:rPr>
          <w:b/>
          <w:color w:val="000000"/>
        </w:rPr>
        <w:t xml:space="preserve"> </w:t>
      </w:r>
      <w:proofErr w:type="spellStart"/>
      <w:r>
        <w:rPr>
          <w:b/>
          <w:color w:val="000000"/>
        </w:rPr>
        <w:t>các</w:t>
      </w:r>
      <w:proofErr w:type="spellEnd"/>
      <w:r>
        <w:rPr>
          <w:b/>
          <w:color w:val="000000"/>
        </w:rPr>
        <w:t xml:space="preserve"> </w:t>
      </w:r>
      <w:proofErr w:type="spellStart"/>
      <w:r>
        <w:rPr>
          <w:b/>
          <w:color w:val="000000"/>
        </w:rPr>
        <w:t>phương</w:t>
      </w:r>
      <w:proofErr w:type="spellEnd"/>
      <w:r>
        <w:rPr>
          <w:b/>
          <w:color w:val="000000"/>
        </w:rPr>
        <w:t xml:space="preserve"> </w:t>
      </w:r>
      <w:proofErr w:type="spellStart"/>
      <w:r>
        <w:rPr>
          <w:b/>
          <w:color w:val="000000"/>
        </w:rPr>
        <w:t>thức</w:t>
      </w:r>
      <w:proofErr w:type="spellEnd"/>
      <w:r>
        <w:rPr>
          <w:b/>
          <w:color w:val="000000"/>
        </w:rPr>
        <w:t xml:space="preserve"> HTTP </w:t>
      </w:r>
      <w:proofErr w:type="spellStart"/>
      <w:r>
        <w:rPr>
          <w:b/>
          <w:color w:val="000000"/>
        </w:rPr>
        <w:t>một</w:t>
      </w:r>
      <w:proofErr w:type="spellEnd"/>
      <w:r>
        <w:rPr>
          <w:b/>
          <w:color w:val="000000"/>
        </w:rPr>
        <w:t xml:space="preserve"> </w:t>
      </w:r>
      <w:proofErr w:type="spellStart"/>
      <w:r>
        <w:rPr>
          <w:b/>
          <w:color w:val="000000"/>
        </w:rPr>
        <w:t>cách</w:t>
      </w:r>
      <w:proofErr w:type="spellEnd"/>
      <w:r>
        <w:rPr>
          <w:b/>
          <w:color w:val="000000"/>
        </w:rPr>
        <w:t xml:space="preserve"> </w:t>
      </w:r>
      <w:proofErr w:type="spellStart"/>
      <w:r>
        <w:rPr>
          <w:b/>
          <w:color w:val="000000"/>
        </w:rPr>
        <w:t>rõ</w:t>
      </w:r>
      <w:proofErr w:type="spellEnd"/>
      <w:r>
        <w:rPr>
          <w:b/>
          <w:color w:val="000000"/>
        </w:rPr>
        <w:t xml:space="preserve"> </w:t>
      </w:r>
      <w:proofErr w:type="spellStart"/>
      <w:r>
        <w:rPr>
          <w:b/>
          <w:color w:val="000000"/>
        </w:rPr>
        <w:t>ràng</w:t>
      </w:r>
      <w:proofErr w:type="spellEnd"/>
      <w:r>
        <w:rPr>
          <w:b/>
          <w:color w:val="000000"/>
        </w:rPr>
        <w:t xml:space="preserve"> </w:t>
      </w:r>
    </w:p>
    <w:p w:rsidR="0017270F" w:rsidRDefault="005E76C4">
      <w:r>
        <w:t xml:space="preserve">REST </w:t>
      </w:r>
      <w:proofErr w:type="spellStart"/>
      <w:r>
        <w:t>đặt</w:t>
      </w:r>
      <w:proofErr w:type="spellEnd"/>
      <w:r>
        <w:t xml:space="preserve"> ra </w:t>
      </w:r>
      <w:proofErr w:type="spellStart"/>
      <w:r>
        <w:t>một</w:t>
      </w:r>
      <w:proofErr w:type="spellEnd"/>
      <w:r>
        <w:t xml:space="preserve"> </w:t>
      </w:r>
      <w:proofErr w:type="spellStart"/>
      <w:r>
        <w:t>quy</w:t>
      </w:r>
      <w:proofErr w:type="spellEnd"/>
      <w:r>
        <w:t xml:space="preserve"> </w:t>
      </w:r>
      <w:proofErr w:type="spellStart"/>
      <w:r>
        <w:t>tắc</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ý </w:t>
      </w:r>
      <w:proofErr w:type="spellStart"/>
      <w:r>
        <w:t>định</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của</w:t>
      </w:r>
      <w:proofErr w:type="spellEnd"/>
      <w:r>
        <w:t xml:space="preserve"> HTTP. </w:t>
      </w:r>
      <w:proofErr w:type="spellStart"/>
      <w:r>
        <w:t>Thông</w:t>
      </w:r>
      <w:proofErr w:type="spellEnd"/>
      <w:r>
        <w:t xml:space="preserve"> </w:t>
      </w:r>
      <w:proofErr w:type="spellStart"/>
      <w:r>
        <w:t>thường</w:t>
      </w:r>
      <w:proofErr w:type="spellEnd"/>
      <w:r>
        <w:t xml:space="preserve"> ý </w:t>
      </w:r>
      <w:proofErr w:type="spellStart"/>
      <w:r>
        <w:t>định</w:t>
      </w:r>
      <w:proofErr w:type="spellEnd"/>
      <w:r>
        <w:t xml:space="preserve"> </w:t>
      </w:r>
      <w:proofErr w:type="spellStart"/>
      <w:r>
        <w:t>đó</w:t>
      </w:r>
      <w:proofErr w:type="spellEnd"/>
      <w:r>
        <w:t xml:space="preserve"> bao </w:t>
      </w:r>
      <w:proofErr w:type="spellStart"/>
      <w:r>
        <w:t>gồm</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trèn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cập</w:t>
      </w:r>
      <w:proofErr w:type="spellEnd"/>
      <w:r>
        <w:t xml:space="preserve"> </w:t>
      </w: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Vậy</w:t>
      </w:r>
      <w:proofErr w:type="spellEnd"/>
      <w:r>
        <w:t xml:space="preserve"> </w:t>
      </w:r>
      <w:proofErr w:type="spellStart"/>
      <w:r>
        <w:t>khi</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ý </w:t>
      </w:r>
      <w:proofErr w:type="spellStart"/>
      <w:r>
        <w:t>định</w:t>
      </w:r>
      <w:proofErr w:type="spellEnd"/>
      <w:r>
        <w:t xml:space="preserve"> </w:t>
      </w:r>
      <w:proofErr w:type="spellStart"/>
      <w:r>
        <w:t>trên</w:t>
      </w:r>
      <w:proofErr w:type="spellEnd"/>
      <w:r>
        <w:t xml:space="preserve"> </w:t>
      </w:r>
      <w:proofErr w:type="spellStart"/>
      <w:r>
        <w:t>hãy</w:t>
      </w:r>
      <w:proofErr w:type="spellEnd"/>
      <w:r>
        <w:t xml:space="preserve"> </w:t>
      </w:r>
      <w:proofErr w:type="spellStart"/>
      <w:r>
        <w:t>lưu</w:t>
      </w:r>
      <w:proofErr w:type="spellEnd"/>
      <w:r>
        <w:t xml:space="preserve"> ý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sau</w:t>
      </w:r>
      <w:proofErr w:type="spellEnd"/>
      <w:r>
        <w:t xml:space="preserve">: </w:t>
      </w:r>
    </w:p>
    <w:p w:rsidR="0017270F" w:rsidRDefault="005E76C4">
      <w:pPr>
        <w:numPr>
          <w:ilvl w:val="0"/>
          <w:numId w:val="9"/>
        </w:numPr>
        <w:pBdr>
          <w:top w:val="nil"/>
          <w:left w:val="nil"/>
          <w:bottom w:val="nil"/>
          <w:right w:val="nil"/>
          <w:between w:val="nil"/>
        </w:pBdr>
        <w:spacing w:after="0"/>
      </w:pPr>
      <w:proofErr w:type="spellStart"/>
      <w:r>
        <w:rPr>
          <w:color w:val="000000"/>
        </w:rPr>
        <w:t>Để</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nguyên</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máy</w:t>
      </w:r>
      <w:proofErr w:type="spellEnd"/>
      <w:r>
        <w:rPr>
          <w:color w:val="000000"/>
        </w:rPr>
        <w:t xml:space="preserve"> </w:t>
      </w:r>
      <w:proofErr w:type="spellStart"/>
      <w:r>
        <w:rPr>
          <w:color w:val="000000"/>
        </w:rPr>
        <w:t>chủ</w:t>
      </w:r>
      <w:proofErr w:type="spellEnd"/>
      <w:r>
        <w:rPr>
          <w:color w:val="000000"/>
        </w:rPr>
        <w:t xml:space="preserve">, </w:t>
      </w:r>
      <w:proofErr w:type="spellStart"/>
      <w:r>
        <w:rPr>
          <w:color w:val="000000"/>
        </w:rPr>
        <w:t>bạn</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thức</w:t>
      </w:r>
      <w:proofErr w:type="spellEnd"/>
      <w:r>
        <w:rPr>
          <w:color w:val="000000"/>
        </w:rPr>
        <w:t xml:space="preserve"> POST. </w:t>
      </w:r>
    </w:p>
    <w:p w:rsidR="0017270F" w:rsidRDefault="005E76C4">
      <w:pPr>
        <w:numPr>
          <w:ilvl w:val="0"/>
          <w:numId w:val="9"/>
        </w:numPr>
        <w:pBdr>
          <w:top w:val="nil"/>
          <w:left w:val="nil"/>
          <w:bottom w:val="nil"/>
          <w:right w:val="nil"/>
          <w:between w:val="nil"/>
        </w:pBdr>
        <w:spacing w:before="0" w:after="0"/>
      </w:pPr>
      <w:proofErr w:type="spellStart"/>
      <w:r>
        <w:rPr>
          <w:color w:val="000000"/>
        </w:rPr>
        <w:t>Để</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nguyên</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GET. </w:t>
      </w:r>
    </w:p>
    <w:p w:rsidR="0017270F" w:rsidRDefault="005E76C4">
      <w:pPr>
        <w:numPr>
          <w:ilvl w:val="0"/>
          <w:numId w:val="9"/>
        </w:numPr>
        <w:pBdr>
          <w:top w:val="nil"/>
          <w:left w:val="nil"/>
          <w:bottom w:val="nil"/>
          <w:right w:val="nil"/>
          <w:between w:val="nil"/>
        </w:pBdr>
        <w:spacing w:before="0" w:after="0"/>
      </w:pPr>
      <w:proofErr w:type="spellStart"/>
      <w:r>
        <w:rPr>
          <w:color w:val="000000"/>
        </w:rPr>
        <w:t>Để</w:t>
      </w:r>
      <w:proofErr w:type="spellEnd"/>
      <w:r>
        <w:rPr>
          <w:color w:val="000000"/>
        </w:rPr>
        <w:t xml:space="preserve"> </w:t>
      </w:r>
      <w:proofErr w:type="spellStart"/>
      <w:r>
        <w:rPr>
          <w:color w:val="000000"/>
        </w:rPr>
        <w:t>thay</w:t>
      </w:r>
      <w:proofErr w:type="spellEnd"/>
      <w:r>
        <w:rPr>
          <w:color w:val="000000"/>
        </w:rPr>
        <w:t xml:space="preserve"> </w:t>
      </w:r>
      <w:proofErr w:type="spellStart"/>
      <w:r>
        <w:rPr>
          <w:color w:val="000000"/>
        </w:rPr>
        <w:t>đổi</w:t>
      </w:r>
      <w:proofErr w:type="spellEnd"/>
      <w:r>
        <w:rPr>
          <w:color w:val="000000"/>
        </w:rPr>
        <w:t xml:space="preserve"> </w:t>
      </w:r>
      <w:proofErr w:type="spellStart"/>
      <w:r>
        <w:rPr>
          <w:color w:val="000000"/>
        </w:rPr>
        <w:t>trạng</w:t>
      </w:r>
      <w:proofErr w:type="spellEnd"/>
      <w:r>
        <w:rPr>
          <w:color w:val="000000"/>
        </w:rPr>
        <w:t xml:space="preserve"> </w:t>
      </w:r>
      <w:proofErr w:type="spellStart"/>
      <w:r>
        <w:rPr>
          <w:color w:val="000000"/>
        </w:rPr>
        <w:t>thái</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nguyên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nhật</w:t>
      </w:r>
      <w:proofErr w:type="spellEnd"/>
      <w:r>
        <w:rPr>
          <w:color w:val="000000"/>
        </w:rPr>
        <w:t xml:space="preserve"> </w:t>
      </w:r>
      <w:proofErr w:type="spellStart"/>
      <w:r>
        <w:rPr>
          <w:color w:val="000000"/>
        </w:rPr>
        <w:t>nó</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PUT. </w:t>
      </w:r>
    </w:p>
    <w:p w:rsidR="0017270F" w:rsidRDefault="005E76C4">
      <w:pPr>
        <w:numPr>
          <w:ilvl w:val="0"/>
          <w:numId w:val="9"/>
        </w:numPr>
        <w:pBdr>
          <w:top w:val="nil"/>
          <w:left w:val="nil"/>
          <w:bottom w:val="nil"/>
          <w:right w:val="nil"/>
          <w:between w:val="nil"/>
        </w:pBdr>
        <w:spacing w:before="0"/>
      </w:pPr>
      <w:proofErr w:type="spellStart"/>
      <w:r>
        <w:rPr>
          <w:color w:val="000000"/>
        </w:rPr>
        <w:t>Để</w:t>
      </w:r>
      <w:proofErr w:type="spellEnd"/>
      <w:r>
        <w:rPr>
          <w:color w:val="000000"/>
        </w:rPr>
        <w:t xml:space="preserve"> </w:t>
      </w:r>
      <w:proofErr w:type="spellStart"/>
      <w:r>
        <w:rPr>
          <w:color w:val="000000"/>
        </w:rPr>
        <w:t>huỷ</w:t>
      </w:r>
      <w:proofErr w:type="spellEnd"/>
      <w:r>
        <w:rPr>
          <w:color w:val="000000"/>
        </w:rPr>
        <w:t xml:space="preserve"> </w:t>
      </w:r>
      <w:proofErr w:type="spellStart"/>
      <w:r>
        <w:rPr>
          <w:color w:val="000000"/>
        </w:rPr>
        <w:t>bỏ</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xoá</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nguyên</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DELETE.</w:t>
      </w:r>
    </w:p>
    <w:p w:rsidR="0017270F" w:rsidRDefault="005E76C4">
      <w:proofErr w:type="spellStart"/>
      <w:r>
        <w:t>Chú</w:t>
      </w:r>
      <w:proofErr w:type="spellEnd"/>
      <w:r>
        <w:t xml:space="preserve"> ý </w:t>
      </w:r>
      <w:proofErr w:type="spellStart"/>
      <w:r>
        <w:t>rằng</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ở </w:t>
      </w:r>
      <w:proofErr w:type="spellStart"/>
      <w:r>
        <w:t>trên</w:t>
      </w:r>
      <w:proofErr w:type="spellEnd"/>
      <w:r>
        <w:t xml:space="preserve"> </w:t>
      </w:r>
      <w:proofErr w:type="spellStart"/>
      <w:r>
        <w:t>là</w:t>
      </w:r>
      <w:proofErr w:type="spellEnd"/>
      <w:r>
        <w:t xml:space="preserve"> </w:t>
      </w:r>
      <w:proofErr w:type="spellStart"/>
      <w:r>
        <w:t>không</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thức</w:t>
      </w:r>
      <w:proofErr w:type="spellEnd"/>
      <w:r>
        <w:t xml:space="preserve"> GET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chèn</w:t>
      </w:r>
      <w:proofErr w:type="spellEnd"/>
      <w:r>
        <w:t xml:space="preserve">, </w:t>
      </w:r>
      <w:proofErr w:type="spellStart"/>
      <w:r>
        <w:t>sửa</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Server. </w:t>
      </w:r>
      <w:proofErr w:type="spellStart"/>
      <w:r>
        <w:t>Tuy</w:t>
      </w:r>
      <w:proofErr w:type="spellEnd"/>
      <w:r>
        <w:t xml:space="preserve"> </w:t>
      </w:r>
      <w:proofErr w:type="spellStart"/>
      <w:r>
        <w:t>nhiên</w:t>
      </w:r>
      <w:proofErr w:type="spellEnd"/>
      <w:r>
        <w:t xml:space="preserve"> REST </w:t>
      </w:r>
      <w:proofErr w:type="spellStart"/>
      <w:r>
        <w:t>đưa</w:t>
      </w:r>
      <w:proofErr w:type="spellEnd"/>
      <w:r>
        <w:t xml:space="preserve"> ra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ở </w:t>
      </w:r>
      <w:proofErr w:type="spellStart"/>
      <w:r>
        <w:t>trên</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đưa</w:t>
      </w:r>
      <w:proofErr w:type="spellEnd"/>
      <w:r>
        <w:t xml:space="preserve"> </w:t>
      </w:r>
      <w:proofErr w:type="spellStart"/>
      <w:r>
        <w:t>mọi</w:t>
      </w:r>
      <w:proofErr w:type="spellEnd"/>
      <w:r>
        <w:t xml:space="preserve"> </w:t>
      </w:r>
      <w:proofErr w:type="spellStart"/>
      <w:r>
        <w:t>thứ</w:t>
      </w:r>
      <w:proofErr w:type="spellEnd"/>
      <w:r>
        <w:t xml:space="preserve"> </w:t>
      </w:r>
      <w:proofErr w:type="spellStart"/>
      <w:r>
        <w:t>trở</w:t>
      </w:r>
      <w:proofErr w:type="spellEnd"/>
      <w:r>
        <w:t xml:space="preserve"> </w:t>
      </w:r>
      <w:proofErr w:type="spellStart"/>
      <w:r>
        <w:t>lên</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dễ</w:t>
      </w:r>
      <w:proofErr w:type="spellEnd"/>
      <w:r>
        <w:t xml:space="preserve"> </w:t>
      </w:r>
      <w:proofErr w:type="spellStart"/>
      <w:r>
        <w:t>hiểu</w:t>
      </w:r>
      <w:proofErr w:type="spellEnd"/>
      <w:r>
        <w:t>.</w:t>
      </w:r>
    </w:p>
    <w:p w:rsidR="0017270F" w:rsidRDefault="005E76C4">
      <w:pPr>
        <w:numPr>
          <w:ilvl w:val="0"/>
          <w:numId w:val="1"/>
        </w:numPr>
        <w:pBdr>
          <w:top w:val="nil"/>
          <w:left w:val="nil"/>
          <w:bottom w:val="nil"/>
          <w:right w:val="nil"/>
          <w:between w:val="nil"/>
        </w:pBdr>
        <w:rPr>
          <w:b/>
          <w:color w:val="000000"/>
        </w:rPr>
      </w:pPr>
      <w:r>
        <w:rPr>
          <w:b/>
          <w:color w:val="000000"/>
        </w:rPr>
        <w:t xml:space="preserve">Phi </w:t>
      </w:r>
      <w:proofErr w:type="spellStart"/>
      <w:r>
        <w:rPr>
          <w:b/>
          <w:color w:val="000000"/>
        </w:rPr>
        <w:t>trạng</w:t>
      </w:r>
      <w:proofErr w:type="spellEnd"/>
      <w:r>
        <w:rPr>
          <w:b/>
          <w:color w:val="000000"/>
        </w:rPr>
        <w:t xml:space="preserve"> </w:t>
      </w:r>
      <w:proofErr w:type="spellStart"/>
      <w:r>
        <w:rPr>
          <w:b/>
          <w:color w:val="000000"/>
        </w:rPr>
        <w:t>thái</w:t>
      </w:r>
      <w:proofErr w:type="spellEnd"/>
    </w:p>
    <w:p w:rsidR="0017270F" w:rsidRDefault="005E76C4">
      <w:proofErr w:type="spellStart"/>
      <w:r>
        <w:t>Một</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REST </w:t>
      </w:r>
      <w:proofErr w:type="spellStart"/>
      <w:r>
        <w:t>là</w:t>
      </w:r>
      <w:proofErr w:type="spellEnd"/>
      <w:r>
        <w:t xml:space="preserve"> phi </w:t>
      </w:r>
      <w:proofErr w:type="spellStart"/>
      <w:r>
        <w:t>trạng</w:t>
      </w:r>
      <w:proofErr w:type="spellEnd"/>
      <w:r>
        <w:t xml:space="preserve"> </w:t>
      </w:r>
      <w:proofErr w:type="spellStart"/>
      <w:r>
        <w:t>thái</w:t>
      </w:r>
      <w:proofErr w:type="spellEnd"/>
      <w:r>
        <w:t xml:space="preserve"> (stateless),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nó</w:t>
      </w:r>
      <w:proofErr w:type="spellEnd"/>
      <w:r>
        <w:t xml:space="preserve"> </w:t>
      </w:r>
      <w:proofErr w:type="spellStart"/>
      <w:r>
        <w:t>không</w:t>
      </w:r>
      <w:proofErr w:type="spellEnd"/>
      <w:r>
        <w:t xml:space="preserve"> </w:t>
      </w:r>
      <w:proofErr w:type="spellStart"/>
      <w:r>
        <w:t>lưu</w:t>
      </w:r>
      <w:proofErr w:type="spellEnd"/>
      <w:r>
        <w:t xml:space="preserve"> </w:t>
      </w:r>
      <w:proofErr w:type="spellStart"/>
      <w:r>
        <w:t>giữ</w:t>
      </w:r>
      <w:proofErr w:type="spellEnd"/>
      <w:r>
        <w:t xml:space="preserve"> </w:t>
      </w:r>
      <w:proofErr w:type="spellStart"/>
      <w:r>
        <w:t>thông</w:t>
      </w:r>
      <w:proofErr w:type="spellEnd"/>
      <w:r>
        <w:t xml:space="preserve"> tin </w:t>
      </w:r>
      <w:proofErr w:type="spellStart"/>
      <w:r>
        <w:t>của</w:t>
      </w:r>
      <w:proofErr w:type="spellEnd"/>
      <w:r>
        <w:t xml:space="preserve"> client. </w:t>
      </w:r>
      <w:proofErr w:type="spellStart"/>
      <w:r>
        <w:t>Chẳng</w:t>
      </w:r>
      <w:proofErr w:type="spellEnd"/>
      <w:r>
        <w:t xml:space="preserve"> </w:t>
      </w:r>
      <w:proofErr w:type="spellStart"/>
      <w:r>
        <w:t>hạn</w:t>
      </w:r>
      <w:proofErr w:type="spellEnd"/>
      <w:r>
        <w:t xml:space="preserve"> </w:t>
      </w:r>
      <w:proofErr w:type="spellStart"/>
      <w:r>
        <w:t>bạn</w:t>
      </w:r>
      <w:proofErr w:type="spellEnd"/>
      <w:r>
        <w:t xml:space="preserve"> </w:t>
      </w:r>
      <w:proofErr w:type="spellStart"/>
      <w:r>
        <w:t>vừa</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để</w:t>
      </w:r>
      <w:proofErr w:type="spellEnd"/>
      <w:r>
        <w:t xml:space="preserve"> </w:t>
      </w:r>
      <w:proofErr w:type="spellStart"/>
      <w:r>
        <w:t>xem</w:t>
      </w:r>
      <w:proofErr w:type="spellEnd"/>
      <w:r>
        <w:t xml:space="preserve"> </w:t>
      </w:r>
      <w:proofErr w:type="spellStart"/>
      <w:r>
        <w:t>trang</w:t>
      </w:r>
      <w:proofErr w:type="spellEnd"/>
      <w:r>
        <w:t xml:space="preserve"> </w:t>
      </w:r>
      <w:proofErr w:type="spellStart"/>
      <w:r>
        <w:t>thứ</w:t>
      </w:r>
      <w:proofErr w:type="spellEnd"/>
      <w:r>
        <w:t xml:space="preserve"> 2 </w:t>
      </w:r>
      <w:proofErr w:type="spellStart"/>
      <w:r>
        <w:t>của</w:t>
      </w:r>
      <w:proofErr w:type="spellEnd"/>
      <w:r>
        <w:t xml:space="preserve"> </w:t>
      </w:r>
      <w:proofErr w:type="spellStart"/>
      <w:r>
        <w:t>một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và</w:t>
      </w:r>
      <w:proofErr w:type="spellEnd"/>
      <w:r>
        <w:t xml:space="preserve"> </w:t>
      </w:r>
      <w:proofErr w:type="spellStart"/>
      <w:r>
        <w:t>bây</w:t>
      </w:r>
      <w:proofErr w:type="spellEnd"/>
      <w:r>
        <w:t xml:space="preserve"> </w:t>
      </w:r>
      <w:proofErr w:type="spellStart"/>
      <w:r>
        <w:t>giờ</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xem</w:t>
      </w:r>
      <w:proofErr w:type="spellEnd"/>
      <w:r>
        <w:t xml:space="preserve"> </w:t>
      </w:r>
      <w:proofErr w:type="spellStart"/>
      <w:r>
        <w:t>trang</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sẽ</w:t>
      </w:r>
      <w:proofErr w:type="spellEnd"/>
      <w:r>
        <w:t xml:space="preserve"> </w:t>
      </w:r>
      <w:proofErr w:type="spellStart"/>
      <w:r>
        <w:t>là</w:t>
      </w:r>
      <w:proofErr w:type="spellEnd"/>
      <w:r>
        <w:t xml:space="preserve"> </w:t>
      </w:r>
      <w:proofErr w:type="spellStart"/>
      <w:r>
        <w:t>trang</w:t>
      </w:r>
      <w:proofErr w:type="spellEnd"/>
      <w:r>
        <w:t xml:space="preserve"> 3). REST </w:t>
      </w:r>
      <w:proofErr w:type="spellStart"/>
      <w:r>
        <w:t>không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rằng</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nó</w:t>
      </w:r>
      <w:proofErr w:type="spellEnd"/>
      <w:r>
        <w:t xml:space="preserve"> </w:t>
      </w:r>
      <w:proofErr w:type="spellStart"/>
      <w:r>
        <w:t>đã</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bạn</w:t>
      </w:r>
      <w:proofErr w:type="spellEnd"/>
      <w:r>
        <w:t xml:space="preserve"> </w:t>
      </w:r>
      <w:proofErr w:type="spellStart"/>
      <w:r>
        <w:t>trang</w:t>
      </w:r>
      <w:proofErr w:type="spellEnd"/>
      <w:r>
        <w:t xml:space="preserve"> </w:t>
      </w:r>
      <w:proofErr w:type="spellStart"/>
      <w:r>
        <w:t>số</w:t>
      </w:r>
      <w:proofErr w:type="spellEnd"/>
      <w:r>
        <w:t xml:space="preserve"> 2. </w:t>
      </w:r>
      <w:proofErr w:type="spellStart"/>
      <w:r>
        <w:t>Điều</w:t>
      </w:r>
      <w:proofErr w:type="spellEnd"/>
      <w:r>
        <w:t xml:space="preserve"> </w:t>
      </w:r>
      <w:proofErr w:type="spellStart"/>
      <w:r>
        <w:t>đó</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REST </w:t>
      </w:r>
      <w:proofErr w:type="spellStart"/>
      <w:r>
        <w:t>không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phiên</w:t>
      </w:r>
      <w:proofErr w:type="spellEnd"/>
      <w:r>
        <w:t xml:space="preserve"> </w:t>
      </w:r>
      <w:proofErr w:type="spellStart"/>
      <w:r>
        <w:t>làm</w:t>
      </w:r>
      <w:proofErr w:type="spellEnd"/>
      <w:r>
        <w:t xml:space="preserve"> </w:t>
      </w:r>
      <w:proofErr w:type="spellStart"/>
      <w:r>
        <w:t>việc</w:t>
      </w:r>
      <w:proofErr w:type="spellEnd"/>
      <w:r>
        <w:t xml:space="preserve"> (Session).</w:t>
      </w:r>
    </w:p>
    <w:p w:rsidR="0017270F" w:rsidRDefault="005E76C4">
      <w:pPr>
        <w:keepNext/>
      </w:pPr>
      <w:r>
        <w:rPr>
          <w:noProof/>
        </w:rPr>
        <w:lastRenderedPageBreak/>
        <w:drawing>
          <wp:inline distT="0" distB="0" distL="0" distR="0">
            <wp:extent cx="4257283" cy="1466848"/>
            <wp:effectExtent l="0" t="0" r="0" b="0"/>
            <wp:docPr id="25" name="image22.png" descr="https://o7planning.org/vi/10773/cache/images/i/4311864.png"/>
            <wp:cNvGraphicFramePr/>
            <a:graphic xmlns:a="http://schemas.openxmlformats.org/drawingml/2006/main">
              <a:graphicData uri="http://schemas.openxmlformats.org/drawingml/2006/picture">
                <pic:pic xmlns:pic="http://schemas.openxmlformats.org/drawingml/2006/picture">
                  <pic:nvPicPr>
                    <pic:cNvPr id="0" name="image22.png" descr="https://o7planning.org/vi/10773/cache/images/i/4311864.png"/>
                    <pic:cNvPicPr preferRelativeResize="0"/>
                  </pic:nvPicPr>
                  <pic:blipFill>
                    <a:blip r:embed="rId39"/>
                    <a:srcRect/>
                    <a:stretch>
                      <a:fillRect/>
                    </a:stretch>
                  </pic:blipFill>
                  <pic:spPr>
                    <a:xfrm>
                      <a:off x="0" y="0"/>
                      <a:ext cx="4257283" cy="1466848"/>
                    </a:xfrm>
                    <a:prstGeom prst="rect">
                      <a:avLst/>
                    </a:prstGeom>
                    <a:ln/>
                  </pic:spPr>
                </pic:pic>
              </a:graphicData>
            </a:graphic>
          </wp:inline>
        </w:drawing>
      </w:r>
    </w:p>
    <w:p w:rsidR="0017270F" w:rsidRDefault="005E76C4">
      <w:pPr>
        <w:jc w:val="center"/>
        <w:rPr>
          <w:color w:val="000000"/>
          <w:sz w:val="24"/>
          <w:szCs w:val="24"/>
        </w:rPr>
        <w:pPrChange w:id="208" w:author="BUI Mai Anh" w:date="2018-05-28T02:05:00Z">
          <w:pPr>
            <w:pBdr>
              <w:top w:val="nil"/>
              <w:left w:val="nil"/>
              <w:bottom w:val="nil"/>
              <w:right w:val="nil"/>
              <w:between w:val="nil"/>
            </w:pBdr>
          </w:pPr>
        </w:pPrChange>
      </w:pPr>
      <w:bookmarkStart w:id="209" w:name="_1jlao46" w:colFirst="0" w:colLast="0"/>
      <w:bookmarkEnd w:id="209"/>
      <w:proofErr w:type="spellStart"/>
      <w:r>
        <w:rPr>
          <w:color w:val="000000"/>
          <w:sz w:val="24"/>
          <w:szCs w:val="24"/>
        </w:rPr>
        <w:t>Hình</w:t>
      </w:r>
      <w:proofErr w:type="spellEnd"/>
      <w:r>
        <w:rPr>
          <w:color w:val="000000"/>
          <w:sz w:val="24"/>
          <w:szCs w:val="24"/>
        </w:rPr>
        <w:t xml:space="preserve"> 19 </w:t>
      </w:r>
      <w:del w:id="210" w:author="BUI Mai Anh" w:date="2018-05-28T02:05:00Z">
        <w:r>
          <w:rPr>
            <w:color w:val="000000"/>
            <w:sz w:val="24"/>
            <w:szCs w:val="24"/>
          </w:rPr>
          <w:delText>Statesless</w:delText>
        </w:r>
      </w:del>
      <w:ins w:id="211" w:author="BUI Mai Anh" w:date="2018-05-28T02:05:00Z">
        <w:r>
          <w:rPr>
            <w:color w:val="000000"/>
            <w:sz w:val="24"/>
            <w:szCs w:val="24"/>
          </w:rPr>
          <w:t xml:space="preserve">Phi </w:t>
        </w:r>
        <w:proofErr w:type="spellStart"/>
        <w:r>
          <w:rPr>
            <w:color w:val="000000"/>
            <w:sz w:val="24"/>
            <w:szCs w:val="24"/>
          </w:rPr>
          <w:t>trạng</w:t>
        </w:r>
        <w:proofErr w:type="spellEnd"/>
        <w:r>
          <w:rPr>
            <w:color w:val="000000"/>
            <w:sz w:val="24"/>
            <w:szCs w:val="24"/>
          </w:rPr>
          <w:t xml:space="preserve"> </w:t>
        </w:r>
        <w:proofErr w:type="spellStart"/>
        <w:r>
          <w:rPr>
            <w:color w:val="000000"/>
            <w:sz w:val="24"/>
            <w:szCs w:val="24"/>
          </w:rPr>
          <w:t>thái</w:t>
        </w:r>
        <w:proofErr w:type="spellEnd"/>
        <w:r>
          <w:rPr>
            <w:color w:val="000000"/>
            <w:sz w:val="24"/>
            <w:szCs w:val="24"/>
          </w:rPr>
          <w:t xml:space="preserve"> (Stateless)</w:t>
        </w:r>
      </w:ins>
    </w:p>
    <w:p w:rsidR="0017270F" w:rsidRDefault="005E76C4">
      <w:pPr>
        <w:rPr>
          <w:del w:id="212" w:author="BUI Mai Anh" w:date="2018-05-28T02:05:00Z"/>
        </w:rPr>
      </w:pPr>
      <w:proofErr w:type="spellStart"/>
      <w:r>
        <w:t>Như</w:t>
      </w:r>
      <w:proofErr w:type="spellEnd"/>
      <w:r>
        <w:t xml:space="preserve"> ở </w:t>
      </w:r>
      <w:proofErr w:type="spellStart"/>
      <w:r>
        <w:t>hình</w:t>
      </w:r>
      <w:proofErr w:type="spellEnd"/>
      <w:r>
        <w:t xml:space="preserve"> </w:t>
      </w:r>
      <w:proofErr w:type="spellStart"/>
      <w:r>
        <w:t>trên</w:t>
      </w:r>
      <w:proofErr w:type="spellEnd"/>
      <w:r>
        <w:t xml:space="preserve">, Client </w:t>
      </w:r>
      <w:proofErr w:type="spellStart"/>
      <w:r>
        <w:t>phải</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rõ</w:t>
      </w:r>
      <w:proofErr w:type="spellEnd"/>
      <w:r>
        <w:t xml:space="preserve"> </w:t>
      </w:r>
      <w:proofErr w:type="spellStart"/>
      <w:r>
        <w:t>ràng</w:t>
      </w:r>
      <w:proofErr w:type="spellEnd"/>
      <w:r>
        <w:t xml:space="preserve">, bao </w:t>
      </w:r>
      <w:proofErr w:type="spellStart"/>
      <w:r>
        <w:t>gồm</w:t>
      </w:r>
      <w:proofErr w:type="spellEnd"/>
      <w:r>
        <w:t xml:space="preserve"> </w:t>
      </w:r>
      <w:proofErr w:type="spellStart"/>
      <w:r>
        <w:t>số</w:t>
      </w:r>
      <w:proofErr w:type="spellEnd"/>
      <w:r>
        <w:t xml:space="preserve"> </w:t>
      </w:r>
      <w:proofErr w:type="spellStart"/>
      <w:r>
        <w:t>thự</w:t>
      </w:r>
      <w:proofErr w:type="spellEnd"/>
      <w:r>
        <w:t xml:space="preserve"> </w:t>
      </w:r>
      <w:proofErr w:type="spellStart"/>
      <w:r>
        <w:t>tự</w:t>
      </w:r>
      <w:proofErr w:type="spellEnd"/>
      <w:r>
        <w:t xml:space="preserve"> </w:t>
      </w:r>
      <w:proofErr w:type="spellStart"/>
      <w:r>
        <w:t>của</w:t>
      </w:r>
      <w:proofErr w:type="spellEnd"/>
      <w:r>
        <w:t xml:space="preserve"> </w:t>
      </w:r>
      <w:proofErr w:type="spellStart"/>
      <w:r>
        <w:t>trang</w:t>
      </w:r>
      <w:proofErr w:type="spellEnd"/>
      <w:r>
        <w:t xml:space="preserve"> </w:t>
      </w:r>
      <w:proofErr w:type="spellStart"/>
      <w:r>
        <w:t>cần</w:t>
      </w:r>
      <w:proofErr w:type="spellEnd"/>
      <w:r>
        <w:t xml:space="preserve"> </w:t>
      </w:r>
      <w:proofErr w:type="spellStart"/>
      <w:r>
        <w:t>xem</w:t>
      </w:r>
      <w:proofErr w:type="spellEnd"/>
      <w:r>
        <w:t>.</w:t>
      </w:r>
      <w:ins w:id="213" w:author="BUI Mai Anh" w:date="2018-05-28T02:05:00Z">
        <w:r>
          <w:t xml:space="preserve"> </w:t>
        </w:r>
      </w:ins>
    </w:p>
    <w:p w:rsidR="0017270F" w:rsidRDefault="005E76C4">
      <w:proofErr w:type="spellStart"/>
      <w:r>
        <w:t>Như</w:t>
      </w:r>
      <w:proofErr w:type="spellEnd"/>
      <w:r>
        <w:t xml:space="preserve"> </w:t>
      </w:r>
      <w:proofErr w:type="spellStart"/>
      <w:r>
        <w:t>vậy</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máy</w:t>
      </w:r>
      <w:proofErr w:type="spellEnd"/>
      <w:r>
        <w:t xml:space="preserve"> </w:t>
      </w:r>
      <w:proofErr w:type="spellStart"/>
      <w:r>
        <w:t>chủ</w:t>
      </w:r>
      <w:proofErr w:type="spellEnd"/>
      <w:r>
        <w:t xml:space="preserve"> phi </w:t>
      </w:r>
      <w:proofErr w:type="spellStart"/>
      <w:r>
        <w:t>trạng</w:t>
      </w:r>
      <w:proofErr w:type="spellEnd"/>
      <w:r>
        <w:t xml:space="preserve"> </w:t>
      </w:r>
      <w:proofErr w:type="spellStart"/>
      <w:r>
        <w:t>thái</w:t>
      </w:r>
      <w:proofErr w:type="spellEnd"/>
      <w:r>
        <w:t xml:space="preserve"> </w:t>
      </w:r>
      <w:proofErr w:type="spellStart"/>
      <w:r>
        <w:t>ít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hơn</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viết</w:t>
      </w:r>
      <w:proofErr w:type="spellEnd"/>
      <w:r>
        <w:t xml:space="preserve"> </w:t>
      </w:r>
      <w:proofErr w:type="spellStart"/>
      <w:r>
        <w:t>và</w:t>
      </w:r>
      <w:proofErr w:type="spellEnd"/>
      <w:r>
        <w:t xml:space="preserve"> </w:t>
      </w:r>
      <w:proofErr w:type="spellStart"/>
      <w:r>
        <w:t>phân</w:t>
      </w:r>
      <w:proofErr w:type="spellEnd"/>
      <w:r>
        <w:t xml:space="preserve"> </w:t>
      </w:r>
      <w:proofErr w:type="spellStart"/>
      <w:r>
        <w:t>bổ</w:t>
      </w:r>
      <w:proofErr w:type="spellEnd"/>
      <w:r>
        <w:t xml:space="preserve"> </w:t>
      </w:r>
      <w:proofErr w:type="spellStart"/>
      <w:r>
        <w:t>thông</w:t>
      </w:r>
      <w:proofErr w:type="spellEnd"/>
      <w:r>
        <w:t xml:space="preserve"> qua </w:t>
      </w:r>
      <w:proofErr w:type="spellStart"/>
      <w:r>
        <w:t>máy</w:t>
      </w:r>
      <w:proofErr w:type="spellEnd"/>
      <w:r>
        <w:t xml:space="preserve"> </w:t>
      </w:r>
      <w:proofErr w:type="spellStart"/>
      <w:r>
        <w:t>chủ</w:t>
      </w:r>
      <w:proofErr w:type="spellEnd"/>
      <w:r>
        <w:t xml:space="preserve"> </w:t>
      </w:r>
      <w:proofErr w:type="spellStart"/>
      <w:r>
        <w:t>được</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tải</w:t>
      </w:r>
      <w:proofErr w:type="spellEnd"/>
      <w:r>
        <w:t xml:space="preserve">. </w:t>
      </w:r>
      <w:proofErr w:type="spellStart"/>
      <w:r>
        <w:t>Dịch</w:t>
      </w:r>
      <w:proofErr w:type="spellEnd"/>
      <w:r>
        <w:t xml:space="preserve"> </w:t>
      </w:r>
      <w:proofErr w:type="spellStart"/>
      <w:r>
        <w:t>vụ</w:t>
      </w:r>
      <w:proofErr w:type="spellEnd"/>
      <w:r>
        <w:t xml:space="preserve"> phi </w:t>
      </w:r>
      <w:proofErr w:type="spellStart"/>
      <w:r>
        <w:t>trạng</w:t>
      </w:r>
      <w:proofErr w:type="spellEnd"/>
      <w:r>
        <w:t xml:space="preserve"> </w:t>
      </w:r>
      <w:proofErr w:type="spellStart"/>
      <w:r>
        <w:t>thái</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hơn</w:t>
      </w:r>
      <w:proofErr w:type="spellEnd"/>
      <w:r>
        <w:t xml:space="preserve">, </w:t>
      </w:r>
      <w:proofErr w:type="spellStart"/>
      <w:r>
        <w:t>nó</w:t>
      </w:r>
      <w:proofErr w:type="spellEnd"/>
      <w:r>
        <w:t xml:space="preserve"> </w:t>
      </w:r>
      <w:proofErr w:type="spellStart"/>
      <w:r>
        <w:t>còn</w:t>
      </w:r>
      <w:proofErr w:type="spellEnd"/>
      <w:r>
        <w:t xml:space="preserve"> </w:t>
      </w:r>
      <w:proofErr w:type="spellStart"/>
      <w:r>
        <w:t>chuyển</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vai</w:t>
      </w:r>
      <w:proofErr w:type="spellEnd"/>
      <w:r>
        <w:t xml:space="preserve"> </w:t>
      </w:r>
      <w:proofErr w:type="spellStart"/>
      <w:r>
        <w:t>trò</w:t>
      </w:r>
      <w:proofErr w:type="spellEnd"/>
      <w:r>
        <w:t xml:space="preserve"> </w:t>
      </w:r>
      <w:proofErr w:type="spellStart"/>
      <w:r>
        <w:t>duy</w:t>
      </w:r>
      <w:proofErr w:type="spellEnd"/>
      <w:r>
        <w:t xml:space="preserve"> </w:t>
      </w:r>
      <w:proofErr w:type="spellStart"/>
      <w:r>
        <w:t>trì</w:t>
      </w:r>
      <w:proofErr w:type="spellEnd"/>
      <w:r>
        <w:t xml:space="preserve"> </w:t>
      </w:r>
      <w:proofErr w:type="spellStart"/>
      <w:r>
        <w:t>trạng</w:t>
      </w:r>
      <w:proofErr w:type="spellEnd"/>
      <w:r>
        <w:t xml:space="preserve"> </w:t>
      </w:r>
      <w:proofErr w:type="spellStart"/>
      <w:r>
        <w:t>thái</w:t>
      </w:r>
      <w:proofErr w:type="spellEnd"/>
      <w:r>
        <w:t xml:space="preserve"> sang </w:t>
      </w:r>
      <w:proofErr w:type="spellStart"/>
      <w:r>
        <w:t>ứng</w:t>
      </w:r>
      <w:proofErr w:type="spellEnd"/>
      <w:r>
        <w:t xml:space="preserve"> </w:t>
      </w:r>
      <w:proofErr w:type="spellStart"/>
      <w:r>
        <w:t>dụng</w:t>
      </w:r>
      <w:proofErr w:type="spellEnd"/>
      <w:r>
        <w:t xml:space="preserve"> ở </w:t>
      </w:r>
      <w:proofErr w:type="spellStart"/>
      <w:r>
        <w:t>máy</w:t>
      </w:r>
      <w:proofErr w:type="spellEnd"/>
      <w:r>
        <w:t xml:space="preserve"> </w:t>
      </w:r>
      <w:proofErr w:type="spellStart"/>
      <w:r>
        <w:t>khách</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mạng</w:t>
      </w:r>
      <w:proofErr w:type="spellEnd"/>
      <w:r>
        <w:t xml:space="preserve"> RESTful, </w:t>
      </w:r>
      <w:proofErr w:type="spellStart"/>
      <w:r>
        <w:t>máy</w:t>
      </w:r>
      <w:proofErr w:type="spellEnd"/>
      <w:r>
        <w:t xml:space="preserve"> </w:t>
      </w:r>
      <w:proofErr w:type="spellStart"/>
      <w:r>
        <w:t>chủ</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cho</w:t>
      </w:r>
      <w:proofErr w:type="spellEnd"/>
      <w:r>
        <w:t xml:space="preserve"> </w:t>
      </w:r>
      <w:proofErr w:type="spellStart"/>
      <w:r>
        <w:t>phép</w:t>
      </w:r>
      <w:proofErr w:type="spellEnd"/>
      <w:r>
        <w:t xml:space="preserve"> Client </w:t>
      </w:r>
      <w:proofErr w:type="spellStart"/>
      <w:r>
        <w:t>duy</w:t>
      </w:r>
      <w:proofErr w:type="spellEnd"/>
      <w:r>
        <w:t xml:space="preserve"> </w:t>
      </w:r>
      <w:proofErr w:type="spellStart"/>
      <w:r>
        <w:t>trì</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nó</w:t>
      </w:r>
      <w:proofErr w:type="spellEnd"/>
      <w:r>
        <w:t>.</w:t>
      </w:r>
    </w:p>
    <w:p w:rsidR="0017270F" w:rsidRDefault="005E76C4">
      <w:pPr>
        <w:numPr>
          <w:ilvl w:val="0"/>
          <w:numId w:val="1"/>
        </w:numPr>
        <w:pBdr>
          <w:top w:val="nil"/>
          <w:left w:val="nil"/>
          <w:bottom w:val="nil"/>
          <w:right w:val="nil"/>
          <w:between w:val="nil"/>
        </w:pBdr>
        <w:rPr>
          <w:b/>
          <w:color w:val="000000"/>
        </w:rPr>
      </w:pPr>
      <w:proofErr w:type="spellStart"/>
      <w:r>
        <w:rPr>
          <w:b/>
          <w:color w:val="000000"/>
        </w:rPr>
        <w:t>Đưa</w:t>
      </w:r>
      <w:proofErr w:type="spellEnd"/>
      <w:r>
        <w:rPr>
          <w:b/>
          <w:color w:val="000000"/>
        </w:rPr>
        <w:t xml:space="preserve"> ra </w:t>
      </w:r>
      <w:proofErr w:type="spellStart"/>
      <w:r>
        <w:rPr>
          <w:b/>
          <w:color w:val="000000"/>
        </w:rPr>
        <w:t>cấu</w:t>
      </w:r>
      <w:proofErr w:type="spellEnd"/>
      <w:r>
        <w:rPr>
          <w:b/>
          <w:color w:val="000000"/>
        </w:rPr>
        <w:t xml:space="preserve"> </w:t>
      </w:r>
      <w:proofErr w:type="spellStart"/>
      <w:r>
        <w:rPr>
          <w:b/>
          <w:color w:val="000000"/>
        </w:rPr>
        <w:t>trúc</w:t>
      </w:r>
      <w:proofErr w:type="spellEnd"/>
      <w:r>
        <w:rPr>
          <w:b/>
          <w:color w:val="000000"/>
        </w:rPr>
        <w:t xml:space="preserve"> </w:t>
      </w:r>
      <w:proofErr w:type="spellStart"/>
      <w:r>
        <w:rPr>
          <w:b/>
          <w:color w:val="000000"/>
        </w:rPr>
        <w:t>thư</w:t>
      </w:r>
      <w:proofErr w:type="spellEnd"/>
      <w:r>
        <w:rPr>
          <w:b/>
          <w:color w:val="000000"/>
        </w:rPr>
        <w:t xml:space="preserve"> </w:t>
      </w:r>
      <w:proofErr w:type="spellStart"/>
      <w:r>
        <w:rPr>
          <w:b/>
          <w:color w:val="000000"/>
        </w:rPr>
        <w:t>mục</w:t>
      </w:r>
      <w:proofErr w:type="spellEnd"/>
      <w:r>
        <w:rPr>
          <w:b/>
          <w:color w:val="000000"/>
        </w:rPr>
        <w:t xml:space="preserve"> </w:t>
      </w:r>
      <w:proofErr w:type="spellStart"/>
      <w:r>
        <w:rPr>
          <w:b/>
          <w:color w:val="000000"/>
        </w:rPr>
        <w:t>giống</w:t>
      </w:r>
      <w:proofErr w:type="spellEnd"/>
      <w:r>
        <w:rPr>
          <w:b/>
          <w:color w:val="000000"/>
        </w:rPr>
        <w:t xml:space="preserve"> </w:t>
      </w:r>
      <w:proofErr w:type="spellStart"/>
      <w:r>
        <w:rPr>
          <w:b/>
          <w:color w:val="000000"/>
        </w:rPr>
        <w:t>các</w:t>
      </w:r>
      <w:proofErr w:type="spellEnd"/>
      <w:r>
        <w:rPr>
          <w:b/>
          <w:color w:val="000000"/>
        </w:rPr>
        <w:t xml:space="preserve"> URI</w:t>
      </w:r>
    </w:p>
    <w:p w:rsidR="0017270F" w:rsidRDefault="005E76C4">
      <w:r>
        <w:t xml:space="preserve">REST </w:t>
      </w:r>
      <w:proofErr w:type="spellStart"/>
      <w:r>
        <w:t>đưa</w:t>
      </w:r>
      <w:proofErr w:type="spellEnd"/>
      <w:r>
        <w:t xml:space="preserve"> ra </w:t>
      </w:r>
      <w:proofErr w:type="spellStart"/>
      <w:r>
        <w:t>một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của</w:t>
      </w:r>
      <w:proofErr w:type="spellEnd"/>
      <w:r>
        <w:t xml:space="preserve"> </w:t>
      </w:r>
      <w:proofErr w:type="spellStart"/>
      <w:r>
        <w:t>nó</w:t>
      </w:r>
      <w:proofErr w:type="spellEnd"/>
      <w:r>
        <w:t xml:space="preserve"> </w:t>
      </w:r>
      <w:proofErr w:type="spellStart"/>
      <w:r>
        <w:t>thông</w:t>
      </w:r>
      <w:proofErr w:type="spellEnd"/>
      <w:r>
        <w:t xml:space="preserve"> qua </w:t>
      </w:r>
      <w:proofErr w:type="spellStart"/>
      <w:r>
        <w:t>các</w:t>
      </w:r>
      <w:proofErr w:type="spellEnd"/>
      <w:r>
        <w:t xml:space="preserve"> URL, </w:t>
      </w:r>
      <w:proofErr w:type="spellStart"/>
      <w:r>
        <w:t>tài</w:t>
      </w:r>
      <w:proofErr w:type="spellEnd"/>
      <w:r>
        <w:t xml:space="preserve"> </w:t>
      </w:r>
      <w:proofErr w:type="spellStart"/>
      <w:r>
        <w:t>nguyên</w:t>
      </w:r>
      <w:proofErr w:type="spellEnd"/>
      <w:r>
        <w:t xml:space="preserve"> ở </w:t>
      </w:r>
      <w:proofErr w:type="spellStart"/>
      <w:r>
        <w:t>đây</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rsidR="00846D07">
        <w:t>bán</w:t>
      </w:r>
      <w:proofErr w:type="spellEnd"/>
      <w:r w:rsidR="00846D07">
        <w:t xml:space="preserve"> </w:t>
      </w:r>
      <w:proofErr w:type="spellStart"/>
      <w:r w:rsidR="00846D07">
        <w:t>hàng</w:t>
      </w:r>
      <w:proofErr w:type="spellEnd"/>
      <w:r w:rsidR="00846D07">
        <w:t xml:space="preserve">, </w:t>
      </w:r>
      <w:proofErr w:type="spellStart"/>
      <w:r w:rsidR="00846D07">
        <w:t>phiếu</w:t>
      </w:r>
      <w:proofErr w:type="spellEnd"/>
      <w:r w:rsidR="00846D07">
        <w:t xml:space="preserve"> </w:t>
      </w:r>
      <w:proofErr w:type="spellStart"/>
      <w:r w:rsidR="00846D07">
        <w:t>thu</w:t>
      </w:r>
      <w:proofErr w:type="spellEnd"/>
      <w:r w:rsidR="00846D07">
        <w:t xml:space="preserve">/chi </w:t>
      </w:r>
      <w:proofErr w:type="spellStart"/>
      <w:r w:rsidR="00846D07">
        <w:t>và</w:t>
      </w:r>
      <w:proofErr w:type="spellEnd"/>
      <w:r w:rsidR="00846D07">
        <w:t xml:space="preserve"> </w:t>
      </w:r>
      <w:proofErr w:type="spellStart"/>
      <w:r w:rsidR="00846D07">
        <w:t>xuất</w:t>
      </w:r>
      <w:proofErr w:type="spellEnd"/>
      <w:r w:rsidR="00846D07">
        <w:t>/</w:t>
      </w:r>
      <w:proofErr w:type="spellStart"/>
      <w:r w:rsidR="00846D07">
        <w:t>nhập</w:t>
      </w:r>
      <w:proofErr w:type="spellEnd"/>
      <w:r w:rsidR="00846D07">
        <w:t xml:space="preserve"> </w:t>
      </w:r>
      <w:proofErr w:type="spellStart"/>
      <w:r w:rsidR="00846D07">
        <w:t>kho</w:t>
      </w:r>
      <w:proofErr w:type="spellEnd"/>
      <w:r>
        <w:t>…</w:t>
      </w:r>
    </w:p>
    <w:p w:rsidR="0017270F" w:rsidRDefault="005E76C4">
      <w:proofErr w:type="spellStart"/>
      <w:r>
        <w:t>Các</w:t>
      </w:r>
      <w:proofErr w:type="spellEnd"/>
      <w:r>
        <w:t xml:space="preserve"> </w:t>
      </w:r>
      <w:proofErr w:type="spellStart"/>
      <w:r>
        <w:t>địa</w:t>
      </w:r>
      <w:proofErr w:type="spellEnd"/>
      <w:r>
        <w:t xml:space="preserve"> </w:t>
      </w:r>
      <w:proofErr w:type="spellStart"/>
      <w:r>
        <w:t>chỉ</w:t>
      </w:r>
      <w:proofErr w:type="spellEnd"/>
      <w:r>
        <w:t xml:space="preserve"> REST service </w:t>
      </w:r>
      <w:proofErr w:type="spellStart"/>
      <w:r>
        <w:t>cần</w:t>
      </w:r>
      <w:proofErr w:type="spellEnd"/>
      <w:r>
        <w:t xml:space="preserve"> </w:t>
      </w:r>
      <w:proofErr w:type="spellStart"/>
      <w:r>
        <w:t>phải</w:t>
      </w:r>
      <w:proofErr w:type="spellEnd"/>
      <w:r>
        <w:t xml:space="preserve"> </w:t>
      </w:r>
      <w:proofErr w:type="spellStart"/>
      <w:r>
        <w:t>thật</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mức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dễ</w:t>
      </w:r>
      <w:proofErr w:type="spellEnd"/>
      <w:r>
        <w:t xml:space="preserve"> </w:t>
      </w:r>
      <w:proofErr w:type="spellStart"/>
      <w:r>
        <w:t>đoán</w:t>
      </w:r>
      <w:proofErr w:type="spellEnd"/>
      <w:r>
        <w:t xml:space="preserve">. </w:t>
      </w:r>
      <w:proofErr w:type="spellStart"/>
      <w:r>
        <w:t>Hãy</w:t>
      </w:r>
      <w:proofErr w:type="spellEnd"/>
      <w:r>
        <w:t xml:space="preserve"> </w:t>
      </w:r>
      <w:proofErr w:type="spellStart"/>
      <w:r>
        <w:t>nghĩ</w:t>
      </w:r>
      <w:proofErr w:type="spellEnd"/>
      <w:r>
        <w:t xml:space="preserve"> </w:t>
      </w:r>
      <w:proofErr w:type="spellStart"/>
      <w:r>
        <w:t>về</w:t>
      </w:r>
      <w:proofErr w:type="spellEnd"/>
      <w:r>
        <w:t xml:space="preserve"> </w:t>
      </w:r>
      <w:proofErr w:type="spellStart"/>
      <w:r>
        <w:t>một</w:t>
      </w:r>
      <w:proofErr w:type="spellEnd"/>
      <w:r>
        <w:t xml:space="preserve"> </w:t>
      </w:r>
      <w:proofErr w:type="spellStart"/>
      <w:r>
        <w:t>địa</w:t>
      </w:r>
      <w:proofErr w:type="spellEnd"/>
      <w:r>
        <w:t xml:space="preserve"> </w:t>
      </w:r>
      <w:proofErr w:type="spellStart"/>
      <w:r>
        <w:t>chỉ</w:t>
      </w:r>
      <w:proofErr w:type="spellEnd"/>
      <w:r>
        <w:t xml:space="preserve"> (URI) </w:t>
      </w:r>
      <w:proofErr w:type="spellStart"/>
      <w:r>
        <w:t>giống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gợi</w:t>
      </w:r>
      <w:proofErr w:type="spellEnd"/>
      <w:r>
        <w:t xml:space="preserve"> ý </w:t>
      </w:r>
      <w:proofErr w:type="spellStart"/>
      <w:r>
        <w:t>rõ</w:t>
      </w:r>
      <w:proofErr w:type="spellEnd"/>
      <w:r>
        <w:t xml:space="preserve"> </w:t>
      </w:r>
      <w:proofErr w:type="spellStart"/>
      <w:r>
        <w:t>ràng</w:t>
      </w:r>
      <w:proofErr w:type="spellEnd"/>
      <w:r>
        <w:t xml:space="preserve">, </w:t>
      </w:r>
      <w:proofErr w:type="spellStart"/>
      <w:r>
        <w:t>dễ</w:t>
      </w:r>
      <w:proofErr w:type="spellEnd"/>
      <w:r>
        <w:t xml:space="preserve"> </w:t>
      </w:r>
      <w:proofErr w:type="spellStart"/>
      <w:r>
        <w:t>đoán</w:t>
      </w:r>
      <w:proofErr w:type="spellEnd"/>
      <w:r>
        <w:t xml:space="preserve"> </w:t>
      </w:r>
      <w:proofErr w:type="spellStart"/>
      <w:r>
        <w:t>rằng</w:t>
      </w:r>
      <w:proofErr w:type="spellEnd"/>
      <w:r>
        <w:t xml:space="preserve"> </w:t>
      </w:r>
      <w:proofErr w:type="spellStart"/>
      <w:r>
        <w:t>nó</w:t>
      </w:r>
      <w:proofErr w:type="spellEnd"/>
      <w:r>
        <w:t xml:space="preserve"> </w:t>
      </w:r>
      <w:proofErr w:type="spellStart"/>
      <w:r>
        <w:t>đang</w:t>
      </w:r>
      <w:proofErr w:type="spellEnd"/>
      <w:r>
        <w:t xml:space="preserve"> </w:t>
      </w:r>
      <w:proofErr w:type="spellStart"/>
      <w:r>
        <w:t>trỏ</w:t>
      </w:r>
      <w:proofErr w:type="spellEnd"/>
      <w:r>
        <w:t xml:space="preserve"> </w:t>
      </w:r>
      <w:proofErr w:type="spellStart"/>
      <w:r>
        <w:t>tới</w:t>
      </w:r>
      <w:proofErr w:type="spellEnd"/>
      <w:r>
        <w:t xml:space="preserve"> </w:t>
      </w:r>
      <w:proofErr w:type="spellStart"/>
      <w:r>
        <w:t>cái</w:t>
      </w:r>
      <w:proofErr w:type="spellEnd"/>
      <w:r>
        <w:t xml:space="preserve"> </w:t>
      </w:r>
      <w:proofErr w:type="spellStart"/>
      <w:r>
        <w:t>gì</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gì</w:t>
      </w:r>
      <w:proofErr w:type="spellEnd"/>
      <w:r>
        <w:t xml:space="preserve">. </w:t>
      </w:r>
      <w:proofErr w:type="spellStart"/>
      <w:r>
        <w:t>Tóm</w:t>
      </w:r>
      <w:proofErr w:type="spellEnd"/>
      <w:r>
        <w:t xml:space="preserve"> </w:t>
      </w:r>
      <w:proofErr w:type="spellStart"/>
      <w:r>
        <w:t>lại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URI </w:t>
      </w:r>
      <w:proofErr w:type="spellStart"/>
      <w:r>
        <w:t>nên</w:t>
      </w:r>
      <w:proofErr w:type="spellEnd"/>
      <w:r>
        <w:t xml:space="preserve"> </w:t>
      </w:r>
      <w:proofErr w:type="spellStart"/>
      <w:r>
        <w:t>được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dễ</w:t>
      </w:r>
      <w:proofErr w:type="spellEnd"/>
      <w:r>
        <w:t xml:space="preserve"> </w:t>
      </w:r>
      <w:proofErr w:type="spellStart"/>
      <w:r>
        <w:t>hiểu</w:t>
      </w:r>
      <w:proofErr w:type="spellEnd"/>
      <w:r>
        <w:t>.</w:t>
      </w:r>
    </w:p>
    <w:p w:rsidR="0017270F" w:rsidRDefault="005E76C4">
      <w:pPr>
        <w:numPr>
          <w:ilvl w:val="0"/>
          <w:numId w:val="1"/>
        </w:numPr>
        <w:pBdr>
          <w:top w:val="nil"/>
          <w:left w:val="nil"/>
          <w:bottom w:val="nil"/>
          <w:right w:val="nil"/>
          <w:between w:val="nil"/>
        </w:pBdr>
        <w:rPr>
          <w:b/>
          <w:color w:val="000000"/>
        </w:rPr>
      </w:pPr>
      <w:proofErr w:type="spellStart"/>
      <w:r>
        <w:rPr>
          <w:b/>
          <w:color w:val="000000"/>
        </w:rPr>
        <w:t>Truyền</w:t>
      </w:r>
      <w:proofErr w:type="spellEnd"/>
      <w:r>
        <w:rPr>
          <w:b/>
          <w:color w:val="000000"/>
        </w:rPr>
        <w:t xml:space="preserve"> </w:t>
      </w:r>
      <w:proofErr w:type="spellStart"/>
      <w:r>
        <w:rPr>
          <w:b/>
          <w:color w:val="000000"/>
        </w:rPr>
        <w:t>tải</w:t>
      </w:r>
      <w:proofErr w:type="spellEnd"/>
      <w:r>
        <w:rPr>
          <w:b/>
          <w:color w:val="000000"/>
        </w:rPr>
        <w:t xml:space="preserve"> XML, JSON </w:t>
      </w:r>
      <w:proofErr w:type="spellStart"/>
      <w:r>
        <w:rPr>
          <w:b/>
          <w:color w:val="000000"/>
        </w:rPr>
        <w:t>hoặc</w:t>
      </w:r>
      <w:proofErr w:type="spellEnd"/>
      <w:r>
        <w:rPr>
          <w:b/>
          <w:color w:val="000000"/>
        </w:rPr>
        <w:t xml:space="preserve"> </w:t>
      </w:r>
      <w:proofErr w:type="spellStart"/>
      <w:r>
        <w:rPr>
          <w:b/>
          <w:color w:val="000000"/>
        </w:rPr>
        <w:t>cả</w:t>
      </w:r>
      <w:proofErr w:type="spellEnd"/>
      <w:r>
        <w:rPr>
          <w:b/>
          <w:color w:val="000000"/>
        </w:rPr>
        <w:t xml:space="preserve"> </w:t>
      </w:r>
      <w:proofErr w:type="spellStart"/>
      <w:r>
        <w:rPr>
          <w:b/>
          <w:color w:val="000000"/>
        </w:rPr>
        <w:t>hai</w:t>
      </w:r>
      <w:proofErr w:type="spellEnd"/>
    </w:p>
    <w:p w:rsidR="0017270F" w:rsidRDefault="005E76C4">
      <w:proofErr w:type="spellStart"/>
      <w:r>
        <w:t>Dữ</w:t>
      </w:r>
      <w:proofErr w:type="spellEnd"/>
      <w:r>
        <w:t xml:space="preserve"> </w:t>
      </w:r>
      <w:proofErr w:type="spellStart"/>
      <w:r>
        <w:t>liệu</w:t>
      </w:r>
      <w:proofErr w:type="spellEnd"/>
      <w:r>
        <w:t xml:space="preserve"> </w:t>
      </w:r>
      <w:proofErr w:type="spellStart"/>
      <w:r>
        <w:t>gửi</w:t>
      </w:r>
      <w:proofErr w:type="spellEnd"/>
      <w:r>
        <w:t xml:space="preserve"> </w:t>
      </w:r>
      <w:proofErr w:type="spellStart"/>
      <w:r>
        <w:t>lên</w:t>
      </w:r>
      <w:proofErr w:type="spellEnd"/>
      <w:r>
        <w:t xml:space="preserve"> </w:t>
      </w:r>
      <w:proofErr w:type="spellStart"/>
      <w:r>
        <w:t>hoặc</w:t>
      </w:r>
      <w:proofErr w:type="spellEnd"/>
      <w:r>
        <w:t xml:space="preserve"> </w:t>
      </w:r>
      <w:proofErr w:type="spellStart"/>
      <w:r>
        <w:t>trả</w:t>
      </w:r>
      <w:proofErr w:type="spellEnd"/>
      <w:r>
        <w:t xml:space="preserve"> </w:t>
      </w:r>
      <w:proofErr w:type="spellStart"/>
      <w:r>
        <w:t>về</w:t>
      </w:r>
      <w:proofErr w:type="spellEnd"/>
      <w:r>
        <w:t xml:space="preserve"> </w:t>
      </w:r>
      <w:proofErr w:type="spellStart"/>
      <w:r>
        <w:t>có</w:t>
      </w:r>
      <w:proofErr w:type="spellEnd"/>
      <w:r>
        <w:t xml:space="preserve"> </w:t>
      </w:r>
      <w:proofErr w:type="spellStart"/>
      <w:r>
        <w:t>thể</w:t>
      </w:r>
      <w:proofErr w:type="spellEnd"/>
      <w:r>
        <w:t xml:space="preserve"> ở </w:t>
      </w:r>
      <w:proofErr w:type="spellStart"/>
      <w:r>
        <w:t>dạng</w:t>
      </w:r>
      <w:proofErr w:type="spellEnd"/>
      <w:r>
        <w:t xml:space="preserve"> XML </w:t>
      </w:r>
      <w:proofErr w:type="spellStart"/>
      <w:r>
        <w:t>hoặc</w:t>
      </w:r>
      <w:proofErr w:type="spellEnd"/>
      <w:r>
        <w:t xml:space="preserve"> JSON </w:t>
      </w:r>
      <w:proofErr w:type="spellStart"/>
      <w:r>
        <w:t>hoặc</w:t>
      </w:r>
      <w:proofErr w:type="spellEnd"/>
      <w:r>
        <w:t xml:space="preserve"> </w:t>
      </w:r>
      <w:proofErr w:type="spellStart"/>
      <w:r>
        <w:t>cả</w:t>
      </w:r>
      <w:proofErr w:type="spellEnd"/>
      <w:r>
        <w:t xml:space="preserve"> 2.</w:t>
      </w:r>
    </w:p>
    <w:p w:rsidR="0017270F" w:rsidRDefault="005E76C4">
      <w:pPr>
        <w:pStyle w:val="u2"/>
        <w:numPr>
          <w:ilvl w:val="1"/>
          <w:numId w:val="10"/>
        </w:numPr>
      </w:pPr>
      <w:bookmarkStart w:id="214" w:name="_43ky6rz" w:colFirst="0" w:colLast="0"/>
      <w:bookmarkEnd w:id="214"/>
      <w:r>
        <w:lastRenderedPageBreak/>
        <w:t>Microsoft .NET Web API</w:t>
      </w:r>
    </w:p>
    <w:p w:rsidR="0017270F" w:rsidRDefault="005E76C4">
      <w:pPr>
        <w:keepNext/>
        <w:shd w:val="clear" w:color="auto" w:fill="FFFFFF"/>
        <w:spacing w:before="280" w:after="280" w:line="240" w:lineRule="auto"/>
        <w:jc w:val="left"/>
      </w:pPr>
      <w:r>
        <w:rPr>
          <w:noProof/>
        </w:rPr>
        <w:drawing>
          <wp:inline distT="0" distB="0" distL="0" distR="0">
            <wp:extent cx="5575935" cy="2644775"/>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5575935" cy="2644775"/>
                    </a:xfrm>
                    <a:prstGeom prst="rect">
                      <a:avLst/>
                    </a:prstGeom>
                    <a:ln/>
                  </pic:spPr>
                </pic:pic>
              </a:graphicData>
            </a:graphic>
          </wp:inline>
        </w:drawing>
      </w:r>
    </w:p>
    <w:p w:rsidR="0017270F" w:rsidRDefault="005E76C4">
      <w:pPr>
        <w:jc w:val="center"/>
        <w:rPr>
          <w:color w:val="000000"/>
          <w:sz w:val="24"/>
          <w:szCs w:val="24"/>
        </w:rPr>
        <w:pPrChange w:id="215" w:author="BUI Mai Anh" w:date="2018-05-28T02:05:00Z">
          <w:pPr>
            <w:pBdr>
              <w:top w:val="nil"/>
              <w:left w:val="nil"/>
              <w:bottom w:val="nil"/>
              <w:right w:val="nil"/>
              <w:between w:val="nil"/>
            </w:pBdr>
            <w:jc w:val="left"/>
          </w:pPr>
        </w:pPrChange>
      </w:pPr>
      <w:bookmarkStart w:id="216" w:name="_2iq8gzs" w:colFirst="0" w:colLast="0"/>
      <w:bookmarkEnd w:id="216"/>
      <w:proofErr w:type="spellStart"/>
      <w:r>
        <w:rPr>
          <w:color w:val="000000"/>
          <w:sz w:val="24"/>
          <w:szCs w:val="24"/>
        </w:rPr>
        <w:t>Hình</w:t>
      </w:r>
      <w:proofErr w:type="spellEnd"/>
      <w:r>
        <w:rPr>
          <w:color w:val="000000"/>
          <w:sz w:val="24"/>
          <w:szCs w:val="24"/>
        </w:rPr>
        <w:t xml:space="preserve"> 20 Web API</w:t>
      </w:r>
    </w:p>
    <w:p w:rsidR="0017270F" w:rsidRDefault="005E76C4">
      <w:pPr>
        <w:shd w:val="clear" w:color="auto" w:fill="FFFFFF"/>
        <w:spacing w:before="280" w:after="280" w:line="240" w:lineRule="auto"/>
        <w:rPr>
          <w:color w:val="222222"/>
        </w:rPr>
        <w:pPrChange w:id="217" w:author="BUI Mai Anh" w:date="2018-05-28T02:05:00Z">
          <w:pPr>
            <w:shd w:val="clear" w:color="auto" w:fill="FFFFFF"/>
            <w:spacing w:before="280" w:after="280" w:line="240" w:lineRule="auto"/>
            <w:jc w:val="left"/>
          </w:pPr>
        </w:pPrChange>
      </w:pPr>
      <w:proofErr w:type="spellStart"/>
      <w:r>
        <w:rPr>
          <w:color w:val="222222"/>
        </w:rPr>
        <w:t>Đây</w:t>
      </w:r>
      <w:proofErr w:type="spellEnd"/>
      <w:r>
        <w:rPr>
          <w:color w:val="222222"/>
        </w:rPr>
        <w:t xml:space="preserve"> </w:t>
      </w:r>
      <w:proofErr w:type="spellStart"/>
      <w:r>
        <w:rPr>
          <w:color w:val="222222"/>
        </w:rPr>
        <w:t>là</w:t>
      </w:r>
      <w:proofErr w:type="spellEnd"/>
      <w:r>
        <w:rPr>
          <w:color w:val="222222"/>
        </w:rPr>
        <w:t xml:space="preserve"> </w:t>
      </w:r>
      <w:proofErr w:type="spellStart"/>
      <w:r>
        <w:rPr>
          <w:color w:val="222222"/>
        </w:rPr>
        <w:t>một</w:t>
      </w:r>
      <w:proofErr w:type="spellEnd"/>
      <w:r>
        <w:rPr>
          <w:color w:val="222222"/>
        </w:rPr>
        <w:t xml:space="preserve"> framework </w:t>
      </w:r>
      <w:proofErr w:type="spellStart"/>
      <w:r>
        <w:rPr>
          <w:color w:val="222222"/>
        </w:rPr>
        <w:t>mới</w:t>
      </w:r>
      <w:proofErr w:type="spellEnd"/>
      <w:r>
        <w:rPr>
          <w:color w:val="222222"/>
        </w:rPr>
        <w:t xml:space="preserve"> </w:t>
      </w:r>
      <w:proofErr w:type="spellStart"/>
      <w:r>
        <w:rPr>
          <w:color w:val="222222"/>
        </w:rPr>
        <w:t>giúp</w:t>
      </w:r>
      <w:proofErr w:type="spellEnd"/>
      <w:r>
        <w:rPr>
          <w:color w:val="222222"/>
        </w:rPr>
        <w:t xml:space="preserve"> </w:t>
      </w:r>
      <w:proofErr w:type="spellStart"/>
      <w:r>
        <w:rPr>
          <w:color w:val="222222"/>
        </w:rPr>
        <w:t>cho</w:t>
      </w:r>
      <w:proofErr w:type="spellEnd"/>
      <w:r>
        <w:rPr>
          <w:color w:val="222222"/>
        </w:rPr>
        <w:t xml:space="preserve"> </w:t>
      </w:r>
      <w:proofErr w:type="spellStart"/>
      <w:r>
        <w:rPr>
          <w:color w:val="222222"/>
        </w:rPr>
        <w:t>việc</w:t>
      </w:r>
      <w:proofErr w:type="spellEnd"/>
      <w:r>
        <w:rPr>
          <w:color w:val="222222"/>
        </w:rPr>
        <w:t xml:space="preserve"> </w:t>
      </w:r>
      <w:proofErr w:type="spellStart"/>
      <w:r>
        <w:rPr>
          <w:color w:val="222222"/>
        </w:rPr>
        <w:t>xây</w:t>
      </w:r>
      <w:proofErr w:type="spellEnd"/>
      <w:r>
        <w:rPr>
          <w:color w:val="222222"/>
        </w:rPr>
        <w:t xml:space="preserve"> </w:t>
      </w:r>
      <w:proofErr w:type="spellStart"/>
      <w:r>
        <w:rPr>
          <w:color w:val="222222"/>
        </w:rPr>
        <w:t>dựng</w:t>
      </w:r>
      <w:proofErr w:type="spellEnd"/>
      <w:r>
        <w:rPr>
          <w:color w:val="222222"/>
        </w:rPr>
        <w:t xml:space="preserve"> </w:t>
      </w:r>
      <w:proofErr w:type="spellStart"/>
      <w:r>
        <w:rPr>
          <w:color w:val="222222"/>
        </w:rPr>
        <w:t>các</w:t>
      </w:r>
      <w:proofErr w:type="spellEnd"/>
      <w:r>
        <w:rPr>
          <w:color w:val="222222"/>
        </w:rPr>
        <w:t xml:space="preserve"> HTTP service </w:t>
      </w:r>
      <w:proofErr w:type="spellStart"/>
      <w:r>
        <w:rPr>
          <w:color w:val="222222"/>
        </w:rPr>
        <w:t>rất</w:t>
      </w:r>
      <w:proofErr w:type="spellEnd"/>
      <w:r>
        <w:rPr>
          <w:color w:val="222222"/>
        </w:rPr>
        <w:t xml:space="preserve"> </w:t>
      </w:r>
      <w:proofErr w:type="spellStart"/>
      <w:r>
        <w:rPr>
          <w:color w:val="222222"/>
        </w:rPr>
        <w:t>đơn</w:t>
      </w:r>
      <w:proofErr w:type="spellEnd"/>
      <w:r>
        <w:rPr>
          <w:color w:val="222222"/>
        </w:rPr>
        <w:t xml:space="preserve"> </w:t>
      </w:r>
      <w:proofErr w:type="spellStart"/>
      <w:r>
        <w:rPr>
          <w:color w:val="222222"/>
        </w:rPr>
        <w:t>giản</w:t>
      </w:r>
      <w:proofErr w:type="spellEnd"/>
      <w:r>
        <w:rPr>
          <w:color w:val="222222"/>
        </w:rPr>
        <w:t xml:space="preserve"> </w:t>
      </w:r>
      <w:proofErr w:type="spellStart"/>
      <w:r>
        <w:rPr>
          <w:color w:val="222222"/>
        </w:rPr>
        <w:t>và</w:t>
      </w:r>
      <w:proofErr w:type="spellEnd"/>
      <w:r>
        <w:rPr>
          <w:color w:val="222222"/>
        </w:rPr>
        <w:t xml:space="preserve"> </w:t>
      </w:r>
      <w:proofErr w:type="spellStart"/>
      <w:r>
        <w:rPr>
          <w:color w:val="222222"/>
        </w:rPr>
        <w:t>nhanh</w:t>
      </w:r>
      <w:proofErr w:type="spellEnd"/>
      <w:r>
        <w:rPr>
          <w:color w:val="222222"/>
        </w:rPr>
        <w:t xml:space="preserve"> </w:t>
      </w:r>
      <w:proofErr w:type="spellStart"/>
      <w:r>
        <w:rPr>
          <w:color w:val="222222"/>
        </w:rPr>
        <w:t>chóng</w:t>
      </w:r>
      <w:proofErr w:type="spellEnd"/>
      <w:r>
        <w:rPr>
          <w:color w:val="222222"/>
        </w:rPr>
        <w:t xml:space="preserve">, Open Source </w:t>
      </w:r>
      <w:proofErr w:type="spellStart"/>
      <w:r>
        <w:rPr>
          <w:color w:val="222222"/>
        </w:rPr>
        <w:t>và</w:t>
      </w:r>
      <w:proofErr w:type="spellEnd"/>
      <w:r>
        <w:rPr>
          <w:color w:val="222222"/>
        </w:rPr>
        <w:t xml:space="preserve"> </w:t>
      </w:r>
      <w:proofErr w:type="spellStart"/>
      <w:r>
        <w:rPr>
          <w:color w:val="222222"/>
        </w:rPr>
        <w:t>có</w:t>
      </w:r>
      <w:proofErr w:type="spellEnd"/>
      <w:r>
        <w:rPr>
          <w:color w:val="222222"/>
        </w:rPr>
        <w:t xml:space="preserve"> </w:t>
      </w:r>
      <w:proofErr w:type="spellStart"/>
      <w:r>
        <w:rPr>
          <w:color w:val="222222"/>
        </w:rPr>
        <w:t>thể</w:t>
      </w:r>
      <w:proofErr w:type="spellEnd"/>
      <w:r>
        <w:rPr>
          <w:color w:val="222222"/>
        </w:rPr>
        <w:t xml:space="preserve"> </w:t>
      </w:r>
      <w:proofErr w:type="spellStart"/>
      <w:r>
        <w:rPr>
          <w:color w:val="222222"/>
        </w:rPr>
        <w:t>được</w:t>
      </w:r>
      <w:proofErr w:type="spellEnd"/>
      <w:r>
        <w:rPr>
          <w:color w:val="222222"/>
        </w:rPr>
        <w:t xml:space="preserve"> </w:t>
      </w:r>
      <w:proofErr w:type="spellStart"/>
      <w:r>
        <w:rPr>
          <w:color w:val="222222"/>
        </w:rPr>
        <w:t>sử</w:t>
      </w:r>
      <w:proofErr w:type="spellEnd"/>
      <w:r>
        <w:rPr>
          <w:color w:val="222222"/>
        </w:rPr>
        <w:t xml:space="preserve"> </w:t>
      </w:r>
      <w:proofErr w:type="spellStart"/>
      <w:r>
        <w:rPr>
          <w:color w:val="222222"/>
        </w:rPr>
        <w:t>dụng</w:t>
      </w:r>
      <w:proofErr w:type="spellEnd"/>
      <w:r>
        <w:rPr>
          <w:color w:val="222222"/>
        </w:rPr>
        <w:t xml:space="preserve"> </w:t>
      </w:r>
      <w:proofErr w:type="spellStart"/>
      <w:r>
        <w:rPr>
          <w:color w:val="222222"/>
        </w:rPr>
        <w:t>bởi</w:t>
      </w:r>
      <w:proofErr w:type="spellEnd"/>
      <w:r>
        <w:rPr>
          <w:color w:val="222222"/>
        </w:rPr>
        <w:t xml:space="preserve"> </w:t>
      </w:r>
      <w:proofErr w:type="spellStart"/>
      <w:r>
        <w:rPr>
          <w:color w:val="222222"/>
        </w:rPr>
        <w:t>bất</w:t>
      </w:r>
      <w:proofErr w:type="spellEnd"/>
      <w:r>
        <w:rPr>
          <w:color w:val="222222"/>
        </w:rPr>
        <w:t xml:space="preserve"> </w:t>
      </w:r>
      <w:proofErr w:type="spellStart"/>
      <w:r>
        <w:rPr>
          <w:color w:val="222222"/>
        </w:rPr>
        <w:t>kì</w:t>
      </w:r>
      <w:proofErr w:type="spellEnd"/>
      <w:r>
        <w:rPr>
          <w:color w:val="222222"/>
        </w:rPr>
        <w:t xml:space="preserve"> client </w:t>
      </w:r>
      <w:proofErr w:type="spellStart"/>
      <w:r>
        <w:rPr>
          <w:color w:val="222222"/>
        </w:rPr>
        <w:t>nào</w:t>
      </w:r>
      <w:proofErr w:type="spellEnd"/>
      <w:r>
        <w:rPr>
          <w:color w:val="222222"/>
        </w:rPr>
        <w:t xml:space="preserve"> </w:t>
      </w:r>
      <w:proofErr w:type="spellStart"/>
      <w:r>
        <w:rPr>
          <w:color w:val="222222"/>
        </w:rPr>
        <w:t>hỗ</w:t>
      </w:r>
      <w:proofErr w:type="spellEnd"/>
      <w:r>
        <w:rPr>
          <w:color w:val="222222"/>
        </w:rPr>
        <w:t xml:space="preserve"> </w:t>
      </w:r>
      <w:proofErr w:type="spellStart"/>
      <w:r>
        <w:rPr>
          <w:color w:val="222222"/>
        </w:rPr>
        <w:t>trợ</w:t>
      </w:r>
      <w:proofErr w:type="spellEnd"/>
      <w:r>
        <w:rPr>
          <w:color w:val="222222"/>
        </w:rPr>
        <w:t xml:space="preserve"> XML, JSON. </w:t>
      </w:r>
      <w:proofErr w:type="spellStart"/>
      <w:r>
        <w:rPr>
          <w:color w:val="222222"/>
        </w:rPr>
        <w:t>Hỗ</w:t>
      </w:r>
      <w:proofErr w:type="spellEnd"/>
      <w:r>
        <w:rPr>
          <w:color w:val="222222"/>
        </w:rPr>
        <w:t xml:space="preserve"> </w:t>
      </w:r>
      <w:proofErr w:type="spellStart"/>
      <w:r>
        <w:rPr>
          <w:color w:val="222222"/>
        </w:rPr>
        <w:t>trợ</w:t>
      </w:r>
      <w:proofErr w:type="spellEnd"/>
      <w:r>
        <w:rPr>
          <w:color w:val="222222"/>
        </w:rPr>
        <w:t xml:space="preserve"> </w:t>
      </w:r>
      <w:proofErr w:type="spellStart"/>
      <w:r>
        <w:rPr>
          <w:color w:val="222222"/>
        </w:rPr>
        <w:t>đầy</w:t>
      </w:r>
      <w:proofErr w:type="spellEnd"/>
      <w:r>
        <w:rPr>
          <w:color w:val="222222"/>
        </w:rPr>
        <w:t xml:space="preserve"> </w:t>
      </w:r>
      <w:proofErr w:type="spellStart"/>
      <w:r>
        <w:rPr>
          <w:color w:val="222222"/>
        </w:rPr>
        <w:t>đủ</w:t>
      </w:r>
      <w:proofErr w:type="spellEnd"/>
      <w:r>
        <w:rPr>
          <w:color w:val="222222"/>
        </w:rPr>
        <w:t xml:space="preserve"> </w:t>
      </w:r>
      <w:proofErr w:type="spellStart"/>
      <w:r>
        <w:rPr>
          <w:color w:val="222222"/>
        </w:rPr>
        <w:t>các</w:t>
      </w:r>
      <w:proofErr w:type="spellEnd"/>
      <w:r>
        <w:rPr>
          <w:color w:val="222222"/>
        </w:rPr>
        <w:t xml:space="preserve"> </w:t>
      </w:r>
      <w:proofErr w:type="spellStart"/>
      <w:r>
        <w:rPr>
          <w:color w:val="222222"/>
        </w:rPr>
        <w:t>thành</w:t>
      </w:r>
      <w:proofErr w:type="spellEnd"/>
      <w:r>
        <w:rPr>
          <w:color w:val="222222"/>
        </w:rPr>
        <w:t xml:space="preserve"> </w:t>
      </w:r>
      <w:proofErr w:type="spellStart"/>
      <w:r>
        <w:rPr>
          <w:color w:val="222222"/>
        </w:rPr>
        <w:t>phần</w:t>
      </w:r>
      <w:proofErr w:type="spellEnd"/>
      <w:r>
        <w:rPr>
          <w:color w:val="222222"/>
        </w:rPr>
        <w:t xml:space="preserve"> HTTP: URI, request/response headers, caching, versioning, content formats, </w:t>
      </w:r>
      <w:proofErr w:type="spellStart"/>
      <w:r>
        <w:rPr>
          <w:color w:val="222222"/>
        </w:rPr>
        <w:t>có</w:t>
      </w:r>
      <w:proofErr w:type="spellEnd"/>
      <w:r>
        <w:rPr>
          <w:color w:val="222222"/>
        </w:rPr>
        <w:t xml:space="preserve"> </w:t>
      </w:r>
      <w:proofErr w:type="spellStart"/>
      <w:r>
        <w:rPr>
          <w:color w:val="222222"/>
        </w:rPr>
        <w:t>thể</w:t>
      </w:r>
      <w:proofErr w:type="spellEnd"/>
      <w:r>
        <w:rPr>
          <w:color w:val="222222"/>
        </w:rPr>
        <w:t xml:space="preserve"> host </w:t>
      </w:r>
      <w:proofErr w:type="spellStart"/>
      <w:r>
        <w:rPr>
          <w:color w:val="222222"/>
        </w:rPr>
        <w:t>trong</w:t>
      </w:r>
      <w:proofErr w:type="spellEnd"/>
      <w:r>
        <w:rPr>
          <w:color w:val="222222"/>
        </w:rPr>
        <w:t xml:space="preserve"> </w:t>
      </w:r>
      <w:proofErr w:type="spellStart"/>
      <w:r>
        <w:rPr>
          <w:color w:val="222222"/>
        </w:rPr>
        <w:t>ứng</w:t>
      </w:r>
      <w:proofErr w:type="spellEnd"/>
      <w:r>
        <w:rPr>
          <w:color w:val="222222"/>
        </w:rPr>
        <w:t xml:space="preserve"> </w:t>
      </w:r>
      <w:proofErr w:type="spellStart"/>
      <w:r>
        <w:rPr>
          <w:color w:val="222222"/>
        </w:rPr>
        <w:t>dụng</w:t>
      </w:r>
      <w:proofErr w:type="spellEnd"/>
      <w:r>
        <w:rPr>
          <w:color w:val="222222"/>
        </w:rPr>
        <w:t xml:space="preserve"> </w:t>
      </w:r>
      <w:proofErr w:type="spellStart"/>
      <w:r>
        <w:rPr>
          <w:color w:val="222222"/>
        </w:rPr>
        <w:t>hoặc</w:t>
      </w:r>
      <w:proofErr w:type="spellEnd"/>
      <w:r>
        <w:rPr>
          <w:color w:val="222222"/>
        </w:rPr>
        <w:t xml:space="preserve"> </w:t>
      </w:r>
      <w:proofErr w:type="spellStart"/>
      <w:r>
        <w:rPr>
          <w:color w:val="222222"/>
        </w:rPr>
        <w:t>trên</w:t>
      </w:r>
      <w:proofErr w:type="spellEnd"/>
      <w:r>
        <w:rPr>
          <w:color w:val="222222"/>
        </w:rPr>
        <w:t xml:space="preserve"> IIS, </w:t>
      </w:r>
      <w:proofErr w:type="spellStart"/>
      <w:r>
        <w:rPr>
          <w:color w:val="222222"/>
        </w:rPr>
        <w:t>là</w:t>
      </w:r>
      <w:proofErr w:type="spellEnd"/>
      <w:r>
        <w:rPr>
          <w:color w:val="222222"/>
        </w:rPr>
        <w:t xml:space="preserve"> </w:t>
      </w:r>
      <w:proofErr w:type="spellStart"/>
      <w:r>
        <w:rPr>
          <w:color w:val="222222"/>
        </w:rPr>
        <w:t>kiến</w:t>
      </w:r>
      <w:proofErr w:type="spellEnd"/>
      <w:r>
        <w:rPr>
          <w:color w:val="222222"/>
        </w:rPr>
        <w:t xml:space="preserve"> </w:t>
      </w:r>
      <w:proofErr w:type="spellStart"/>
      <w:r>
        <w:rPr>
          <w:color w:val="222222"/>
        </w:rPr>
        <w:t>trúc</w:t>
      </w:r>
      <w:proofErr w:type="spellEnd"/>
      <w:r>
        <w:rPr>
          <w:color w:val="222222"/>
        </w:rPr>
        <w:t xml:space="preserve"> </w:t>
      </w:r>
      <w:proofErr w:type="spellStart"/>
      <w:r>
        <w:rPr>
          <w:color w:val="222222"/>
        </w:rPr>
        <w:t>lý</w:t>
      </w:r>
      <w:proofErr w:type="spellEnd"/>
      <w:r>
        <w:rPr>
          <w:color w:val="222222"/>
        </w:rPr>
        <w:t xml:space="preserve"> </w:t>
      </w:r>
      <w:proofErr w:type="spellStart"/>
      <w:r>
        <w:rPr>
          <w:color w:val="222222"/>
        </w:rPr>
        <w:t>tưởng</w:t>
      </w:r>
      <w:proofErr w:type="spellEnd"/>
      <w:r>
        <w:rPr>
          <w:color w:val="222222"/>
        </w:rPr>
        <w:t xml:space="preserve"> </w:t>
      </w:r>
      <w:proofErr w:type="spellStart"/>
      <w:r>
        <w:rPr>
          <w:color w:val="222222"/>
        </w:rPr>
        <w:t>cho</w:t>
      </w:r>
      <w:proofErr w:type="spellEnd"/>
      <w:r>
        <w:rPr>
          <w:color w:val="222222"/>
        </w:rPr>
        <w:t xml:space="preserve"> </w:t>
      </w:r>
      <w:proofErr w:type="spellStart"/>
      <w:r>
        <w:rPr>
          <w:color w:val="222222"/>
        </w:rPr>
        <w:t>các</w:t>
      </w:r>
      <w:proofErr w:type="spellEnd"/>
      <w:r>
        <w:rPr>
          <w:color w:val="222222"/>
        </w:rPr>
        <w:t xml:space="preserve"> </w:t>
      </w:r>
      <w:proofErr w:type="spellStart"/>
      <w:r>
        <w:rPr>
          <w:color w:val="222222"/>
        </w:rPr>
        <w:t>thiết</w:t>
      </w:r>
      <w:proofErr w:type="spellEnd"/>
      <w:r>
        <w:rPr>
          <w:color w:val="222222"/>
        </w:rPr>
        <w:t xml:space="preserve"> </w:t>
      </w:r>
      <w:proofErr w:type="spellStart"/>
      <w:r>
        <w:rPr>
          <w:color w:val="222222"/>
        </w:rPr>
        <w:t>bị</w:t>
      </w:r>
      <w:proofErr w:type="spellEnd"/>
      <w:r>
        <w:rPr>
          <w:color w:val="222222"/>
        </w:rPr>
        <w:t xml:space="preserve"> </w:t>
      </w:r>
      <w:proofErr w:type="spellStart"/>
      <w:r>
        <w:rPr>
          <w:color w:val="222222"/>
        </w:rPr>
        <w:t>có</w:t>
      </w:r>
      <w:proofErr w:type="spellEnd"/>
      <w:r>
        <w:rPr>
          <w:color w:val="222222"/>
        </w:rPr>
        <w:t xml:space="preserve"> </w:t>
      </w:r>
      <w:proofErr w:type="spellStart"/>
      <w:r>
        <w:rPr>
          <w:color w:val="222222"/>
        </w:rPr>
        <w:t>băng</w:t>
      </w:r>
      <w:proofErr w:type="spellEnd"/>
      <w:r>
        <w:rPr>
          <w:color w:val="222222"/>
        </w:rPr>
        <w:t xml:space="preserve"> </w:t>
      </w:r>
      <w:proofErr w:type="spellStart"/>
      <w:r>
        <w:rPr>
          <w:color w:val="222222"/>
        </w:rPr>
        <w:t>thông</w:t>
      </w:r>
      <w:proofErr w:type="spellEnd"/>
      <w:r>
        <w:rPr>
          <w:color w:val="222222"/>
        </w:rPr>
        <w:t xml:space="preserve"> </w:t>
      </w:r>
      <w:proofErr w:type="spellStart"/>
      <w:r>
        <w:rPr>
          <w:color w:val="222222"/>
        </w:rPr>
        <w:t>giới</w:t>
      </w:r>
      <w:proofErr w:type="spellEnd"/>
      <w:r>
        <w:rPr>
          <w:color w:val="222222"/>
        </w:rPr>
        <w:t xml:space="preserve"> </w:t>
      </w:r>
      <w:proofErr w:type="spellStart"/>
      <w:r>
        <w:rPr>
          <w:color w:val="222222"/>
        </w:rPr>
        <w:t>hạn</w:t>
      </w:r>
      <w:proofErr w:type="spellEnd"/>
      <w:r>
        <w:rPr>
          <w:color w:val="222222"/>
        </w:rPr>
        <w:t xml:space="preserve"> </w:t>
      </w:r>
      <w:proofErr w:type="spellStart"/>
      <w:r>
        <w:rPr>
          <w:color w:val="222222"/>
        </w:rPr>
        <w:t>như</w:t>
      </w:r>
      <w:proofErr w:type="spellEnd"/>
      <w:r>
        <w:rPr>
          <w:color w:val="222222"/>
        </w:rPr>
        <w:t xml:space="preserve"> smartphone, tablet </w:t>
      </w:r>
      <w:proofErr w:type="spellStart"/>
      <w:r>
        <w:rPr>
          <w:color w:val="222222"/>
        </w:rPr>
        <w:t>và</w:t>
      </w:r>
      <w:proofErr w:type="spellEnd"/>
      <w:r>
        <w:rPr>
          <w:color w:val="222222"/>
        </w:rPr>
        <w:t xml:space="preserve"> </w:t>
      </w:r>
      <w:proofErr w:type="spellStart"/>
      <w:r>
        <w:rPr>
          <w:color w:val="222222"/>
        </w:rPr>
        <w:t>định</w:t>
      </w:r>
      <w:proofErr w:type="spellEnd"/>
      <w:r>
        <w:rPr>
          <w:color w:val="222222"/>
        </w:rPr>
        <w:t xml:space="preserve"> </w:t>
      </w:r>
      <w:proofErr w:type="spellStart"/>
      <w:r>
        <w:rPr>
          <w:color w:val="222222"/>
        </w:rPr>
        <w:t>dạng</w:t>
      </w:r>
      <w:proofErr w:type="spellEnd"/>
      <w:r>
        <w:rPr>
          <w:color w:val="222222"/>
        </w:rPr>
        <w:t xml:space="preserve"> </w:t>
      </w:r>
      <w:proofErr w:type="spellStart"/>
      <w:r>
        <w:rPr>
          <w:color w:val="222222"/>
        </w:rPr>
        <w:t>dữ</w:t>
      </w:r>
      <w:proofErr w:type="spellEnd"/>
      <w:r>
        <w:rPr>
          <w:color w:val="222222"/>
        </w:rPr>
        <w:t xml:space="preserve"> </w:t>
      </w:r>
      <w:proofErr w:type="spellStart"/>
      <w:r>
        <w:rPr>
          <w:color w:val="222222"/>
        </w:rPr>
        <w:t>liệu</w:t>
      </w:r>
      <w:proofErr w:type="spellEnd"/>
      <w:r>
        <w:rPr>
          <w:color w:val="222222"/>
        </w:rPr>
        <w:t xml:space="preserve"> </w:t>
      </w:r>
      <w:proofErr w:type="spellStart"/>
      <w:r>
        <w:rPr>
          <w:color w:val="222222"/>
        </w:rPr>
        <w:t>có</w:t>
      </w:r>
      <w:proofErr w:type="spellEnd"/>
      <w:r>
        <w:rPr>
          <w:color w:val="222222"/>
        </w:rPr>
        <w:t xml:space="preserve"> </w:t>
      </w:r>
      <w:proofErr w:type="spellStart"/>
      <w:r>
        <w:rPr>
          <w:color w:val="222222"/>
        </w:rPr>
        <w:t>thể</w:t>
      </w:r>
      <w:proofErr w:type="spellEnd"/>
      <w:r>
        <w:rPr>
          <w:color w:val="222222"/>
        </w:rPr>
        <w:t xml:space="preserve"> </w:t>
      </w:r>
      <w:proofErr w:type="spellStart"/>
      <w:r>
        <w:rPr>
          <w:color w:val="222222"/>
        </w:rPr>
        <w:t>là</w:t>
      </w:r>
      <w:proofErr w:type="spellEnd"/>
      <w:r>
        <w:rPr>
          <w:color w:val="222222"/>
        </w:rPr>
        <w:t xml:space="preserve"> JSON, XML </w:t>
      </w:r>
      <w:proofErr w:type="spellStart"/>
      <w:r>
        <w:rPr>
          <w:color w:val="222222"/>
        </w:rPr>
        <w:t>hoặc</w:t>
      </w:r>
      <w:proofErr w:type="spellEnd"/>
      <w:r>
        <w:rPr>
          <w:color w:val="222222"/>
        </w:rPr>
        <w:t xml:space="preserve"> </w:t>
      </w:r>
      <w:proofErr w:type="spellStart"/>
      <w:r>
        <w:rPr>
          <w:color w:val="222222"/>
        </w:rPr>
        <w:t>một</w:t>
      </w:r>
      <w:proofErr w:type="spellEnd"/>
      <w:r>
        <w:rPr>
          <w:color w:val="222222"/>
        </w:rPr>
        <w:t xml:space="preserve"> </w:t>
      </w:r>
      <w:proofErr w:type="spellStart"/>
      <w:r>
        <w:rPr>
          <w:color w:val="222222"/>
        </w:rPr>
        <w:t>kiểu</w:t>
      </w:r>
      <w:proofErr w:type="spellEnd"/>
      <w:r>
        <w:rPr>
          <w:color w:val="222222"/>
        </w:rPr>
        <w:t xml:space="preserve"> </w:t>
      </w:r>
      <w:proofErr w:type="spellStart"/>
      <w:r>
        <w:rPr>
          <w:color w:val="222222"/>
        </w:rPr>
        <w:t>dữ</w:t>
      </w:r>
      <w:proofErr w:type="spellEnd"/>
      <w:r>
        <w:rPr>
          <w:color w:val="222222"/>
        </w:rPr>
        <w:t xml:space="preserve"> </w:t>
      </w:r>
      <w:proofErr w:type="spellStart"/>
      <w:r>
        <w:rPr>
          <w:color w:val="222222"/>
        </w:rPr>
        <w:t>liệu</w:t>
      </w:r>
      <w:proofErr w:type="spellEnd"/>
      <w:r>
        <w:rPr>
          <w:color w:val="222222"/>
        </w:rPr>
        <w:t xml:space="preserve"> </w:t>
      </w:r>
      <w:proofErr w:type="spellStart"/>
      <w:r>
        <w:rPr>
          <w:color w:val="222222"/>
        </w:rPr>
        <w:t>bất</w:t>
      </w:r>
      <w:proofErr w:type="spellEnd"/>
      <w:r>
        <w:rPr>
          <w:color w:val="222222"/>
        </w:rPr>
        <w:t xml:space="preserve"> </w:t>
      </w:r>
      <w:proofErr w:type="spellStart"/>
      <w:r>
        <w:rPr>
          <w:color w:val="222222"/>
        </w:rPr>
        <w:t>kỳ</w:t>
      </w:r>
      <w:proofErr w:type="spellEnd"/>
      <w:r>
        <w:rPr>
          <w:color w:val="222222"/>
        </w:rPr>
        <w:t xml:space="preserve"> [7]</w:t>
      </w:r>
      <w:ins w:id="218" w:author="BUI Mai Anh" w:date="2018-05-28T02:05:00Z">
        <w:r>
          <w:rPr>
            <w:color w:val="222222"/>
          </w:rPr>
          <w:t>.</w:t>
        </w:r>
      </w:ins>
    </w:p>
    <w:p w:rsidR="0017270F" w:rsidRDefault="005E76C4">
      <w:pPr>
        <w:pBdr>
          <w:top w:val="nil"/>
          <w:left w:val="nil"/>
          <w:bottom w:val="nil"/>
          <w:right w:val="nil"/>
          <w:between w:val="nil"/>
        </w:pBdr>
        <w:shd w:val="clear" w:color="auto" w:fill="FFFFFF"/>
        <w:spacing w:before="0" w:after="390" w:line="240" w:lineRule="auto"/>
        <w:jc w:val="left"/>
        <w:rPr>
          <w:color w:val="222222"/>
        </w:rPr>
      </w:pPr>
      <w:r>
        <w:rPr>
          <w:color w:val="222222"/>
        </w:rPr>
        <w:t xml:space="preserve">Web API </w:t>
      </w:r>
      <w:proofErr w:type="spellStart"/>
      <w:r>
        <w:rPr>
          <w:color w:val="222222"/>
        </w:rPr>
        <w:t>có</w:t>
      </w:r>
      <w:proofErr w:type="spellEnd"/>
      <w:r>
        <w:rPr>
          <w:color w:val="222222"/>
        </w:rPr>
        <w:t xml:space="preserve"> </w:t>
      </w:r>
      <w:proofErr w:type="spellStart"/>
      <w:r>
        <w:rPr>
          <w:color w:val="222222"/>
        </w:rPr>
        <w:t>các</w:t>
      </w:r>
      <w:proofErr w:type="spellEnd"/>
      <w:r>
        <w:rPr>
          <w:color w:val="222222"/>
        </w:rPr>
        <w:t xml:space="preserve"> </w:t>
      </w:r>
      <w:proofErr w:type="spellStart"/>
      <w:r>
        <w:rPr>
          <w:color w:val="222222"/>
        </w:rPr>
        <w:t>ưu</w:t>
      </w:r>
      <w:proofErr w:type="spellEnd"/>
      <w:r>
        <w:rPr>
          <w:color w:val="222222"/>
        </w:rPr>
        <w:t xml:space="preserve"> </w:t>
      </w:r>
      <w:proofErr w:type="spellStart"/>
      <w:r>
        <w:rPr>
          <w:color w:val="222222"/>
        </w:rPr>
        <w:t>điểm</w:t>
      </w:r>
      <w:proofErr w:type="spellEnd"/>
      <w:r>
        <w:rPr>
          <w:color w:val="222222"/>
        </w:rPr>
        <w:t>:</w:t>
      </w:r>
    </w:p>
    <w:p w:rsidR="0017270F" w:rsidRDefault="005E76C4">
      <w:pPr>
        <w:numPr>
          <w:ilvl w:val="0"/>
          <w:numId w:val="7"/>
        </w:numPr>
        <w:shd w:val="clear" w:color="auto" w:fill="FFFFFF"/>
        <w:spacing w:before="0" w:after="0" w:line="240" w:lineRule="auto"/>
        <w:ind w:left="600"/>
        <w:jc w:val="left"/>
        <w:rPr>
          <w:color w:val="222222"/>
        </w:rPr>
      </w:pPr>
      <w:proofErr w:type="spellStart"/>
      <w:r>
        <w:rPr>
          <w:color w:val="222222"/>
        </w:rPr>
        <w:t>Cấu</w:t>
      </w:r>
      <w:proofErr w:type="spellEnd"/>
      <w:r>
        <w:rPr>
          <w:color w:val="222222"/>
        </w:rPr>
        <w:t xml:space="preserve"> </w:t>
      </w:r>
      <w:proofErr w:type="spellStart"/>
      <w:r>
        <w:rPr>
          <w:color w:val="222222"/>
        </w:rPr>
        <w:t>hình</w:t>
      </w:r>
      <w:proofErr w:type="spellEnd"/>
      <w:r>
        <w:rPr>
          <w:color w:val="222222"/>
        </w:rPr>
        <w:t xml:space="preserve"> </w:t>
      </w:r>
      <w:proofErr w:type="spellStart"/>
      <w:r>
        <w:rPr>
          <w:color w:val="222222"/>
        </w:rPr>
        <w:t>hết</w:t>
      </w:r>
      <w:proofErr w:type="spellEnd"/>
      <w:r>
        <w:rPr>
          <w:color w:val="222222"/>
        </w:rPr>
        <w:t xml:space="preserve"> </w:t>
      </w:r>
      <w:proofErr w:type="spellStart"/>
      <w:r>
        <w:rPr>
          <w:color w:val="222222"/>
        </w:rPr>
        <w:t>sức</w:t>
      </w:r>
      <w:proofErr w:type="spellEnd"/>
      <w:r>
        <w:rPr>
          <w:color w:val="222222"/>
        </w:rPr>
        <w:t xml:space="preserve"> </w:t>
      </w:r>
      <w:proofErr w:type="spellStart"/>
      <w:r>
        <w:rPr>
          <w:color w:val="222222"/>
        </w:rPr>
        <w:t>đơn</w:t>
      </w:r>
      <w:proofErr w:type="spellEnd"/>
      <w:r>
        <w:rPr>
          <w:color w:val="222222"/>
        </w:rPr>
        <w:t xml:space="preserve"> </w:t>
      </w:r>
      <w:proofErr w:type="spellStart"/>
      <w:r>
        <w:rPr>
          <w:color w:val="222222"/>
        </w:rPr>
        <w:t>giản</w:t>
      </w:r>
      <w:proofErr w:type="spellEnd"/>
      <w:r>
        <w:rPr>
          <w:color w:val="222222"/>
        </w:rPr>
        <w:t xml:space="preserve"> </w:t>
      </w:r>
      <w:proofErr w:type="spellStart"/>
      <w:r>
        <w:rPr>
          <w:color w:val="222222"/>
        </w:rPr>
        <w:t>khi</w:t>
      </w:r>
      <w:proofErr w:type="spellEnd"/>
      <w:r>
        <w:rPr>
          <w:color w:val="222222"/>
        </w:rPr>
        <w:t xml:space="preserve"> so </w:t>
      </w:r>
      <w:proofErr w:type="spellStart"/>
      <w:r>
        <w:rPr>
          <w:color w:val="222222"/>
        </w:rPr>
        <w:t>với</w:t>
      </w:r>
      <w:proofErr w:type="spellEnd"/>
      <w:r>
        <w:rPr>
          <w:color w:val="222222"/>
        </w:rPr>
        <w:t xml:space="preserve"> WCF</w:t>
      </w:r>
    </w:p>
    <w:p w:rsidR="0017270F" w:rsidRDefault="005E76C4">
      <w:pPr>
        <w:numPr>
          <w:ilvl w:val="0"/>
          <w:numId w:val="7"/>
        </w:numPr>
        <w:shd w:val="clear" w:color="auto" w:fill="FFFFFF"/>
        <w:spacing w:before="0" w:after="0" w:line="240" w:lineRule="auto"/>
        <w:ind w:left="600"/>
        <w:jc w:val="left"/>
        <w:rPr>
          <w:color w:val="222222"/>
        </w:rPr>
      </w:pPr>
      <w:r>
        <w:rPr>
          <w:color w:val="222222"/>
        </w:rPr>
        <w:t xml:space="preserve">Performance </w:t>
      </w:r>
      <w:proofErr w:type="spellStart"/>
      <w:r>
        <w:rPr>
          <w:color w:val="222222"/>
        </w:rPr>
        <w:t>cao</w:t>
      </w:r>
      <w:proofErr w:type="spellEnd"/>
    </w:p>
    <w:p w:rsidR="0017270F" w:rsidRDefault="005E76C4">
      <w:pPr>
        <w:numPr>
          <w:ilvl w:val="0"/>
          <w:numId w:val="7"/>
        </w:numPr>
        <w:shd w:val="clear" w:color="auto" w:fill="FFFFFF"/>
        <w:spacing w:before="0" w:after="0" w:line="240" w:lineRule="auto"/>
        <w:ind w:left="600"/>
        <w:jc w:val="left"/>
        <w:rPr>
          <w:color w:val="222222"/>
        </w:rPr>
      </w:pPr>
      <w:proofErr w:type="spellStart"/>
      <w:r>
        <w:rPr>
          <w:color w:val="222222"/>
        </w:rPr>
        <w:t>Hỗ</w:t>
      </w:r>
      <w:proofErr w:type="spellEnd"/>
      <w:r>
        <w:rPr>
          <w:color w:val="222222"/>
        </w:rPr>
        <w:t xml:space="preserve"> </w:t>
      </w:r>
      <w:proofErr w:type="spellStart"/>
      <w:r>
        <w:rPr>
          <w:color w:val="222222"/>
        </w:rPr>
        <w:t>trợ</w:t>
      </w:r>
      <w:proofErr w:type="spellEnd"/>
      <w:r>
        <w:rPr>
          <w:color w:val="222222"/>
        </w:rPr>
        <w:t xml:space="preserve"> RESTful </w:t>
      </w:r>
      <w:proofErr w:type="spellStart"/>
      <w:r>
        <w:rPr>
          <w:color w:val="222222"/>
        </w:rPr>
        <w:t>đầy</w:t>
      </w:r>
      <w:proofErr w:type="spellEnd"/>
      <w:r>
        <w:rPr>
          <w:color w:val="222222"/>
        </w:rPr>
        <w:t xml:space="preserve"> </w:t>
      </w:r>
      <w:proofErr w:type="spellStart"/>
      <w:r>
        <w:rPr>
          <w:color w:val="222222"/>
        </w:rPr>
        <w:t>đủ</w:t>
      </w:r>
      <w:proofErr w:type="spellEnd"/>
    </w:p>
    <w:p w:rsidR="0017270F" w:rsidRDefault="005E76C4">
      <w:pPr>
        <w:numPr>
          <w:ilvl w:val="0"/>
          <w:numId w:val="7"/>
        </w:numPr>
        <w:shd w:val="clear" w:color="auto" w:fill="FFFFFF"/>
        <w:spacing w:before="0" w:after="0" w:line="240" w:lineRule="auto"/>
        <w:ind w:left="600"/>
        <w:jc w:val="left"/>
        <w:rPr>
          <w:color w:val="222222"/>
        </w:rPr>
      </w:pPr>
      <w:proofErr w:type="spellStart"/>
      <w:r>
        <w:rPr>
          <w:color w:val="222222"/>
        </w:rPr>
        <w:t>Hỗ</w:t>
      </w:r>
      <w:proofErr w:type="spellEnd"/>
      <w:r>
        <w:rPr>
          <w:color w:val="222222"/>
        </w:rPr>
        <w:t xml:space="preserve"> </w:t>
      </w:r>
      <w:proofErr w:type="spellStart"/>
      <w:r>
        <w:rPr>
          <w:color w:val="222222"/>
        </w:rPr>
        <w:t>trợ</w:t>
      </w:r>
      <w:proofErr w:type="spellEnd"/>
      <w:r>
        <w:rPr>
          <w:color w:val="222222"/>
        </w:rPr>
        <w:t xml:space="preserve"> </w:t>
      </w:r>
      <w:proofErr w:type="spellStart"/>
      <w:r>
        <w:rPr>
          <w:color w:val="222222"/>
        </w:rPr>
        <w:t>đầy</w:t>
      </w:r>
      <w:proofErr w:type="spellEnd"/>
      <w:r>
        <w:rPr>
          <w:color w:val="222222"/>
        </w:rPr>
        <w:t xml:space="preserve"> </w:t>
      </w:r>
      <w:proofErr w:type="spellStart"/>
      <w:r>
        <w:rPr>
          <w:color w:val="222222"/>
        </w:rPr>
        <w:t>đủ</w:t>
      </w:r>
      <w:proofErr w:type="spellEnd"/>
      <w:r>
        <w:rPr>
          <w:color w:val="222222"/>
        </w:rPr>
        <w:t xml:space="preserve"> </w:t>
      </w:r>
      <w:proofErr w:type="spellStart"/>
      <w:r>
        <w:rPr>
          <w:color w:val="222222"/>
        </w:rPr>
        <w:t>các</w:t>
      </w:r>
      <w:proofErr w:type="spellEnd"/>
      <w:r>
        <w:rPr>
          <w:color w:val="222222"/>
        </w:rPr>
        <w:t xml:space="preserve"> </w:t>
      </w:r>
      <w:proofErr w:type="spellStart"/>
      <w:r>
        <w:rPr>
          <w:color w:val="222222"/>
        </w:rPr>
        <w:t>thành</w:t>
      </w:r>
      <w:proofErr w:type="spellEnd"/>
      <w:r>
        <w:rPr>
          <w:color w:val="222222"/>
        </w:rPr>
        <w:t xml:space="preserve"> </w:t>
      </w:r>
      <w:proofErr w:type="spellStart"/>
      <w:r>
        <w:rPr>
          <w:color w:val="222222"/>
        </w:rPr>
        <w:t>phần</w:t>
      </w:r>
      <w:proofErr w:type="spellEnd"/>
      <w:r>
        <w:rPr>
          <w:color w:val="222222"/>
        </w:rPr>
        <w:t> MVC </w:t>
      </w:r>
      <w:proofErr w:type="spellStart"/>
      <w:r>
        <w:rPr>
          <w:color w:val="222222"/>
        </w:rPr>
        <w:t>như</w:t>
      </w:r>
      <w:proofErr w:type="spellEnd"/>
      <w:r>
        <w:rPr>
          <w:color w:val="222222"/>
        </w:rPr>
        <w:t xml:space="preserve">: routing, controller, action result, filter, model binder, </w:t>
      </w:r>
      <w:proofErr w:type="spellStart"/>
      <w:r>
        <w:rPr>
          <w:color w:val="222222"/>
        </w:rPr>
        <w:t>IoC</w:t>
      </w:r>
      <w:proofErr w:type="spellEnd"/>
      <w:r>
        <w:rPr>
          <w:color w:val="222222"/>
        </w:rPr>
        <w:t xml:space="preserve"> container, dependency injection, unit test</w:t>
      </w:r>
    </w:p>
    <w:p w:rsidR="0017270F" w:rsidRDefault="005E76C4">
      <w:pPr>
        <w:numPr>
          <w:ilvl w:val="0"/>
          <w:numId w:val="7"/>
        </w:numPr>
        <w:shd w:val="clear" w:color="auto" w:fill="FFFFFF"/>
        <w:spacing w:before="0" w:after="280" w:line="240" w:lineRule="auto"/>
        <w:ind w:left="600"/>
        <w:jc w:val="left"/>
        <w:rPr>
          <w:color w:val="222222"/>
        </w:rPr>
      </w:pPr>
      <w:r>
        <w:rPr>
          <w:color w:val="222222"/>
        </w:rPr>
        <w:t>Open Source</w:t>
      </w:r>
    </w:p>
    <w:p w:rsidR="0017270F" w:rsidRDefault="00846D07">
      <w:pPr>
        <w:pStyle w:val="u2"/>
        <w:numPr>
          <w:ilvl w:val="1"/>
          <w:numId w:val="10"/>
        </w:numPr>
      </w:pPr>
      <w:bookmarkStart w:id="219" w:name="_xvir7l" w:colFirst="0" w:colLast="0"/>
      <w:bookmarkEnd w:id="219"/>
      <w:r>
        <w:lastRenderedPageBreak/>
        <w:t>N-Tier Architecture</w:t>
      </w:r>
    </w:p>
    <w:p w:rsidR="0017270F" w:rsidRDefault="00B268E4">
      <w:pPr>
        <w:keepNext/>
        <w:jc w:val="center"/>
        <w:pPrChange w:id="220" w:author="BUI Mai Anh" w:date="2018-05-28T02:05:00Z">
          <w:pPr>
            <w:keepNext/>
          </w:pPr>
        </w:pPrChange>
      </w:pPr>
      <w:r>
        <w:rPr>
          <w:noProof/>
        </w:rPr>
        <w:drawing>
          <wp:inline distT="0" distB="0" distL="0" distR="0" wp14:anchorId="1786CA05" wp14:editId="0F5464FB">
            <wp:extent cx="5575935" cy="1304290"/>
            <wp:effectExtent l="0" t="0" r="5715"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5935" cy="1304290"/>
                    </a:xfrm>
                    <a:prstGeom prst="rect">
                      <a:avLst/>
                    </a:prstGeom>
                  </pic:spPr>
                </pic:pic>
              </a:graphicData>
            </a:graphic>
          </wp:inline>
        </w:drawing>
      </w:r>
    </w:p>
    <w:p w:rsidR="0017270F" w:rsidRDefault="005E76C4">
      <w:pPr>
        <w:jc w:val="center"/>
        <w:rPr>
          <w:color w:val="000000"/>
          <w:sz w:val="24"/>
          <w:szCs w:val="24"/>
        </w:rPr>
        <w:pPrChange w:id="221" w:author="BUI Mai Anh" w:date="2018-05-28T02:05:00Z">
          <w:pPr>
            <w:pBdr>
              <w:top w:val="nil"/>
              <w:left w:val="nil"/>
              <w:bottom w:val="nil"/>
              <w:right w:val="nil"/>
              <w:between w:val="nil"/>
            </w:pBdr>
          </w:pPr>
        </w:pPrChange>
      </w:pPr>
      <w:bookmarkStart w:id="222" w:name="_3hv69ve" w:colFirst="0" w:colLast="0"/>
      <w:bookmarkEnd w:id="222"/>
      <w:proofErr w:type="spellStart"/>
      <w:r>
        <w:rPr>
          <w:color w:val="000000"/>
          <w:sz w:val="24"/>
          <w:szCs w:val="24"/>
        </w:rPr>
        <w:t>Hình</w:t>
      </w:r>
      <w:proofErr w:type="spellEnd"/>
      <w:r>
        <w:rPr>
          <w:color w:val="000000"/>
          <w:sz w:val="24"/>
          <w:szCs w:val="24"/>
        </w:rPr>
        <w:t xml:space="preserve"> 21 </w:t>
      </w:r>
      <w:proofErr w:type="spellStart"/>
      <w:r w:rsidR="00B268E4">
        <w:rPr>
          <w:color w:val="000000"/>
          <w:sz w:val="24"/>
          <w:szCs w:val="24"/>
        </w:rPr>
        <w:t>Kiến</w:t>
      </w:r>
      <w:proofErr w:type="spellEnd"/>
      <w:r w:rsidR="00B268E4">
        <w:rPr>
          <w:color w:val="000000"/>
          <w:sz w:val="24"/>
          <w:szCs w:val="24"/>
        </w:rPr>
        <w:t xml:space="preserve"> </w:t>
      </w:r>
      <w:proofErr w:type="spellStart"/>
      <w:r w:rsidR="00B268E4">
        <w:rPr>
          <w:color w:val="000000"/>
          <w:sz w:val="24"/>
          <w:szCs w:val="24"/>
        </w:rPr>
        <w:t>trúc</w:t>
      </w:r>
      <w:proofErr w:type="spellEnd"/>
      <w:r w:rsidR="00B268E4">
        <w:rPr>
          <w:color w:val="000000"/>
          <w:sz w:val="24"/>
          <w:szCs w:val="24"/>
        </w:rPr>
        <w:t xml:space="preserve"> </w:t>
      </w:r>
      <w:proofErr w:type="spellStart"/>
      <w:r w:rsidR="00B268E4">
        <w:rPr>
          <w:color w:val="000000"/>
          <w:sz w:val="24"/>
          <w:szCs w:val="24"/>
        </w:rPr>
        <w:t>đa</w:t>
      </w:r>
      <w:proofErr w:type="spellEnd"/>
      <w:r w:rsidR="00B268E4">
        <w:rPr>
          <w:color w:val="000000"/>
          <w:sz w:val="24"/>
          <w:szCs w:val="24"/>
        </w:rPr>
        <w:t xml:space="preserve"> </w:t>
      </w:r>
      <w:proofErr w:type="spellStart"/>
      <w:r w:rsidR="00B268E4">
        <w:rPr>
          <w:color w:val="000000"/>
          <w:sz w:val="24"/>
          <w:szCs w:val="24"/>
        </w:rPr>
        <w:t>tầng</w:t>
      </w:r>
      <w:proofErr w:type="spellEnd"/>
    </w:p>
    <w:p w:rsidR="0017270F" w:rsidRDefault="00846D07">
      <w:pPr>
        <w:rPr>
          <w:color w:val="000000"/>
          <w:highlight w:val="white"/>
        </w:rPr>
      </w:pPr>
      <w:proofErr w:type="spellStart"/>
      <w:r>
        <w:rPr>
          <w:color w:val="000000"/>
          <w:highlight w:val="white"/>
        </w:rPr>
        <w:t>Kiến</w:t>
      </w:r>
      <w:proofErr w:type="spellEnd"/>
      <w:r>
        <w:rPr>
          <w:color w:val="000000"/>
          <w:highlight w:val="white"/>
        </w:rPr>
        <w:t xml:space="preserve"> </w:t>
      </w:r>
      <w:proofErr w:type="spellStart"/>
      <w:r>
        <w:rPr>
          <w:color w:val="000000"/>
          <w:highlight w:val="white"/>
        </w:rPr>
        <w:t>trúc</w:t>
      </w:r>
      <w:proofErr w:type="spellEnd"/>
      <w:r>
        <w:rPr>
          <w:color w:val="000000"/>
          <w:highlight w:val="white"/>
        </w:rPr>
        <w:t xml:space="preserve"> </w:t>
      </w:r>
      <w:proofErr w:type="spellStart"/>
      <w:r>
        <w:rPr>
          <w:color w:val="000000"/>
          <w:highlight w:val="white"/>
        </w:rPr>
        <w:t>đa</w:t>
      </w:r>
      <w:proofErr w:type="spellEnd"/>
      <w:r>
        <w:rPr>
          <w:color w:val="000000"/>
          <w:highlight w:val="white"/>
        </w:rPr>
        <w:t xml:space="preserve"> </w:t>
      </w:r>
      <w:proofErr w:type="spellStart"/>
      <w:r>
        <w:rPr>
          <w:color w:val="000000"/>
          <w:highlight w:val="white"/>
        </w:rPr>
        <w:t>tầng</w:t>
      </w:r>
      <w:proofErr w:type="spellEnd"/>
      <w:r>
        <w:rPr>
          <w:color w:val="000000"/>
          <w:highlight w:val="white"/>
        </w:rPr>
        <w:t xml:space="preserve"> </w:t>
      </w:r>
      <w:proofErr w:type="spellStart"/>
      <w:r w:rsidR="00B268E4">
        <w:rPr>
          <w:color w:val="000000"/>
          <w:highlight w:val="white"/>
        </w:rPr>
        <w:t>phân</w:t>
      </w:r>
      <w:proofErr w:type="spellEnd"/>
      <w:r w:rsidR="00B268E4">
        <w:rPr>
          <w:color w:val="000000"/>
          <w:highlight w:val="white"/>
        </w:rPr>
        <w:t xml:space="preserve"> </w:t>
      </w:r>
      <w:proofErr w:type="spellStart"/>
      <w:r w:rsidR="00B268E4">
        <w:rPr>
          <w:color w:val="000000"/>
          <w:highlight w:val="white"/>
        </w:rPr>
        <w:t>tách</w:t>
      </w:r>
      <w:proofErr w:type="spellEnd"/>
      <w:r w:rsidR="00B268E4">
        <w:rPr>
          <w:color w:val="000000"/>
          <w:highlight w:val="white"/>
        </w:rPr>
        <w:t xml:space="preserve"> </w:t>
      </w:r>
      <w:proofErr w:type="spellStart"/>
      <w:r w:rsidR="00B268E4">
        <w:rPr>
          <w:color w:val="000000"/>
          <w:highlight w:val="white"/>
        </w:rPr>
        <w:t>hệ</w:t>
      </w:r>
      <w:proofErr w:type="spellEnd"/>
      <w:r w:rsidR="00B268E4">
        <w:rPr>
          <w:color w:val="000000"/>
          <w:highlight w:val="white"/>
        </w:rPr>
        <w:t xml:space="preserve"> </w:t>
      </w:r>
      <w:proofErr w:type="spellStart"/>
      <w:r w:rsidR="00B268E4">
        <w:rPr>
          <w:color w:val="000000"/>
          <w:highlight w:val="white"/>
        </w:rPr>
        <w:t>thống</w:t>
      </w:r>
      <w:proofErr w:type="spellEnd"/>
      <w:r w:rsidR="00B268E4">
        <w:rPr>
          <w:color w:val="000000"/>
          <w:highlight w:val="white"/>
        </w:rPr>
        <w:t xml:space="preserve"> </w:t>
      </w:r>
      <w:proofErr w:type="spellStart"/>
      <w:r w:rsidR="00B268E4">
        <w:rPr>
          <w:color w:val="000000"/>
          <w:highlight w:val="white"/>
        </w:rPr>
        <w:t>thành</w:t>
      </w:r>
      <w:proofErr w:type="spellEnd"/>
      <w:r w:rsidR="00B268E4">
        <w:rPr>
          <w:color w:val="000000"/>
          <w:highlight w:val="white"/>
        </w:rPr>
        <w:t xml:space="preserve"> </w:t>
      </w:r>
      <w:proofErr w:type="spellStart"/>
      <w:r w:rsidR="00B268E4">
        <w:rPr>
          <w:color w:val="000000"/>
          <w:highlight w:val="white"/>
        </w:rPr>
        <w:t>các</w:t>
      </w:r>
      <w:proofErr w:type="spellEnd"/>
      <w:r w:rsidR="00B268E4">
        <w:rPr>
          <w:color w:val="000000"/>
          <w:highlight w:val="white"/>
        </w:rPr>
        <w:t xml:space="preserve"> </w:t>
      </w:r>
      <w:proofErr w:type="spellStart"/>
      <w:r w:rsidR="00B268E4">
        <w:rPr>
          <w:color w:val="000000"/>
          <w:highlight w:val="white"/>
        </w:rPr>
        <w:t>lớp</w:t>
      </w:r>
      <w:proofErr w:type="spellEnd"/>
      <w:r w:rsidR="00B268E4">
        <w:rPr>
          <w:color w:val="000000"/>
          <w:highlight w:val="white"/>
        </w:rPr>
        <w:t xml:space="preserve"> </w:t>
      </w:r>
      <w:proofErr w:type="spellStart"/>
      <w:r w:rsidR="00B268E4">
        <w:rPr>
          <w:color w:val="000000"/>
          <w:highlight w:val="white"/>
        </w:rPr>
        <w:t>riêng</w:t>
      </w:r>
      <w:proofErr w:type="spellEnd"/>
      <w:r w:rsidR="00B268E4">
        <w:rPr>
          <w:color w:val="000000"/>
          <w:highlight w:val="white"/>
        </w:rPr>
        <w:t xml:space="preserve"> </w:t>
      </w:r>
      <w:proofErr w:type="spellStart"/>
      <w:r w:rsidR="00B268E4">
        <w:rPr>
          <w:color w:val="000000"/>
          <w:highlight w:val="white"/>
        </w:rPr>
        <w:t>biệt</w:t>
      </w:r>
      <w:proofErr w:type="spellEnd"/>
      <w:r w:rsidR="00B268E4">
        <w:rPr>
          <w:color w:val="000000"/>
          <w:highlight w:val="white"/>
        </w:rPr>
        <w:t xml:space="preserve"> </w:t>
      </w:r>
      <w:proofErr w:type="spellStart"/>
      <w:r w:rsidR="00B268E4">
        <w:rPr>
          <w:color w:val="000000"/>
          <w:highlight w:val="white"/>
        </w:rPr>
        <w:t>chịu</w:t>
      </w:r>
      <w:proofErr w:type="spellEnd"/>
      <w:r w:rsidR="00B268E4">
        <w:rPr>
          <w:color w:val="000000"/>
          <w:highlight w:val="white"/>
        </w:rPr>
        <w:t xml:space="preserve"> </w:t>
      </w:r>
      <w:proofErr w:type="spellStart"/>
      <w:r w:rsidR="00B268E4">
        <w:rPr>
          <w:color w:val="000000"/>
          <w:highlight w:val="white"/>
        </w:rPr>
        <w:t>trách</w:t>
      </w:r>
      <w:proofErr w:type="spellEnd"/>
      <w:r w:rsidR="00B268E4">
        <w:rPr>
          <w:color w:val="000000"/>
          <w:highlight w:val="white"/>
        </w:rPr>
        <w:t xml:space="preserve"> </w:t>
      </w:r>
      <w:proofErr w:type="spellStart"/>
      <w:r w:rsidR="00B268E4">
        <w:rPr>
          <w:color w:val="000000"/>
          <w:highlight w:val="white"/>
        </w:rPr>
        <w:t>nhiệm</w:t>
      </w:r>
      <w:proofErr w:type="spellEnd"/>
      <w:r w:rsidR="00B268E4">
        <w:rPr>
          <w:color w:val="000000"/>
          <w:highlight w:val="white"/>
        </w:rPr>
        <w:t xml:space="preserve"> </w:t>
      </w:r>
      <w:proofErr w:type="spellStart"/>
      <w:r w:rsidR="00B268E4">
        <w:rPr>
          <w:color w:val="000000"/>
          <w:highlight w:val="white"/>
        </w:rPr>
        <w:t>độc</w:t>
      </w:r>
      <w:proofErr w:type="spellEnd"/>
      <w:r w:rsidR="00B268E4">
        <w:rPr>
          <w:color w:val="000000"/>
          <w:highlight w:val="white"/>
        </w:rPr>
        <w:t xml:space="preserve"> </w:t>
      </w:r>
      <w:proofErr w:type="spellStart"/>
      <w:r w:rsidR="00B268E4">
        <w:rPr>
          <w:color w:val="000000"/>
          <w:highlight w:val="white"/>
        </w:rPr>
        <w:t>lập</w:t>
      </w:r>
      <w:proofErr w:type="spellEnd"/>
      <w:r w:rsidR="00B268E4">
        <w:rPr>
          <w:color w:val="000000"/>
          <w:highlight w:val="white"/>
        </w:rPr>
        <w:t>:</w:t>
      </w:r>
    </w:p>
    <w:p w:rsidR="00B268E4" w:rsidRDefault="00B268E4" w:rsidP="00B268E4">
      <w:pPr>
        <w:pStyle w:val="oancuaDanhsach"/>
        <w:numPr>
          <w:ilvl w:val="0"/>
          <w:numId w:val="9"/>
        </w:numPr>
        <w:rPr>
          <w:color w:val="000000"/>
          <w:highlight w:val="white"/>
        </w:rPr>
      </w:pPr>
      <w:r w:rsidRPr="0027125F">
        <w:rPr>
          <w:b/>
          <w:color w:val="000000"/>
          <w:highlight w:val="white"/>
        </w:rPr>
        <w:t>User Interface</w:t>
      </w:r>
      <w:r>
        <w:rPr>
          <w:color w:val="000000"/>
          <w:highlight w:val="white"/>
        </w:rPr>
        <w:t xml:space="preserve">: </w:t>
      </w:r>
      <w:proofErr w:type="spellStart"/>
      <w:r>
        <w:rPr>
          <w:color w:val="000000"/>
          <w:highlight w:val="white"/>
        </w:rPr>
        <w:t>Giao</w:t>
      </w:r>
      <w:proofErr w:type="spellEnd"/>
      <w:r>
        <w:rPr>
          <w:color w:val="000000"/>
          <w:highlight w:val="white"/>
        </w:rPr>
        <w:t xml:space="preserve"> </w:t>
      </w:r>
      <w:proofErr w:type="spellStart"/>
      <w:r>
        <w:rPr>
          <w:color w:val="000000"/>
          <w:highlight w:val="white"/>
        </w:rPr>
        <w:t>diện</w:t>
      </w:r>
      <w:proofErr w:type="spellEnd"/>
      <w:r>
        <w:rPr>
          <w:color w:val="000000"/>
          <w:highlight w:val="white"/>
        </w:rPr>
        <w:t xml:space="preserve"> </w:t>
      </w:r>
      <w:proofErr w:type="spellStart"/>
      <w:r>
        <w:rPr>
          <w:color w:val="000000"/>
          <w:highlight w:val="white"/>
        </w:rPr>
        <w:t>người</w:t>
      </w:r>
      <w:proofErr w:type="spellEnd"/>
      <w:r>
        <w:rPr>
          <w:color w:val="000000"/>
          <w:highlight w:val="white"/>
        </w:rPr>
        <w:t xml:space="preserve"> </w:t>
      </w:r>
      <w:proofErr w:type="spellStart"/>
      <w:r>
        <w:rPr>
          <w:color w:val="000000"/>
          <w:highlight w:val="white"/>
        </w:rPr>
        <w:t>dùng</w:t>
      </w:r>
      <w:proofErr w:type="spellEnd"/>
      <w:r>
        <w:rPr>
          <w:color w:val="000000"/>
          <w:highlight w:val="white"/>
        </w:rPr>
        <w:t xml:space="preserve">, </w:t>
      </w:r>
      <w:proofErr w:type="spellStart"/>
      <w:r>
        <w:rPr>
          <w:color w:val="000000"/>
          <w:highlight w:val="white"/>
        </w:rPr>
        <w:t>có</w:t>
      </w:r>
      <w:proofErr w:type="spellEnd"/>
      <w:r>
        <w:rPr>
          <w:color w:val="000000"/>
          <w:highlight w:val="white"/>
        </w:rPr>
        <w:t xml:space="preserve"> </w:t>
      </w:r>
      <w:proofErr w:type="spellStart"/>
      <w:r>
        <w:rPr>
          <w:color w:val="000000"/>
          <w:highlight w:val="white"/>
        </w:rPr>
        <w:t>chức</w:t>
      </w:r>
      <w:proofErr w:type="spellEnd"/>
      <w:r>
        <w:rPr>
          <w:color w:val="000000"/>
          <w:highlight w:val="white"/>
        </w:rPr>
        <w:t xml:space="preserve"> </w:t>
      </w:r>
      <w:proofErr w:type="spellStart"/>
      <w:r>
        <w:rPr>
          <w:color w:val="000000"/>
          <w:highlight w:val="white"/>
        </w:rPr>
        <w:t>năng</w:t>
      </w:r>
      <w:proofErr w:type="spellEnd"/>
      <w:r>
        <w:rPr>
          <w:color w:val="000000"/>
          <w:highlight w:val="white"/>
        </w:rPr>
        <w:t xml:space="preserve"> </w:t>
      </w:r>
      <w:proofErr w:type="spellStart"/>
      <w:r>
        <w:rPr>
          <w:color w:val="000000"/>
          <w:highlight w:val="white"/>
        </w:rPr>
        <w:t>hiển</w:t>
      </w:r>
      <w:proofErr w:type="spellEnd"/>
      <w:r>
        <w:rPr>
          <w:color w:val="000000"/>
          <w:highlight w:val="white"/>
        </w:rPr>
        <w:t xml:space="preserve"> </w:t>
      </w:r>
      <w:proofErr w:type="spellStart"/>
      <w:r>
        <w:rPr>
          <w:color w:val="000000"/>
          <w:highlight w:val="white"/>
        </w:rPr>
        <w:t>thị</w:t>
      </w:r>
      <w:proofErr w:type="spellEnd"/>
      <w:r>
        <w:rPr>
          <w:color w:val="000000"/>
          <w:highlight w:val="white"/>
        </w:rPr>
        <w:t xml:space="preserve"> </w:t>
      </w:r>
      <w:proofErr w:type="spellStart"/>
      <w:r>
        <w:rPr>
          <w:color w:val="000000"/>
          <w:highlight w:val="white"/>
        </w:rPr>
        <w:t>giao</w:t>
      </w:r>
      <w:proofErr w:type="spellEnd"/>
      <w:r>
        <w:rPr>
          <w:color w:val="000000"/>
          <w:highlight w:val="white"/>
        </w:rPr>
        <w:t xml:space="preserve"> </w:t>
      </w:r>
      <w:proofErr w:type="spellStart"/>
      <w:r>
        <w:rPr>
          <w:color w:val="000000"/>
          <w:highlight w:val="white"/>
        </w:rPr>
        <w:t>diện</w:t>
      </w:r>
      <w:proofErr w:type="spellEnd"/>
      <w:r>
        <w:rPr>
          <w:color w:val="000000"/>
          <w:highlight w:val="white"/>
        </w:rPr>
        <w:t xml:space="preserve"> </w:t>
      </w:r>
      <w:proofErr w:type="spellStart"/>
      <w:r>
        <w:rPr>
          <w:color w:val="000000"/>
          <w:highlight w:val="white"/>
        </w:rPr>
        <w:t>và</w:t>
      </w:r>
      <w:proofErr w:type="spellEnd"/>
      <w:r>
        <w:rPr>
          <w:color w:val="000000"/>
          <w:highlight w:val="white"/>
        </w:rPr>
        <w:t xml:space="preserve"> </w:t>
      </w:r>
      <w:proofErr w:type="spellStart"/>
      <w:r>
        <w:rPr>
          <w:color w:val="000000"/>
          <w:highlight w:val="white"/>
        </w:rPr>
        <w:t>trao</w:t>
      </w:r>
      <w:proofErr w:type="spellEnd"/>
      <w:r>
        <w:rPr>
          <w:color w:val="000000"/>
          <w:highlight w:val="white"/>
        </w:rPr>
        <w:t xml:space="preserve"> </w:t>
      </w:r>
      <w:proofErr w:type="spellStart"/>
      <w:r>
        <w:rPr>
          <w:color w:val="000000"/>
          <w:highlight w:val="white"/>
        </w:rPr>
        <w:t>đổi</w:t>
      </w:r>
      <w:proofErr w:type="spellEnd"/>
      <w:r>
        <w:rPr>
          <w:color w:val="000000"/>
          <w:highlight w:val="white"/>
        </w:rPr>
        <w:t xml:space="preserve"> </w:t>
      </w:r>
      <w:proofErr w:type="spellStart"/>
      <w:r>
        <w:rPr>
          <w:color w:val="000000"/>
          <w:highlight w:val="white"/>
        </w:rPr>
        <w:t>dữ</w:t>
      </w:r>
      <w:proofErr w:type="spellEnd"/>
      <w:r>
        <w:rPr>
          <w:color w:val="000000"/>
          <w:highlight w:val="white"/>
        </w:rPr>
        <w:t xml:space="preserve"> </w:t>
      </w:r>
      <w:proofErr w:type="spellStart"/>
      <w:r>
        <w:rPr>
          <w:color w:val="000000"/>
          <w:highlight w:val="white"/>
        </w:rPr>
        <w:t>liệu</w:t>
      </w:r>
      <w:proofErr w:type="spellEnd"/>
      <w:r>
        <w:rPr>
          <w:color w:val="000000"/>
          <w:highlight w:val="white"/>
        </w:rPr>
        <w:t xml:space="preserve"> </w:t>
      </w:r>
      <w:proofErr w:type="spellStart"/>
      <w:r>
        <w:rPr>
          <w:color w:val="000000"/>
          <w:highlight w:val="white"/>
        </w:rPr>
        <w:t>một</w:t>
      </w:r>
      <w:proofErr w:type="spellEnd"/>
      <w:r>
        <w:rPr>
          <w:color w:val="000000"/>
          <w:highlight w:val="white"/>
        </w:rPr>
        <w:t xml:space="preserve"> </w:t>
      </w:r>
      <w:proofErr w:type="spellStart"/>
      <w:r>
        <w:rPr>
          <w:color w:val="000000"/>
          <w:highlight w:val="white"/>
        </w:rPr>
        <w:t>cách</w:t>
      </w:r>
      <w:proofErr w:type="spellEnd"/>
      <w:r>
        <w:rPr>
          <w:color w:val="000000"/>
          <w:highlight w:val="white"/>
        </w:rPr>
        <w:t xml:space="preserve"> </w:t>
      </w:r>
      <w:proofErr w:type="spellStart"/>
      <w:r>
        <w:rPr>
          <w:color w:val="000000"/>
          <w:highlight w:val="white"/>
        </w:rPr>
        <w:t>trong</w:t>
      </w:r>
      <w:proofErr w:type="spellEnd"/>
      <w:r>
        <w:rPr>
          <w:color w:val="000000"/>
          <w:highlight w:val="white"/>
        </w:rPr>
        <w:t xml:space="preserve"> </w:t>
      </w:r>
      <w:proofErr w:type="spellStart"/>
      <w:r>
        <w:rPr>
          <w:color w:val="000000"/>
          <w:highlight w:val="white"/>
        </w:rPr>
        <w:t>suốt</w:t>
      </w:r>
      <w:proofErr w:type="spellEnd"/>
      <w:r>
        <w:rPr>
          <w:color w:val="000000"/>
          <w:highlight w:val="white"/>
        </w:rPr>
        <w:t xml:space="preserve"> </w:t>
      </w:r>
      <w:proofErr w:type="spellStart"/>
      <w:r>
        <w:rPr>
          <w:color w:val="000000"/>
          <w:highlight w:val="white"/>
        </w:rPr>
        <w:t>giữa</w:t>
      </w:r>
      <w:proofErr w:type="spellEnd"/>
      <w:r>
        <w:rPr>
          <w:color w:val="000000"/>
          <w:highlight w:val="white"/>
        </w:rPr>
        <w:t xml:space="preserve"> </w:t>
      </w:r>
      <w:proofErr w:type="spellStart"/>
      <w:r>
        <w:rPr>
          <w:color w:val="000000"/>
          <w:highlight w:val="white"/>
        </w:rPr>
        <w:t>người</w:t>
      </w:r>
      <w:proofErr w:type="spellEnd"/>
      <w:r>
        <w:rPr>
          <w:color w:val="000000"/>
          <w:highlight w:val="white"/>
        </w:rPr>
        <w:t xml:space="preserve"> dung </w:t>
      </w:r>
      <w:proofErr w:type="spellStart"/>
      <w:r>
        <w:rPr>
          <w:color w:val="000000"/>
          <w:highlight w:val="white"/>
        </w:rPr>
        <w:t>cuối</w:t>
      </w:r>
      <w:proofErr w:type="spellEnd"/>
      <w:r>
        <w:rPr>
          <w:color w:val="000000"/>
          <w:highlight w:val="white"/>
        </w:rPr>
        <w:t xml:space="preserve"> </w:t>
      </w:r>
      <w:proofErr w:type="spellStart"/>
      <w:r>
        <w:rPr>
          <w:color w:val="000000"/>
          <w:highlight w:val="white"/>
        </w:rPr>
        <w:t>và</w:t>
      </w:r>
      <w:proofErr w:type="spellEnd"/>
      <w:r>
        <w:rPr>
          <w:color w:val="000000"/>
          <w:highlight w:val="white"/>
        </w:rPr>
        <w:t xml:space="preserve"> server.</w:t>
      </w:r>
    </w:p>
    <w:p w:rsidR="00B268E4" w:rsidRDefault="00B268E4" w:rsidP="00B268E4">
      <w:pPr>
        <w:pStyle w:val="oancuaDanhsach"/>
        <w:numPr>
          <w:ilvl w:val="0"/>
          <w:numId w:val="9"/>
        </w:numPr>
        <w:rPr>
          <w:color w:val="000000"/>
          <w:highlight w:val="white"/>
        </w:rPr>
      </w:pPr>
      <w:r w:rsidRPr="0027125F">
        <w:rPr>
          <w:b/>
          <w:color w:val="000000"/>
          <w:highlight w:val="white"/>
        </w:rPr>
        <w:t>Controller</w:t>
      </w:r>
      <w:r>
        <w:rPr>
          <w:color w:val="000000"/>
          <w:highlight w:val="white"/>
        </w:rPr>
        <w:t xml:space="preserve">: </w:t>
      </w:r>
      <w:proofErr w:type="spellStart"/>
      <w:r>
        <w:rPr>
          <w:color w:val="000000"/>
          <w:highlight w:val="white"/>
        </w:rPr>
        <w:t>Đầu</w:t>
      </w:r>
      <w:proofErr w:type="spellEnd"/>
      <w:r>
        <w:rPr>
          <w:color w:val="000000"/>
          <w:highlight w:val="white"/>
        </w:rPr>
        <w:t xml:space="preserve"> API </w:t>
      </w:r>
      <w:proofErr w:type="spellStart"/>
      <w:r>
        <w:rPr>
          <w:color w:val="000000"/>
          <w:highlight w:val="white"/>
        </w:rPr>
        <w:t>tiếp</w:t>
      </w:r>
      <w:proofErr w:type="spellEnd"/>
      <w:r>
        <w:rPr>
          <w:color w:val="000000"/>
          <w:highlight w:val="white"/>
        </w:rPr>
        <w:t xml:space="preserve"> </w:t>
      </w:r>
      <w:proofErr w:type="spellStart"/>
      <w:r>
        <w:rPr>
          <w:color w:val="000000"/>
          <w:highlight w:val="white"/>
        </w:rPr>
        <w:t>nhận</w:t>
      </w:r>
      <w:proofErr w:type="spellEnd"/>
      <w:r>
        <w:rPr>
          <w:color w:val="000000"/>
          <w:highlight w:val="white"/>
        </w:rPr>
        <w:t xml:space="preserve"> request </w:t>
      </w:r>
      <w:proofErr w:type="spellStart"/>
      <w:r>
        <w:rPr>
          <w:color w:val="000000"/>
          <w:highlight w:val="white"/>
        </w:rPr>
        <w:t>từ</w:t>
      </w:r>
      <w:proofErr w:type="spellEnd"/>
      <w:r>
        <w:rPr>
          <w:color w:val="000000"/>
          <w:highlight w:val="white"/>
        </w:rPr>
        <w:t xml:space="preserve"> client, </w:t>
      </w:r>
      <w:proofErr w:type="spellStart"/>
      <w:r>
        <w:rPr>
          <w:color w:val="000000"/>
          <w:highlight w:val="white"/>
        </w:rPr>
        <w:t>thực</w:t>
      </w:r>
      <w:proofErr w:type="spellEnd"/>
      <w:r>
        <w:rPr>
          <w:color w:val="000000"/>
          <w:highlight w:val="white"/>
        </w:rPr>
        <w:t xml:space="preserve"> </w:t>
      </w:r>
      <w:proofErr w:type="spellStart"/>
      <w:r>
        <w:rPr>
          <w:color w:val="000000"/>
          <w:highlight w:val="white"/>
        </w:rPr>
        <w:t>hiện</w:t>
      </w:r>
      <w:proofErr w:type="spellEnd"/>
      <w:r>
        <w:rPr>
          <w:color w:val="000000"/>
          <w:highlight w:val="white"/>
        </w:rPr>
        <w:t xml:space="preserve"> </w:t>
      </w:r>
      <w:proofErr w:type="spellStart"/>
      <w:r>
        <w:rPr>
          <w:color w:val="000000"/>
          <w:highlight w:val="white"/>
        </w:rPr>
        <w:t>điều</w:t>
      </w:r>
      <w:proofErr w:type="spellEnd"/>
      <w:r>
        <w:rPr>
          <w:color w:val="000000"/>
          <w:highlight w:val="white"/>
        </w:rPr>
        <w:t xml:space="preserve"> </w:t>
      </w:r>
      <w:proofErr w:type="spellStart"/>
      <w:r>
        <w:rPr>
          <w:color w:val="000000"/>
          <w:highlight w:val="white"/>
        </w:rPr>
        <w:t>phối</w:t>
      </w:r>
      <w:proofErr w:type="spellEnd"/>
      <w:r>
        <w:rPr>
          <w:color w:val="000000"/>
          <w:highlight w:val="white"/>
        </w:rPr>
        <w:t xml:space="preserve"> </w:t>
      </w:r>
      <w:proofErr w:type="spellStart"/>
      <w:r>
        <w:rPr>
          <w:color w:val="000000"/>
          <w:highlight w:val="white"/>
        </w:rPr>
        <w:t>đến</w:t>
      </w:r>
      <w:proofErr w:type="spellEnd"/>
      <w:r>
        <w:rPr>
          <w:color w:val="000000"/>
          <w:highlight w:val="white"/>
        </w:rPr>
        <w:t xml:space="preserve"> </w:t>
      </w:r>
      <w:proofErr w:type="spellStart"/>
      <w:r>
        <w:rPr>
          <w:color w:val="000000"/>
          <w:highlight w:val="white"/>
        </w:rPr>
        <w:t>thành</w:t>
      </w:r>
      <w:proofErr w:type="spellEnd"/>
      <w:r>
        <w:rPr>
          <w:color w:val="000000"/>
          <w:highlight w:val="white"/>
        </w:rPr>
        <w:t xml:space="preserve"> </w:t>
      </w:r>
      <w:proofErr w:type="spellStart"/>
      <w:r>
        <w:rPr>
          <w:color w:val="000000"/>
          <w:highlight w:val="white"/>
        </w:rPr>
        <w:t>phần</w:t>
      </w:r>
      <w:proofErr w:type="spellEnd"/>
      <w:r>
        <w:rPr>
          <w:color w:val="000000"/>
          <w:highlight w:val="white"/>
        </w:rPr>
        <w:t xml:space="preserve"> </w:t>
      </w:r>
      <w:proofErr w:type="spellStart"/>
      <w:r>
        <w:rPr>
          <w:color w:val="000000"/>
          <w:highlight w:val="white"/>
        </w:rPr>
        <w:t>BusinessLayer</w:t>
      </w:r>
      <w:proofErr w:type="spellEnd"/>
    </w:p>
    <w:p w:rsidR="00B268E4" w:rsidRDefault="00B268E4" w:rsidP="00B268E4">
      <w:pPr>
        <w:pStyle w:val="oancuaDanhsach"/>
        <w:numPr>
          <w:ilvl w:val="0"/>
          <w:numId w:val="9"/>
        </w:numPr>
        <w:rPr>
          <w:color w:val="000000"/>
          <w:highlight w:val="white"/>
        </w:rPr>
      </w:pPr>
      <w:proofErr w:type="spellStart"/>
      <w:r w:rsidRPr="0027125F">
        <w:rPr>
          <w:b/>
          <w:color w:val="000000"/>
          <w:highlight w:val="white"/>
        </w:rPr>
        <w:t>BussinessLayer</w:t>
      </w:r>
      <w:proofErr w:type="spellEnd"/>
      <w:r>
        <w:rPr>
          <w:color w:val="000000"/>
          <w:highlight w:val="white"/>
        </w:rPr>
        <w:t xml:space="preserve">: </w:t>
      </w:r>
      <w:proofErr w:type="spellStart"/>
      <w:r>
        <w:rPr>
          <w:color w:val="000000"/>
          <w:highlight w:val="white"/>
        </w:rPr>
        <w:t>Tầng</w:t>
      </w:r>
      <w:proofErr w:type="spellEnd"/>
      <w:r>
        <w:rPr>
          <w:color w:val="000000"/>
          <w:highlight w:val="white"/>
        </w:rPr>
        <w:t xml:space="preserve"> </w:t>
      </w:r>
      <w:proofErr w:type="spellStart"/>
      <w:r>
        <w:rPr>
          <w:color w:val="000000"/>
          <w:highlight w:val="white"/>
        </w:rPr>
        <w:t>xử</w:t>
      </w:r>
      <w:proofErr w:type="spellEnd"/>
      <w:r>
        <w:rPr>
          <w:color w:val="000000"/>
          <w:highlight w:val="white"/>
        </w:rPr>
        <w:t xml:space="preserve"> </w:t>
      </w:r>
      <w:proofErr w:type="spellStart"/>
      <w:r>
        <w:rPr>
          <w:color w:val="000000"/>
          <w:highlight w:val="white"/>
        </w:rPr>
        <w:t>lý</w:t>
      </w:r>
      <w:proofErr w:type="spellEnd"/>
      <w:r>
        <w:rPr>
          <w:color w:val="000000"/>
          <w:highlight w:val="white"/>
        </w:rPr>
        <w:t xml:space="preserve"> logic</w:t>
      </w:r>
      <w:r w:rsidR="0027125F">
        <w:rPr>
          <w:color w:val="000000"/>
          <w:highlight w:val="white"/>
        </w:rPr>
        <w:t xml:space="preserve">, </w:t>
      </w:r>
      <w:proofErr w:type="spellStart"/>
      <w:r>
        <w:rPr>
          <w:color w:val="000000"/>
          <w:highlight w:val="white"/>
        </w:rPr>
        <w:t>nghiệp</w:t>
      </w:r>
      <w:proofErr w:type="spellEnd"/>
      <w:r>
        <w:rPr>
          <w:color w:val="000000"/>
          <w:highlight w:val="white"/>
        </w:rPr>
        <w:t xml:space="preserve"> </w:t>
      </w:r>
      <w:proofErr w:type="spellStart"/>
      <w:r>
        <w:rPr>
          <w:color w:val="000000"/>
          <w:highlight w:val="white"/>
        </w:rPr>
        <w:t>vụ</w:t>
      </w:r>
      <w:proofErr w:type="spellEnd"/>
      <w:r>
        <w:rPr>
          <w:color w:val="000000"/>
          <w:highlight w:val="white"/>
        </w:rPr>
        <w:t xml:space="preserve"> </w:t>
      </w:r>
      <w:proofErr w:type="spellStart"/>
      <w:r>
        <w:rPr>
          <w:color w:val="000000"/>
          <w:highlight w:val="white"/>
        </w:rPr>
        <w:t>từ</w:t>
      </w:r>
      <w:proofErr w:type="spellEnd"/>
      <w:r>
        <w:rPr>
          <w:color w:val="000000"/>
          <w:highlight w:val="white"/>
        </w:rPr>
        <w:t xml:space="preserve"> Controller, </w:t>
      </w:r>
      <w:proofErr w:type="spellStart"/>
      <w:r>
        <w:rPr>
          <w:color w:val="000000"/>
          <w:highlight w:val="white"/>
        </w:rPr>
        <w:t>gọi</w:t>
      </w:r>
      <w:proofErr w:type="spellEnd"/>
      <w:r>
        <w:rPr>
          <w:color w:val="000000"/>
          <w:highlight w:val="white"/>
        </w:rPr>
        <w:t xml:space="preserve"> </w:t>
      </w:r>
      <w:proofErr w:type="spellStart"/>
      <w:r>
        <w:rPr>
          <w:color w:val="000000"/>
          <w:highlight w:val="white"/>
        </w:rPr>
        <w:t>đến</w:t>
      </w:r>
      <w:proofErr w:type="spellEnd"/>
      <w:r>
        <w:rPr>
          <w:color w:val="000000"/>
          <w:highlight w:val="white"/>
        </w:rPr>
        <w:t xml:space="preserve"> </w:t>
      </w:r>
      <w:proofErr w:type="spellStart"/>
      <w:r>
        <w:rPr>
          <w:color w:val="000000"/>
          <w:highlight w:val="white"/>
        </w:rPr>
        <w:t>tầng</w:t>
      </w:r>
      <w:proofErr w:type="spellEnd"/>
      <w:r>
        <w:rPr>
          <w:color w:val="000000"/>
          <w:highlight w:val="white"/>
        </w:rPr>
        <w:t xml:space="preserve"> </w:t>
      </w:r>
      <w:proofErr w:type="spellStart"/>
      <w:r>
        <w:rPr>
          <w:color w:val="000000"/>
          <w:highlight w:val="white"/>
        </w:rPr>
        <w:t>dữ</w:t>
      </w:r>
      <w:proofErr w:type="spellEnd"/>
      <w:r>
        <w:rPr>
          <w:color w:val="000000"/>
          <w:highlight w:val="white"/>
        </w:rPr>
        <w:t xml:space="preserve"> </w:t>
      </w:r>
      <w:proofErr w:type="spellStart"/>
      <w:r>
        <w:rPr>
          <w:color w:val="000000"/>
          <w:highlight w:val="white"/>
        </w:rPr>
        <w:t>liệu</w:t>
      </w:r>
      <w:proofErr w:type="spellEnd"/>
      <w:r>
        <w:rPr>
          <w:color w:val="000000"/>
          <w:highlight w:val="white"/>
        </w:rPr>
        <w:t xml:space="preserve"> </w:t>
      </w:r>
      <w:proofErr w:type="spellStart"/>
      <w:r>
        <w:rPr>
          <w:color w:val="000000"/>
          <w:highlight w:val="white"/>
        </w:rPr>
        <w:t>để</w:t>
      </w:r>
      <w:proofErr w:type="spellEnd"/>
      <w:r>
        <w:rPr>
          <w:color w:val="000000"/>
          <w:highlight w:val="white"/>
        </w:rPr>
        <w:t xml:space="preserve"> </w:t>
      </w:r>
      <w:proofErr w:type="spellStart"/>
      <w:r>
        <w:rPr>
          <w:color w:val="000000"/>
          <w:highlight w:val="white"/>
        </w:rPr>
        <w:t>truy</w:t>
      </w:r>
      <w:proofErr w:type="spellEnd"/>
      <w:r>
        <w:rPr>
          <w:color w:val="000000"/>
          <w:highlight w:val="white"/>
        </w:rPr>
        <w:t xml:space="preserve"> </w:t>
      </w:r>
      <w:proofErr w:type="spellStart"/>
      <w:r>
        <w:rPr>
          <w:color w:val="000000"/>
          <w:highlight w:val="white"/>
        </w:rPr>
        <w:t>xuất</w:t>
      </w:r>
      <w:proofErr w:type="spellEnd"/>
      <w:r>
        <w:rPr>
          <w:color w:val="000000"/>
          <w:highlight w:val="white"/>
        </w:rPr>
        <w:t xml:space="preserve"> </w:t>
      </w:r>
      <w:proofErr w:type="spellStart"/>
      <w:r>
        <w:rPr>
          <w:color w:val="000000"/>
          <w:highlight w:val="white"/>
        </w:rPr>
        <w:t>dữ</w:t>
      </w:r>
      <w:proofErr w:type="spellEnd"/>
      <w:r>
        <w:rPr>
          <w:color w:val="000000"/>
          <w:highlight w:val="white"/>
        </w:rPr>
        <w:t xml:space="preserve"> </w:t>
      </w:r>
      <w:proofErr w:type="spellStart"/>
      <w:r>
        <w:rPr>
          <w:color w:val="000000"/>
          <w:highlight w:val="white"/>
        </w:rPr>
        <w:t>liệu</w:t>
      </w:r>
      <w:proofErr w:type="spellEnd"/>
    </w:p>
    <w:p w:rsidR="00B268E4" w:rsidRDefault="00B268E4" w:rsidP="00B268E4">
      <w:pPr>
        <w:pStyle w:val="oancuaDanhsach"/>
        <w:numPr>
          <w:ilvl w:val="0"/>
          <w:numId w:val="9"/>
        </w:numPr>
        <w:rPr>
          <w:color w:val="000000"/>
          <w:highlight w:val="white"/>
        </w:rPr>
      </w:pPr>
      <w:proofErr w:type="spellStart"/>
      <w:r w:rsidRPr="0027125F">
        <w:rPr>
          <w:b/>
          <w:color w:val="000000"/>
          <w:highlight w:val="white"/>
        </w:rPr>
        <w:t>DataAccessLayer</w:t>
      </w:r>
      <w:proofErr w:type="spellEnd"/>
      <w:r w:rsidR="0027125F">
        <w:rPr>
          <w:color w:val="000000"/>
          <w:highlight w:val="white"/>
        </w:rPr>
        <w:t xml:space="preserve">: </w:t>
      </w:r>
      <w:proofErr w:type="spellStart"/>
      <w:r w:rsidR="0027125F">
        <w:rPr>
          <w:color w:val="000000"/>
          <w:highlight w:val="white"/>
        </w:rPr>
        <w:t>Tầng</w:t>
      </w:r>
      <w:proofErr w:type="spellEnd"/>
      <w:r w:rsidR="0027125F">
        <w:rPr>
          <w:color w:val="000000"/>
          <w:highlight w:val="white"/>
        </w:rPr>
        <w:t xml:space="preserve"> </w:t>
      </w:r>
      <w:proofErr w:type="spellStart"/>
      <w:r w:rsidR="0027125F">
        <w:rPr>
          <w:color w:val="000000"/>
          <w:highlight w:val="white"/>
        </w:rPr>
        <w:t>xử</w:t>
      </w:r>
      <w:proofErr w:type="spellEnd"/>
      <w:r w:rsidR="0027125F">
        <w:rPr>
          <w:color w:val="000000"/>
          <w:highlight w:val="white"/>
        </w:rPr>
        <w:t xml:space="preserve"> </w:t>
      </w:r>
      <w:proofErr w:type="spellStart"/>
      <w:r w:rsidR="0027125F">
        <w:rPr>
          <w:color w:val="000000"/>
          <w:highlight w:val="white"/>
        </w:rPr>
        <w:t>lý</w:t>
      </w:r>
      <w:proofErr w:type="spellEnd"/>
      <w:r w:rsidR="0027125F">
        <w:rPr>
          <w:color w:val="000000"/>
          <w:highlight w:val="white"/>
        </w:rPr>
        <w:t xml:space="preserve"> </w:t>
      </w:r>
      <w:proofErr w:type="spellStart"/>
      <w:r w:rsidR="0027125F">
        <w:rPr>
          <w:color w:val="000000"/>
          <w:highlight w:val="white"/>
        </w:rPr>
        <w:t>việc</w:t>
      </w:r>
      <w:proofErr w:type="spellEnd"/>
      <w:r w:rsidR="0027125F">
        <w:rPr>
          <w:color w:val="000000"/>
          <w:highlight w:val="white"/>
        </w:rPr>
        <w:t xml:space="preserve"> </w:t>
      </w:r>
      <w:proofErr w:type="spellStart"/>
      <w:r w:rsidR="0027125F">
        <w:rPr>
          <w:color w:val="000000"/>
          <w:highlight w:val="white"/>
        </w:rPr>
        <w:t>kết</w:t>
      </w:r>
      <w:proofErr w:type="spellEnd"/>
      <w:r w:rsidR="0027125F">
        <w:rPr>
          <w:color w:val="000000"/>
          <w:highlight w:val="white"/>
        </w:rPr>
        <w:t xml:space="preserve"> </w:t>
      </w:r>
      <w:proofErr w:type="spellStart"/>
      <w:r w:rsidR="0027125F">
        <w:rPr>
          <w:color w:val="000000"/>
          <w:highlight w:val="white"/>
        </w:rPr>
        <w:t>nối</w:t>
      </w:r>
      <w:proofErr w:type="spellEnd"/>
      <w:r w:rsidR="0027125F">
        <w:rPr>
          <w:color w:val="000000"/>
          <w:highlight w:val="white"/>
        </w:rPr>
        <w:t xml:space="preserve"> </w:t>
      </w:r>
      <w:proofErr w:type="spellStart"/>
      <w:r w:rsidR="0027125F">
        <w:rPr>
          <w:color w:val="000000"/>
          <w:highlight w:val="white"/>
        </w:rPr>
        <w:t>và</w:t>
      </w:r>
      <w:proofErr w:type="spellEnd"/>
      <w:r w:rsidR="0027125F">
        <w:rPr>
          <w:color w:val="000000"/>
          <w:highlight w:val="white"/>
        </w:rPr>
        <w:t xml:space="preserve"> </w:t>
      </w:r>
      <w:proofErr w:type="spellStart"/>
      <w:r w:rsidR="0027125F">
        <w:rPr>
          <w:color w:val="000000"/>
          <w:highlight w:val="white"/>
        </w:rPr>
        <w:t>truy</w:t>
      </w:r>
      <w:proofErr w:type="spellEnd"/>
      <w:r w:rsidR="0027125F">
        <w:rPr>
          <w:color w:val="000000"/>
          <w:highlight w:val="white"/>
        </w:rPr>
        <w:t xml:space="preserve"> </w:t>
      </w:r>
      <w:proofErr w:type="spellStart"/>
      <w:r w:rsidR="0027125F">
        <w:rPr>
          <w:color w:val="000000"/>
          <w:highlight w:val="white"/>
        </w:rPr>
        <w:t>vấn</w:t>
      </w:r>
      <w:proofErr w:type="spellEnd"/>
      <w:r w:rsidR="0027125F">
        <w:rPr>
          <w:color w:val="000000"/>
          <w:highlight w:val="white"/>
        </w:rPr>
        <w:t xml:space="preserve"> </w:t>
      </w:r>
      <w:proofErr w:type="spellStart"/>
      <w:r w:rsidR="0027125F">
        <w:rPr>
          <w:color w:val="000000"/>
          <w:highlight w:val="white"/>
        </w:rPr>
        <w:t>đến</w:t>
      </w:r>
      <w:proofErr w:type="spellEnd"/>
      <w:r w:rsidR="0027125F">
        <w:rPr>
          <w:color w:val="000000"/>
          <w:highlight w:val="white"/>
        </w:rPr>
        <w:t xml:space="preserve"> </w:t>
      </w:r>
      <w:proofErr w:type="spellStart"/>
      <w:r w:rsidR="0027125F">
        <w:rPr>
          <w:color w:val="000000"/>
          <w:highlight w:val="white"/>
        </w:rPr>
        <w:t>cơ</w:t>
      </w:r>
      <w:proofErr w:type="spellEnd"/>
      <w:r w:rsidR="0027125F">
        <w:rPr>
          <w:color w:val="000000"/>
          <w:highlight w:val="white"/>
        </w:rPr>
        <w:t xml:space="preserve"> </w:t>
      </w:r>
      <w:proofErr w:type="spellStart"/>
      <w:r w:rsidR="0027125F">
        <w:rPr>
          <w:color w:val="000000"/>
          <w:highlight w:val="white"/>
        </w:rPr>
        <w:t>sở</w:t>
      </w:r>
      <w:proofErr w:type="spellEnd"/>
      <w:r w:rsidR="0027125F">
        <w:rPr>
          <w:color w:val="000000"/>
          <w:highlight w:val="white"/>
        </w:rPr>
        <w:t xml:space="preserve"> </w:t>
      </w:r>
      <w:proofErr w:type="spellStart"/>
      <w:r w:rsidR="0027125F">
        <w:rPr>
          <w:color w:val="000000"/>
          <w:highlight w:val="white"/>
        </w:rPr>
        <w:t>dữ</w:t>
      </w:r>
      <w:proofErr w:type="spellEnd"/>
      <w:r w:rsidR="0027125F">
        <w:rPr>
          <w:color w:val="000000"/>
          <w:highlight w:val="white"/>
        </w:rPr>
        <w:t xml:space="preserve"> </w:t>
      </w:r>
      <w:proofErr w:type="spellStart"/>
      <w:r w:rsidR="0027125F">
        <w:rPr>
          <w:color w:val="000000"/>
          <w:highlight w:val="white"/>
        </w:rPr>
        <w:t>liệu</w:t>
      </w:r>
      <w:proofErr w:type="spellEnd"/>
      <w:r w:rsidR="0027125F">
        <w:rPr>
          <w:color w:val="000000"/>
          <w:highlight w:val="white"/>
        </w:rPr>
        <w:t xml:space="preserve">, </w:t>
      </w:r>
      <w:proofErr w:type="spellStart"/>
      <w:r w:rsidR="0027125F">
        <w:rPr>
          <w:color w:val="000000"/>
          <w:highlight w:val="white"/>
        </w:rPr>
        <w:t>lấy</w:t>
      </w:r>
      <w:proofErr w:type="spellEnd"/>
      <w:r w:rsidR="0027125F">
        <w:rPr>
          <w:color w:val="000000"/>
          <w:highlight w:val="white"/>
        </w:rPr>
        <w:t xml:space="preserve"> </w:t>
      </w:r>
      <w:proofErr w:type="spellStart"/>
      <w:r w:rsidR="0027125F">
        <w:rPr>
          <w:color w:val="000000"/>
          <w:highlight w:val="white"/>
        </w:rPr>
        <w:t>dữ</w:t>
      </w:r>
      <w:proofErr w:type="spellEnd"/>
      <w:r w:rsidR="0027125F">
        <w:rPr>
          <w:color w:val="000000"/>
          <w:highlight w:val="white"/>
        </w:rPr>
        <w:t xml:space="preserve"> </w:t>
      </w:r>
      <w:proofErr w:type="spellStart"/>
      <w:r w:rsidR="0027125F">
        <w:rPr>
          <w:color w:val="000000"/>
          <w:highlight w:val="white"/>
        </w:rPr>
        <w:t>liệu</w:t>
      </w:r>
      <w:proofErr w:type="spellEnd"/>
      <w:r w:rsidR="0027125F">
        <w:rPr>
          <w:color w:val="000000"/>
          <w:highlight w:val="white"/>
        </w:rPr>
        <w:t xml:space="preserve"> </w:t>
      </w:r>
      <w:proofErr w:type="spellStart"/>
      <w:r w:rsidR="0027125F">
        <w:rPr>
          <w:color w:val="000000"/>
          <w:highlight w:val="white"/>
        </w:rPr>
        <w:t>từ</w:t>
      </w:r>
      <w:proofErr w:type="spellEnd"/>
      <w:r w:rsidR="0027125F">
        <w:rPr>
          <w:color w:val="000000"/>
          <w:highlight w:val="white"/>
        </w:rPr>
        <w:t xml:space="preserve"> Database</w:t>
      </w:r>
    </w:p>
    <w:p w:rsidR="0017270F" w:rsidRDefault="0027125F">
      <w:proofErr w:type="spellStart"/>
      <w:r>
        <w:t>Việc</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thành</w:t>
      </w:r>
      <w:proofErr w:type="spellEnd"/>
      <w:r>
        <w:t xml:space="preserve"> </w:t>
      </w:r>
      <w:proofErr w:type="spellStart"/>
      <w:r>
        <w:t>nhiều</w:t>
      </w:r>
      <w:proofErr w:type="spellEnd"/>
      <w:r>
        <w:t xml:space="preserve"> </w:t>
      </w:r>
      <w:proofErr w:type="spellStart"/>
      <w:r>
        <w:t>lớp</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lợi</w:t>
      </w:r>
      <w:proofErr w:type="spellEnd"/>
      <w:r>
        <w:t xml:space="preserve"> </w:t>
      </w:r>
      <w:proofErr w:type="spellStart"/>
      <w:r>
        <w:t>ích</w:t>
      </w:r>
      <w:proofErr w:type="spellEnd"/>
      <w:r>
        <w:t>:</w:t>
      </w:r>
    </w:p>
    <w:p w:rsidR="0027125F" w:rsidRDefault="0027125F" w:rsidP="0027125F">
      <w:pPr>
        <w:pStyle w:val="oancuaDanhsach"/>
        <w:numPr>
          <w:ilvl w:val="0"/>
          <w:numId w:val="9"/>
        </w:numPr>
      </w:pPr>
      <w:proofErr w:type="spellStart"/>
      <w:r>
        <w:t>Việc</w:t>
      </w:r>
      <w:proofErr w:type="spellEnd"/>
      <w:r>
        <w:t xml:space="preserve"> </w:t>
      </w:r>
      <w:proofErr w:type="spellStart"/>
      <w:r>
        <w:t>phân</w:t>
      </w:r>
      <w:proofErr w:type="spellEnd"/>
      <w:r>
        <w:t xml:space="preserve"> chia </w:t>
      </w:r>
      <w:proofErr w:type="spellStart"/>
      <w:r>
        <w:t>thành</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giúp</w:t>
      </w:r>
      <w:proofErr w:type="spellEnd"/>
      <w:r>
        <w:t xml:space="preserve"> </w:t>
      </w:r>
      <w:proofErr w:type="spellStart"/>
      <w:r>
        <w:t>cho</w:t>
      </w:r>
      <w:proofErr w:type="spellEnd"/>
      <w:r>
        <w:t xml:space="preserve"> code </w:t>
      </w:r>
      <w:proofErr w:type="spellStart"/>
      <w:r>
        <w:t>được</w:t>
      </w:r>
      <w:proofErr w:type="spellEnd"/>
      <w:r>
        <w:t xml:space="preserve"> </w:t>
      </w:r>
      <w:proofErr w:type="spellStart"/>
      <w:r>
        <w:t>tường</w:t>
      </w:r>
      <w:proofErr w:type="spellEnd"/>
      <w:r>
        <w:t xml:space="preserve"> </w:t>
      </w:r>
      <w:proofErr w:type="spellStart"/>
      <w:r>
        <w:t>minh</w:t>
      </w:r>
      <w:proofErr w:type="spellEnd"/>
      <w:r>
        <w:t xml:space="preserve"> </w:t>
      </w:r>
      <w:proofErr w:type="spellStart"/>
      <w:r>
        <w:t>hơn</w:t>
      </w:r>
      <w:proofErr w:type="spellEnd"/>
      <w:r>
        <w:t xml:space="preserve">. </w:t>
      </w:r>
      <w:proofErr w:type="spellStart"/>
      <w:r>
        <w:t>Nhờ</w:t>
      </w:r>
      <w:proofErr w:type="spellEnd"/>
      <w:r>
        <w:t xml:space="preserve"> </w:t>
      </w:r>
      <w:proofErr w:type="spellStart"/>
      <w:r>
        <w:t>vào</w:t>
      </w:r>
      <w:proofErr w:type="spellEnd"/>
      <w:r>
        <w:t xml:space="preserve"> </w:t>
      </w:r>
      <w:proofErr w:type="spellStart"/>
      <w:r>
        <w:t>việc</w:t>
      </w:r>
      <w:proofErr w:type="spellEnd"/>
      <w:r>
        <w:t xml:space="preserve"> chia ra </w:t>
      </w:r>
      <w:proofErr w:type="spellStart"/>
      <w:r>
        <w:t>từng</w:t>
      </w:r>
      <w:proofErr w:type="spellEnd"/>
      <w:r>
        <w:t xml:space="preserve"> </w:t>
      </w:r>
      <w:proofErr w:type="spellStart"/>
      <w:r>
        <w:t>lớp</w:t>
      </w:r>
      <w:proofErr w:type="spellEnd"/>
      <w:r>
        <w:t xml:space="preserve"> </w:t>
      </w:r>
      <w:proofErr w:type="spellStart"/>
      <w:r>
        <w:t>đảm</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và</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như</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thay</w:t>
      </w:r>
      <w:proofErr w:type="spellEnd"/>
      <w:r>
        <w:t xml:space="preserve"> </w:t>
      </w:r>
      <w:proofErr w:type="spellStart"/>
      <w:r>
        <w:t>vì</w:t>
      </w:r>
      <w:proofErr w:type="spellEnd"/>
      <w:r>
        <w:t xml:space="preserve"> </w:t>
      </w:r>
      <w:proofErr w:type="spellStart"/>
      <w:r>
        <w:t>để</w:t>
      </w:r>
      <w:proofErr w:type="spellEnd"/>
      <w:r>
        <w:t xml:space="preserve"> </w:t>
      </w:r>
      <w:proofErr w:type="spellStart"/>
      <w:r>
        <w:t>tất</w:t>
      </w:r>
      <w:proofErr w:type="spellEnd"/>
      <w:r>
        <w:t xml:space="preserve"> </w:t>
      </w:r>
      <w:proofErr w:type="spellStart"/>
      <w:r>
        <w:t>cả</w:t>
      </w:r>
      <w:proofErr w:type="spellEnd"/>
      <w:r>
        <w:t xml:space="preserve"> </w:t>
      </w:r>
      <w:proofErr w:type="spellStart"/>
      <w:r>
        <w:t>lại</w:t>
      </w:r>
      <w:proofErr w:type="spellEnd"/>
      <w:r>
        <w:t xml:space="preserve"> </w:t>
      </w:r>
      <w:proofErr w:type="spellStart"/>
      <w:r>
        <w:t>một</w:t>
      </w:r>
      <w:proofErr w:type="spellEnd"/>
      <w:r>
        <w:t xml:space="preserve"> </w:t>
      </w:r>
      <w:proofErr w:type="spellStart"/>
      <w:r>
        <w:t>chỗ</w:t>
      </w:r>
      <w:proofErr w:type="spellEnd"/>
      <w:r>
        <w:t xml:space="preserve">. </w:t>
      </w:r>
      <w:proofErr w:type="spellStart"/>
      <w:r>
        <w:t>Nhằm</w:t>
      </w:r>
      <w:proofErr w:type="spellEnd"/>
      <w:r>
        <w:t xml:space="preserve"> </w:t>
      </w:r>
      <w:proofErr w:type="spellStart"/>
      <w:r>
        <w:t>giảm</w:t>
      </w:r>
      <w:proofErr w:type="spellEnd"/>
      <w:r>
        <w:t xml:space="preserve"> </w:t>
      </w:r>
      <w:proofErr w:type="spellStart"/>
      <w:r>
        <w:t>sự</w:t>
      </w:r>
      <w:proofErr w:type="spellEnd"/>
      <w:r>
        <w:t xml:space="preserve"> </w:t>
      </w:r>
      <w:proofErr w:type="spellStart"/>
      <w:r>
        <w:t>kết</w:t>
      </w:r>
      <w:proofErr w:type="spellEnd"/>
      <w:r>
        <w:t xml:space="preserve"> </w:t>
      </w:r>
      <w:proofErr w:type="spellStart"/>
      <w:r>
        <w:t>dính</w:t>
      </w:r>
      <w:proofErr w:type="spellEnd"/>
      <w:r>
        <w:t>.</w:t>
      </w:r>
    </w:p>
    <w:p w:rsidR="0027125F" w:rsidRDefault="0027125F" w:rsidP="0027125F">
      <w:pPr>
        <w:pStyle w:val="oancuaDanhsach"/>
        <w:numPr>
          <w:ilvl w:val="0"/>
          <w:numId w:val="9"/>
        </w:numPr>
      </w:pPr>
      <w:proofErr w:type="spellStart"/>
      <w:r>
        <w:t>Dễ</w:t>
      </w:r>
      <w:proofErr w:type="spellEnd"/>
      <w:r>
        <w:t xml:space="preserve"> </w:t>
      </w:r>
      <w:proofErr w:type="spellStart"/>
      <w:r>
        <w:t>bảo</w:t>
      </w:r>
      <w:proofErr w:type="spellEnd"/>
      <w:r>
        <w:t xml:space="preserve"> </w:t>
      </w:r>
      <w:proofErr w:type="spellStart"/>
      <w:r>
        <w:t>trì</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phân</w:t>
      </w:r>
      <w:proofErr w:type="spellEnd"/>
      <w:r>
        <w:t xml:space="preserve"> chia, </w:t>
      </w:r>
      <w:proofErr w:type="spellStart"/>
      <w:r>
        <w:t>thì</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dễ</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Việc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cô</w:t>
      </w:r>
      <w:proofErr w:type="spellEnd"/>
      <w:r>
        <w:t xml:space="preserve"> </w:t>
      </w:r>
      <w:proofErr w:type="spellStart"/>
      <w:r>
        <w:t>lập</w:t>
      </w:r>
      <w:proofErr w:type="spellEnd"/>
      <w:r>
        <w:t xml:space="preserve"> </w:t>
      </w:r>
      <w:proofErr w:type="spellStart"/>
      <w:r>
        <w:t>trong</w:t>
      </w:r>
      <w:proofErr w:type="spellEnd"/>
      <w:r>
        <w:t xml:space="preserve"> 1 </w:t>
      </w:r>
      <w:proofErr w:type="spellStart"/>
      <w:r>
        <w:t>lớp</w:t>
      </w:r>
      <w:proofErr w:type="spellEnd"/>
      <w:r>
        <w:t xml:space="preserve">, </w:t>
      </w:r>
      <w:proofErr w:type="spellStart"/>
      <w:r>
        <w:t>hoặc</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lớp</w:t>
      </w:r>
      <w:proofErr w:type="spellEnd"/>
      <w:r>
        <w:t xml:space="preserve"> </w:t>
      </w:r>
      <w:proofErr w:type="spellStart"/>
      <w:r>
        <w:t>gần</w:t>
      </w:r>
      <w:proofErr w:type="spellEnd"/>
      <w:r>
        <w:t xml:space="preserve"> </w:t>
      </w:r>
      <w:proofErr w:type="spellStart"/>
      <w:r>
        <w:t>nhất</w:t>
      </w:r>
      <w:proofErr w:type="spellEnd"/>
      <w:r>
        <w:t xml:space="preserve"> </w:t>
      </w:r>
      <w:proofErr w:type="spellStart"/>
      <w:r>
        <w:t>mà</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cả</w:t>
      </w:r>
      <w:proofErr w:type="spellEnd"/>
      <w:r>
        <w:t xml:space="preserve"> </w:t>
      </w:r>
      <w:proofErr w:type="spellStart"/>
      <w:r>
        <w:t>chương</w:t>
      </w:r>
      <w:proofErr w:type="spellEnd"/>
      <w:r>
        <w:t xml:space="preserve"> </w:t>
      </w:r>
      <w:proofErr w:type="spellStart"/>
      <w:r>
        <w:t>trình</w:t>
      </w:r>
      <w:proofErr w:type="spellEnd"/>
      <w:r>
        <w:t>.</w:t>
      </w:r>
    </w:p>
    <w:p w:rsidR="0027125F" w:rsidRDefault="0027125F" w:rsidP="0027125F">
      <w:pPr>
        <w:pStyle w:val="oancuaDanhsach"/>
        <w:numPr>
          <w:ilvl w:val="0"/>
          <w:numId w:val="9"/>
        </w:numPr>
      </w:pPr>
      <w:proofErr w:type="spellStart"/>
      <w:r>
        <w:t>Dễ</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chúng</w:t>
      </w:r>
      <w:proofErr w:type="spellEnd"/>
      <w:r>
        <w:t xml:space="preserve"> ta </w:t>
      </w:r>
      <w:proofErr w:type="spellStart"/>
      <w:r>
        <w:t>muốn</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nào</w:t>
      </w:r>
      <w:proofErr w:type="spellEnd"/>
      <w:r>
        <w:t xml:space="preserve"> </w:t>
      </w:r>
      <w:proofErr w:type="spellStart"/>
      <w:r>
        <w:t>đó</w:t>
      </w:r>
      <w:proofErr w:type="spellEnd"/>
      <w:r>
        <w:t xml:space="preserve"> </w:t>
      </w:r>
      <w:proofErr w:type="spellStart"/>
      <w:r>
        <w:t>thì</w:t>
      </w:r>
      <w:proofErr w:type="spellEnd"/>
      <w:r>
        <w:t xml:space="preserve"> </w:t>
      </w:r>
      <w:proofErr w:type="spellStart"/>
      <w:r>
        <w:t>việc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theo</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vì</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có</w:t>
      </w:r>
      <w:proofErr w:type="spellEnd"/>
      <w:r>
        <w:t xml:space="preserve"> </w:t>
      </w:r>
      <w:proofErr w:type="spellStart"/>
      <w:r>
        <w:t>chuẩn</w:t>
      </w:r>
      <w:proofErr w:type="spellEnd"/>
      <w:r>
        <w:t xml:space="preserve"> </w:t>
      </w:r>
      <w:proofErr w:type="spellStart"/>
      <w:r>
        <w:t>để</w:t>
      </w:r>
      <w:proofErr w:type="spellEnd"/>
      <w:r>
        <w:t xml:space="preserve"> </w:t>
      </w:r>
      <w:proofErr w:type="spellStart"/>
      <w:r>
        <w:t>tuân</w:t>
      </w:r>
      <w:proofErr w:type="spellEnd"/>
      <w:r>
        <w:t xml:space="preserve"> </w:t>
      </w:r>
      <w:proofErr w:type="spellStart"/>
      <w:r>
        <w:t>theo.</w:t>
      </w:r>
      <w:proofErr w:type="spellEnd"/>
      <w:r>
        <w:t xml:space="preserve"> </w:t>
      </w:r>
      <w:proofErr w:type="spellStart"/>
      <w:r>
        <w:t>Và</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proofErr w:type="gramStart"/>
      <w:r>
        <w:t>lại</w:t>
      </w:r>
      <w:proofErr w:type="spellEnd"/>
      <w:r>
        <w:t xml:space="preserve">  </w:t>
      </w:r>
      <w:proofErr w:type="spellStart"/>
      <w:r>
        <w:t>khi</w:t>
      </w:r>
      <w:proofErr w:type="spellEnd"/>
      <w:proofErr w:type="gramEnd"/>
      <w:r>
        <w:t xml:space="preserve"> </w:t>
      </w:r>
      <w:proofErr w:type="spellStart"/>
      <w:r>
        <w:t>có</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giữa</w:t>
      </w:r>
      <w:proofErr w:type="spellEnd"/>
      <w:r>
        <w:t xml:space="preserve"> </w:t>
      </w:r>
      <w:proofErr w:type="spellStart"/>
      <w:r>
        <w:t>hai</w:t>
      </w:r>
      <w:proofErr w:type="spellEnd"/>
      <w:r>
        <w:t xml:space="preserve"> </w:t>
      </w:r>
      <w:proofErr w:type="spellStart"/>
      <w:r>
        <w:t>môi</w:t>
      </w:r>
      <w:proofErr w:type="spellEnd"/>
      <w:r>
        <w:t xml:space="preserve"> </w:t>
      </w:r>
      <w:proofErr w:type="spellStart"/>
      <w:r>
        <w:t>trường</w:t>
      </w:r>
      <w:proofErr w:type="spellEnd"/>
      <w:r>
        <w:t xml:space="preserve"> ( </w:t>
      </w:r>
      <w:proofErr w:type="spellStart"/>
      <w:r>
        <w:t>Winform</w:t>
      </w:r>
      <w:proofErr w:type="spellEnd"/>
      <w:r>
        <w:t xml:space="preserve"> sang </w:t>
      </w:r>
      <w:proofErr w:type="spellStart"/>
      <w:r>
        <w:t>Webfrom</w:t>
      </w:r>
      <w:proofErr w:type="spellEnd"/>
      <w:r>
        <w:t xml:space="preserve"> ) </w:t>
      </w:r>
      <w:proofErr w:type="spellStart"/>
      <w:r>
        <w:t>thì</w:t>
      </w:r>
      <w:proofErr w:type="spellEnd"/>
      <w:r>
        <w:t xml:space="preserve"> </w:t>
      </w:r>
      <w:proofErr w:type="spellStart"/>
      <w:r>
        <w:t>chỉ</w:t>
      </w:r>
      <w:proofErr w:type="spellEnd"/>
      <w:r>
        <w:t xml:space="preserve"> </w:t>
      </w:r>
      <w:proofErr w:type="spellStart"/>
      <w:r>
        <w:t>việc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lại</w:t>
      </w:r>
      <w:proofErr w:type="spellEnd"/>
      <w:r>
        <w:t xml:space="preserve"> </w:t>
      </w:r>
      <w:proofErr w:type="spellStart"/>
      <w:r>
        <w:t>lớp</w:t>
      </w:r>
      <w:proofErr w:type="spellEnd"/>
      <w:r>
        <w:t xml:space="preserve"> GUI.</w:t>
      </w:r>
    </w:p>
    <w:p w:rsidR="0027125F" w:rsidRDefault="0027125F" w:rsidP="0027125F">
      <w:pPr>
        <w:pStyle w:val="oancuaDanhsach"/>
        <w:numPr>
          <w:ilvl w:val="0"/>
          <w:numId w:val="9"/>
        </w:numPr>
      </w:pPr>
      <w:proofErr w:type="spellStart"/>
      <w:r>
        <w:lastRenderedPageBreak/>
        <w:t>Dễ</w:t>
      </w:r>
      <w:proofErr w:type="spellEnd"/>
      <w:r>
        <w:t xml:space="preserve"> </w:t>
      </w:r>
      <w:proofErr w:type="spellStart"/>
      <w:r>
        <w:t>bàn</w:t>
      </w:r>
      <w:proofErr w:type="spellEnd"/>
      <w:r>
        <w:t xml:space="preserve"> </w:t>
      </w:r>
      <w:proofErr w:type="spellStart"/>
      <w:r>
        <w:t>giao</w:t>
      </w:r>
      <w:proofErr w:type="spellEnd"/>
      <w:r>
        <w:t xml:space="preserve">. </w:t>
      </w:r>
      <w:proofErr w:type="spellStart"/>
      <w:r>
        <w:t>Nếu</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đều</w:t>
      </w:r>
      <w:proofErr w:type="spellEnd"/>
      <w:r>
        <w:t xml:space="preserve"> </w:t>
      </w:r>
      <w:proofErr w:type="spellStart"/>
      <w:r>
        <w:t>theo</w:t>
      </w:r>
      <w:proofErr w:type="spellEnd"/>
      <w:r>
        <w:t xml:space="preserve"> </w:t>
      </w:r>
      <w:proofErr w:type="spellStart"/>
      <w:r>
        <w:t>một</w:t>
      </w:r>
      <w:proofErr w:type="spellEnd"/>
      <w:r>
        <w:t xml:space="preserve"> </w:t>
      </w:r>
      <w:proofErr w:type="spellStart"/>
      <w:r>
        <w:t>quy</w:t>
      </w:r>
      <w:proofErr w:type="spellEnd"/>
      <w:r>
        <w:t xml:space="preserve"> </w:t>
      </w:r>
      <w:proofErr w:type="spellStart"/>
      <w:r>
        <w:t>chuẩn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sẵn</w:t>
      </w:r>
      <w:proofErr w:type="spellEnd"/>
      <w:r>
        <w:t xml:space="preserve">, </w:t>
      </w:r>
      <w:proofErr w:type="spellStart"/>
      <w:r>
        <w:t>thì</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bàn</w:t>
      </w:r>
      <w:proofErr w:type="spellEnd"/>
      <w:r>
        <w:t xml:space="preserve"> </w:t>
      </w:r>
      <w:proofErr w:type="spellStart"/>
      <w:r>
        <w:t>giao</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nhau</w:t>
      </w:r>
      <w:proofErr w:type="spellEnd"/>
      <w:r>
        <w:t xml:space="preserve"> </w:t>
      </w:r>
      <w:proofErr w:type="spellStart"/>
      <w:r>
        <w:t>sẽ</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w:t>
      </w:r>
    </w:p>
    <w:p w:rsidR="0017270F" w:rsidRPr="0027125F" w:rsidRDefault="0027125F" w:rsidP="0021505E">
      <w:pPr>
        <w:pStyle w:val="oancuaDanhsach"/>
        <w:numPr>
          <w:ilvl w:val="0"/>
          <w:numId w:val="9"/>
        </w:numPr>
        <w:pBdr>
          <w:top w:val="nil"/>
          <w:left w:val="nil"/>
          <w:bottom w:val="nil"/>
          <w:right w:val="nil"/>
          <w:between w:val="nil"/>
        </w:pBdr>
        <w:shd w:val="clear" w:color="auto" w:fill="FFFFFF"/>
        <w:spacing w:before="120" w:line="240" w:lineRule="auto"/>
        <w:jc w:val="left"/>
        <w:rPr>
          <w:color w:val="000000"/>
        </w:rPr>
      </w:pPr>
      <w:proofErr w:type="spellStart"/>
      <w:r>
        <w:t>Dễ</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khối</w:t>
      </w:r>
      <w:proofErr w:type="spellEnd"/>
      <w:r>
        <w:t xml:space="preserve"> </w:t>
      </w:r>
      <w:proofErr w:type="spellStart"/>
      <w:r>
        <w:t>lượng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Mỗi</w:t>
      </w:r>
      <w:proofErr w:type="spellEnd"/>
      <w:r>
        <w:t xml:space="preserve"> </w:t>
      </w:r>
      <w:proofErr w:type="spellStart"/>
      <w:r>
        <w:t>một</w:t>
      </w:r>
      <w:proofErr w:type="spellEnd"/>
      <w:r>
        <w:t xml:space="preserve"> </w:t>
      </w:r>
      <w:proofErr w:type="spellStart"/>
      <w:r>
        <w:t>nhóm</w:t>
      </w:r>
      <w:proofErr w:type="spellEnd"/>
      <w:r>
        <w:t xml:space="preserve">, </w:t>
      </w:r>
      <w:proofErr w:type="spellStart"/>
      <w:r>
        <w:t>một</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một</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3 </w:t>
      </w:r>
      <w:proofErr w:type="spellStart"/>
      <w:r>
        <w:t>lớp</w:t>
      </w:r>
      <w:proofErr w:type="spellEnd"/>
      <w:r>
        <w:t xml:space="preserve">. </w:t>
      </w:r>
      <w:proofErr w:type="spellStart"/>
      <w:r>
        <w:t>Việc</w:t>
      </w:r>
      <w:proofErr w:type="spellEnd"/>
      <w:r>
        <w:t xml:space="preserve"> </w:t>
      </w:r>
      <w:proofErr w:type="spellStart"/>
      <w:r>
        <w:t>phân</w:t>
      </w:r>
      <w:proofErr w:type="spellEnd"/>
      <w:r>
        <w:t xml:space="preserve"> chia </w:t>
      </w:r>
      <w:proofErr w:type="spellStart"/>
      <w:r>
        <w:t>rõ</w:t>
      </w:r>
      <w:proofErr w:type="spellEnd"/>
      <w:r>
        <w:t xml:space="preserve"> </w:t>
      </w:r>
      <w:proofErr w:type="spellStart"/>
      <w:r>
        <w:t>ràng</w:t>
      </w:r>
      <w:proofErr w:type="spellEnd"/>
      <w:r>
        <w:t xml:space="preserve"> </w:t>
      </w:r>
      <w:proofErr w:type="spellStart"/>
      <w:r>
        <w:t>như</w:t>
      </w:r>
      <w:proofErr w:type="spellEnd"/>
      <w:r>
        <w:t xml:space="preserve"> </w:t>
      </w:r>
      <w:proofErr w:type="spellStart"/>
      <w:r>
        <w:t>thế</w:t>
      </w:r>
      <w:proofErr w:type="spellEnd"/>
      <w:r>
        <w:t xml:space="preserve"> </w:t>
      </w:r>
      <w:proofErr w:type="spellStart"/>
      <w:r>
        <w:t>sẽ</w:t>
      </w:r>
      <w:proofErr w:type="spellEnd"/>
      <w:r>
        <w:t xml:space="preserve"> </w:t>
      </w:r>
      <w:proofErr w:type="spellStart"/>
      <w:r>
        <w:t>giúp</w:t>
      </w:r>
      <w:proofErr w:type="spellEnd"/>
      <w:r>
        <w:t xml:space="preserve"> </w:t>
      </w:r>
      <w:proofErr w:type="spellStart"/>
      <w:r>
        <w:t>các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được</w:t>
      </w:r>
      <w:proofErr w:type="spellEnd"/>
      <w:r>
        <w:t xml:space="preserve"> </w:t>
      </w:r>
      <w:proofErr w:type="spellStart"/>
      <w:r>
        <w:t>khối</w:t>
      </w:r>
      <w:proofErr w:type="spellEnd"/>
      <w:r>
        <w:t xml:space="preserve"> </w:t>
      </w:r>
      <w:proofErr w:type="spellStart"/>
      <w:r>
        <w:t>lượng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mình</w:t>
      </w:r>
      <w:proofErr w:type="spellEnd"/>
      <w:r>
        <w:t>.</w:t>
      </w:r>
      <w:bookmarkStart w:id="223" w:name="_1x0gk37" w:colFirst="0" w:colLast="0"/>
      <w:bookmarkEnd w:id="223"/>
    </w:p>
    <w:p w:rsidR="0017270F" w:rsidRDefault="0017270F">
      <w:pPr>
        <w:pBdr>
          <w:top w:val="nil"/>
          <w:left w:val="nil"/>
          <w:bottom w:val="nil"/>
          <w:right w:val="nil"/>
          <w:between w:val="nil"/>
        </w:pBdr>
        <w:shd w:val="clear" w:color="auto" w:fill="FFFFFF"/>
        <w:spacing w:before="120" w:line="240" w:lineRule="auto"/>
        <w:jc w:val="left"/>
        <w:rPr>
          <w:color w:val="000000"/>
        </w:rPr>
      </w:pPr>
    </w:p>
    <w:p w:rsidR="0017270F" w:rsidRDefault="0017270F"/>
    <w:p w:rsidR="0017270F" w:rsidRDefault="0017270F"/>
    <w:p w:rsidR="0017270F" w:rsidRDefault="0017270F"/>
    <w:p w:rsidR="0017270F" w:rsidRDefault="0017270F"/>
    <w:p w:rsidR="0017270F" w:rsidRDefault="0017270F"/>
    <w:p w:rsidR="0017270F" w:rsidRDefault="0017270F"/>
    <w:p w:rsidR="0017270F" w:rsidRDefault="005E76C4">
      <w:pPr>
        <w:pStyle w:val="u1"/>
        <w:numPr>
          <w:ilvl w:val="0"/>
          <w:numId w:val="10"/>
        </w:numPr>
      </w:pPr>
      <w:bookmarkStart w:id="224" w:name="_pkwqa1" w:colFirst="0" w:colLast="0"/>
      <w:bookmarkEnd w:id="224"/>
      <w:r>
        <w:br w:type="page"/>
      </w:r>
      <w:proofErr w:type="spellStart"/>
      <w:r>
        <w:lastRenderedPageBreak/>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ứng</w:t>
      </w:r>
      <w:proofErr w:type="spellEnd"/>
      <w:r>
        <w:t xml:space="preserve"> </w:t>
      </w:r>
      <w:proofErr w:type="spellStart"/>
      <w:r>
        <w:t>dụng</w:t>
      </w:r>
      <w:proofErr w:type="spellEnd"/>
    </w:p>
    <w:p w:rsidR="0017270F" w:rsidRDefault="005E76C4">
      <w:pPr>
        <w:pStyle w:val="u2"/>
        <w:numPr>
          <w:ilvl w:val="1"/>
          <w:numId w:val="10"/>
        </w:numPr>
      </w:pPr>
      <w:bookmarkStart w:id="225" w:name="_39kk8xu" w:colFirst="0" w:colLast="0"/>
      <w:bookmarkEnd w:id="225"/>
      <w:proofErr w:type="spellStart"/>
      <w:r>
        <w:t>Thiết</w:t>
      </w:r>
      <w:proofErr w:type="spellEnd"/>
      <w:r>
        <w:t xml:space="preserve"> </w:t>
      </w:r>
      <w:proofErr w:type="spellStart"/>
      <w:r>
        <w:t>kế</w:t>
      </w:r>
      <w:proofErr w:type="spellEnd"/>
      <w:r>
        <w:t xml:space="preserve"> </w:t>
      </w:r>
      <w:proofErr w:type="spellStart"/>
      <w:r>
        <w:t>kiến</w:t>
      </w:r>
      <w:proofErr w:type="spellEnd"/>
      <w:r>
        <w:t xml:space="preserve"> </w:t>
      </w:r>
      <w:proofErr w:type="spellStart"/>
      <w:r>
        <w:t>trúc</w:t>
      </w:r>
      <w:proofErr w:type="spellEnd"/>
    </w:p>
    <w:p w:rsidR="0017270F" w:rsidRDefault="005E76C4">
      <w:pPr>
        <w:pStyle w:val="u3"/>
        <w:numPr>
          <w:ilvl w:val="2"/>
          <w:numId w:val="10"/>
        </w:numPr>
      </w:pPr>
      <w:bookmarkStart w:id="226" w:name="_1opuj5n" w:colFirst="0" w:colLast="0"/>
      <w:bookmarkEnd w:id="226"/>
      <w:proofErr w:type="spellStart"/>
      <w:r>
        <w:t>Lựa</w:t>
      </w:r>
      <w:proofErr w:type="spellEnd"/>
      <w:r>
        <w:t xml:space="preserve"> </w:t>
      </w:r>
      <w:proofErr w:type="spellStart"/>
      <w:r>
        <w:t>chọn</w:t>
      </w:r>
      <w:proofErr w:type="spellEnd"/>
      <w:r>
        <w:t xml:space="preserve"> </w:t>
      </w:r>
      <w:proofErr w:type="spellStart"/>
      <w:r>
        <w:t>kiến</w:t>
      </w:r>
      <w:proofErr w:type="spellEnd"/>
      <w:r>
        <w:t xml:space="preserve"> </w:t>
      </w:r>
      <w:proofErr w:type="spellStart"/>
      <w:r>
        <w:t>trúc</w:t>
      </w:r>
      <w:proofErr w:type="spellEnd"/>
      <w:r>
        <w:t xml:space="preserve"> </w:t>
      </w:r>
    </w:p>
    <w:p w:rsidR="0017270F" w:rsidRDefault="005E76C4">
      <w:proofErr w:type="spellStart"/>
      <w:r>
        <w:t>Phần</w:t>
      </w:r>
      <w:proofErr w:type="spellEnd"/>
      <w:r>
        <w:t xml:space="preserve"> </w:t>
      </w:r>
      <w:proofErr w:type="spellStart"/>
      <w:r>
        <w:t>mềm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kiến</w:t>
      </w:r>
      <w:proofErr w:type="spellEnd"/>
      <w:r>
        <w:t xml:space="preserve"> </w:t>
      </w:r>
      <w:proofErr w:type="spellStart"/>
      <w:r>
        <w:t>trúc</w:t>
      </w:r>
      <w:proofErr w:type="spellEnd"/>
      <w:r>
        <w:t xml:space="preserve"> 5 </w:t>
      </w:r>
      <w:proofErr w:type="spellStart"/>
      <w:r>
        <w:t>tầng</w:t>
      </w:r>
      <w:proofErr w:type="spellEnd"/>
      <w:r>
        <w:t xml:space="preserve"> </w:t>
      </w:r>
      <w:proofErr w:type="spellStart"/>
      <w:r>
        <w:t>dựa</w:t>
      </w:r>
      <w:proofErr w:type="spellEnd"/>
      <w:r>
        <w:t xml:space="preserve"> </w:t>
      </w:r>
      <w:proofErr w:type="spellStart"/>
      <w:r>
        <w:t>trên</w:t>
      </w:r>
      <w:proofErr w:type="spellEnd"/>
      <w:r>
        <w:t xml:space="preserve"> .NET Web API bao </w:t>
      </w:r>
      <w:proofErr w:type="spellStart"/>
      <w:r>
        <w:t>gồm</w:t>
      </w:r>
      <w:proofErr w:type="spellEnd"/>
      <w:r>
        <w:t>:</w:t>
      </w:r>
    </w:p>
    <w:p w:rsidR="0017270F" w:rsidRDefault="005E76C4">
      <w:pPr>
        <w:keepNext/>
        <w:pBdr>
          <w:top w:val="nil"/>
          <w:left w:val="nil"/>
          <w:bottom w:val="nil"/>
          <w:right w:val="nil"/>
          <w:between w:val="nil"/>
        </w:pBdr>
        <w:jc w:val="center"/>
        <w:rPr>
          <w:color w:val="000000"/>
          <w:sz w:val="24"/>
          <w:szCs w:val="24"/>
        </w:rPr>
      </w:pPr>
      <w:bookmarkStart w:id="227" w:name="_48pi1tg" w:colFirst="0" w:colLast="0"/>
      <w:bookmarkEnd w:id="227"/>
      <w:proofErr w:type="spellStart"/>
      <w:r>
        <w:rPr>
          <w:color w:val="000000"/>
          <w:sz w:val="24"/>
          <w:szCs w:val="24"/>
        </w:rPr>
        <w:t>Bảng</w:t>
      </w:r>
      <w:proofErr w:type="spellEnd"/>
      <w:r>
        <w:rPr>
          <w:color w:val="000000"/>
          <w:sz w:val="24"/>
          <w:szCs w:val="24"/>
        </w:rPr>
        <w:t xml:space="preserve"> 17 </w:t>
      </w:r>
      <w:proofErr w:type="spellStart"/>
      <w:r>
        <w:rPr>
          <w:color w:val="000000"/>
          <w:sz w:val="24"/>
          <w:szCs w:val="24"/>
        </w:rPr>
        <w:t>Mô</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w:t>
      </w:r>
      <w:proofErr w:type="spellStart"/>
      <w:r>
        <w:rPr>
          <w:color w:val="000000"/>
          <w:sz w:val="24"/>
          <w:szCs w:val="24"/>
        </w:rPr>
        <w:t>Kiến</w:t>
      </w:r>
      <w:proofErr w:type="spellEnd"/>
      <w:r>
        <w:rPr>
          <w:color w:val="000000"/>
          <w:sz w:val="24"/>
          <w:szCs w:val="24"/>
        </w:rPr>
        <w:t xml:space="preserve"> </w:t>
      </w:r>
      <w:proofErr w:type="spellStart"/>
      <w:r>
        <w:rPr>
          <w:color w:val="000000"/>
          <w:sz w:val="24"/>
          <w:szCs w:val="24"/>
        </w:rPr>
        <w:t>trúc</w:t>
      </w:r>
      <w:proofErr w:type="spellEnd"/>
      <w:r>
        <w:rPr>
          <w:color w:val="000000"/>
          <w:sz w:val="24"/>
          <w:szCs w:val="24"/>
        </w:rPr>
        <w:t xml:space="preserve"> </w:t>
      </w:r>
      <w:proofErr w:type="spellStart"/>
      <w:r>
        <w:rPr>
          <w:color w:val="000000"/>
          <w:sz w:val="24"/>
          <w:szCs w:val="24"/>
        </w:rPr>
        <w:t>chương</w:t>
      </w:r>
      <w:proofErr w:type="spellEnd"/>
      <w:r>
        <w:rPr>
          <w:color w:val="000000"/>
          <w:sz w:val="24"/>
          <w:szCs w:val="24"/>
        </w:rPr>
        <w:t xml:space="preserve"> </w:t>
      </w:r>
      <w:proofErr w:type="spellStart"/>
      <w:r>
        <w:rPr>
          <w:color w:val="000000"/>
          <w:sz w:val="24"/>
          <w:szCs w:val="24"/>
        </w:rPr>
        <w:t>trình</w:t>
      </w:r>
      <w:proofErr w:type="spellEnd"/>
    </w:p>
    <w:tbl>
      <w:tblPr>
        <w:tblStyle w:val="af3"/>
        <w:tblW w:w="960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2093"/>
        <w:gridCol w:w="2410"/>
        <w:gridCol w:w="5103"/>
      </w:tblGrid>
      <w:tr w:rsidR="0017270F">
        <w:trPr>
          <w:cnfStyle w:val="100000000000" w:firstRow="1" w:lastRow="0" w:firstColumn="0" w:lastColumn="0" w:oddVBand="0" w:evenVBand="0" w:oddHBand="0" w:evenHBand="0" w:firstRowFirstColumn="0" w:firstRowLastColumn="0" w:lastRowFirstColumn="0" w:lastRowLastColumn="0"/>
        </w:trPr>
        <w:tc>
          <w:tcPr>
            <w:tcW w:w="2093" w:type="dxa"/>
          </w:tcPr>
          <w:p w:rsidR="0017270F" w:rsidRDefault="005E76C4">
            <w:proofErr w:type="spellStart"/>
            <w:r>
              <w:t>Tầng</w:t>
            </w:r>
            <w:proofErr w:type="spellEnd"/>
          </w:p>
        </w:tc>
        <w:tc>
          <w:tcPr>
            <w:tcW w:w="2410" w:type="dxa"/>
          </w:tcPr>
          <w:p w:rsidR="0017270F" w:rsidRDefault="005E76C4">
            <w:proofErr w:type="spellStart"/>
            <w:r>
              <w:t>Chức</w:t>
            </w:r>
            <w:proofErr w:type="spellEnd"/>
            <w:r>
              <w:t xml:space="preserve"> </w:t>
            </w:r>
            <w:proofErr w:type="spellStart"/>
            <w:r>
              <w:t>năng</w:t>
            </w:r>
            <w:proofErr w:type="spellEnd"/>
          </w:p>
        </w:tc>
        <w:tc>
          <w:tcPr>
            <w:tcW w:w="5103" w:type="dxa"/>
          </w:tcPr>
          <w:p w:rsidR="0017270F" w:rsidRDefault="005E76C4">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p>
        </w:tc>
      </w:tr>
      <w:tr w:rsidR="009209E2">
        <w:trPr>
          <w:trHeight w:val="380"/>
        </w:trPr>
        <w:tc>
          <w:tcPr>
            <w:tcW w:w="2093" w:type="dxa"/>
          </w:tcPr>
          <w:p w:rsidR="009209E2" w:rsidRDefault="009209E2">
            <w:r>
              <w:t>View</w:t>
            </w:r>
          </w:p>
        </w:tc>
        <w:tc>
          <w:tcPr>
            <w:tcW w:w="2410" w:type="dxa"/>
          </w:tcPr>
          <w:p w:rsidR="009209E2" w:rsidRDefault="009209E2">
            <w:proofErr w:type="spellStart"/>
            <w:r>
              <w:t>Hiển</w:t>
            </w:r>
            <w:proofErr w:type="spellEnd"/>
            <w:r>
              <w:t xml:space="preserve"> </w:t>
            </w:r>
            <w:proofErr w:type="spellStart"/>
            <w:r>
              <w:t>thị</w:t>
            </w:r>
            <w:proofErr w:type="spellEnd"/>
            <w:r>
              <w:t xml:space="preserve"> </w:t>
            </w:r>
            <w:proofErr w:type="spellStart"/>
            <w:r>
              <w:t>giao</w:t>
            </w:r>
            <w:proofErr w:type="spellEnd"/>
            <w:r>
              <w:t xml:space="preserve"> </w:t>
            </w:r>
            <w:proofErr w:type="spellStart"/>
            <w:r>
              <w:t>diện</w:t>
            </w:r>
            <w:proofErr w:type="spellEnd"/>
          </w:p>
        </w:tc>
        <w:tc>
          <w:tcPr>
            <w:tcW w:w="5103" w:type="dxa"/>
          </w:tcPr>
          <w:p w:rsidR="009209E2" w:rsidRDefault="009209E2"/>
        </w:tc>
      </w:tr>
      <w:tr w:rsidR="0017270F">
        <w:trPr>
          <w:trHeight w:val="380"/>
        </w:trPr>
        <w:tc>
          <w:tcPr>
            <w:tcW w:w="2093" w:type="dxa"/>
            <w:vMerge w:val="restart"/>
          </w:tcPr>
          <w:p w:rsidR="009209E2" w:rsidRDefault="009209E2">
            <w:pPr>
              <w:widowControl w:val="0"/>
              <w:pBdr>
                <w:top w:val="nil"/>
                <w:left w:val="nil"/>
                <w:bottom w:val="nil"/>
                <w:right w:val="nil"/>
                <w:between w:val="nil"/>
              </w:pBdr>
              <w:spacing w:before="0" w:after="0" w:line="276" w:lineRule="auto"/>
              <w:jc w:val="left"/>
            </w:pPr>
          </w:p>
          <w:p w:rsidR="0017270F" w:rsidRDefault="009209E2">
            <w:pPr>
              <w:widowControl w:val="0"/>
              <w:pBdr>
                <w:top w:val="nil"/>
                <w:left w:val="nil"/>
                <w:bottom w:val="nil"/>
                <w:right w:val="nil"/>
                <w:between w:val="nil"/>
              </w:pBdr>
              <w:spacing w:before="0" w:after="0" w:line="276" w:lineRule="auto"/>
              <w:jc w:val="left"/>
            </w:pPr>
            <w:r>
              <w:t>Controller</w:t>
            </w:r>
          </w:p>
        </w:tc>
        <w:tc>
          <w:tcPr>
            <w:tcW w:w="2410" w:type="dxa"/>
            <w:vMerge w:val="restart"/>
          </w:tcPr>
          <w:p w:rsidR="009209E2" w:rsidRDefault="009209E2">
            <w:pPr>
              <w:widowControl w:val="0"/>
              <w:pBdr>
                <w:top w:val="nil"/>
                <w:left w:val="nil"/>
                <w:bottom w:val="nil"/>
                <w:right w:val="nil"/>
                <w:between w:val="nil"/>
              </w:pBdr>
              <w:spacing w:before="0" w:after="0" w:line="276" w:lineRule="auto"/>
              <w:jc w:val="left"/>
            </w:pPr>
          </w:p>
          <w:p w:rsidR="0017270F" w:rsidRDefault="009209E2">
            <w:pPr>
              <w:widowControl w:val="0"/>
              <w:pBdr>
                <w:top w:val="nil"/>
                <w:left w:val="nil"/>
                <w:bottom w:val="nil"/>
                <w:right w:val="nil"/>
                <w:between w:val="nil"/>
              </w:pBdr>
              <w:spacing w:before="0" w:after="0" w:line="276" w:lineRule="auto"/>
              <w:jc w:val="left"/>
            </w:pPr>
            <w:proofErr w:type="spellStart"/>
            <w:r>
              <w:t>Nhận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người</w:t>
            </w:r>
            <w:proofErr w:type="spellEnd"/>
            <w:r>
              <w:t xml:space="preserve"> </w:t>
            </w:r>
            <w:proofErr w:type="spellStart"/>
            <w:r>
              <w:t>dùng</w:t>
            </w:r>
            <w:proofErr w:type="spellEnd"/>
          </w:p>
        </w:tc>
        <w:tc>
          <w:tcPr>
            <w:tcW w:w="5103" w:type="dxa"/>
          </w:tcPr>
          <w:p w:rsidR="0017270F" w:rsidRDefault="005E76C4">
            <w:r>
              <w:t xml:space="preserve"> Class Controller: </w:t>
            </w:r>
            <w:proofErr w:type="spellStart"/>
            <w:r>
              <w:t>Điều</w:t>
            </w:r>
            <w:proofErr w:type="spellEnd"/>
            <w:r>
              <w:t xml:space="preserve"> </w:t>
            </w:r>
            <w:proofErr w:type="spellStart"/>
            <w:r>
              <w:t>hướng</w:t>
            </w:r>
            <w:proofErr w:type="spellEnd"/>
            <w:r>
              <w:t xml:space="preserve"> </w:t>
            </w:r>
            <w:proofErr w:type="spellStart"/>
            <w:r>
              <w:t>cho</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phía</w:t>
            </w:r>
            <w:proofErr w:type="spellEnd"/>
            <w:r>
              <w:t xml:space="preserve"> client </w:t>
            </w:r>
            <w:proofErr w:type="spellStart"/>
            <w:r>
              <w:t>gửi</w:t>
            </w:r>
            <w:proofErr w:type="spellEnd"/>
            <w:r>
              <w:t xml:space="preserve"> </w:t>
            </w:r>
            <w:proofErr w:type="spellStart"/>
            <w:r>
              <w:t>lên</w:t>
            </w:r>
            <w:proofErr w:type="spellEnd"/>
            <w:r>
              <w:t xml:space="preserve">, </w:t>
            </w:r>
            <w:proofErr w:type="spellStart"/>
            <w:r>
              <w:t>thường</w:t>
            </w:r>
            <w:proofErr w:type="spellEnd"/>
            <w:r>
              <w:t xml:space="preserve"> </w:t>
            </w:r>
            <w:proofErr w:type="spellStart"/>
            <w:r>
              <w:t>là</w:t>
            </w:r>
            <w:proofErr w:type="spellEnd"/>
            <w:r>
              <w:t xml:space="preserve"> </w:t>
            </w:r>
            <w:proofErr w:type="spellStart"/>
            <w:r>
              <w:t>gọi</w:t>
            </w:r>
            <w:proofErr w:type="spellEnd"/>
            <w:r>
              <w:t xml:space="preserve"> </w:t>
            </w:r>
            <w:proofErr w:type="spellStart"/>
            <w:r>
              <w:t>đến</w:t>
            </w:r>
            <w:proofErr w:type="spellEnd"/>
            <w:r>
              <w:t xml:space="preserve"> </w:t>
            </w:r>
            <w:proofErr w:type="spellStart"/>
            <w:r>
              <w:t>tầng</w:t>
            </w:r>
            <w:proofErr w:type="spellEnd"/>
            <w:r>
              <w:t xml:space="preserve"> Service</w:t>
            </w:r>
          </w:p>
        </w:tc>
      </w:tr>
      <w:tr w:rsidR="0017270F">
        <w:trPr>
          <w:trHeight w:val="1500"/>
        </w:trPr>
        <w:tc>
          <w:tcPr>
            <w:tcW w:w="2093" w:type="dxa"/>
            <w:vMerge/>
          </w:tcPr>
          <w:p w:rsidR="0017270F" w:rsidRDefault="0017270F">
            <w:pPr>
              <w:widowControl w:val="0"/>
              <w:pBdr>
                <w:top w:val="nil"/>
                <w:left w:val="nil"/>
                <w:bottom w:val="nil"/>
                <w:right w:val="nil"/>
                <w:between w:val="nil"/>
              </w:pBdr>
              <w:spacing w:before="0" w:after="0" w:line="276" w:lineRule="auto"/>
              <w:jc w:val="left"/>
            </w:pPr>
          </w:p>
        </w:tc>
        <w:tc>
          <w:tcPr>
            <w:tcW w:w="2410" w:type="dxa"/>
            <w:vMerge/>
          </w:tcPr>
          <w:p w:rsidR="0017270F" w:rsidRDefault="0017270F">
            <w:pPr>
              <w:widowControl w:val="0"/>
              <w:pBdr>
                <w:top w:val="nil"/>
                <w:left w:val="nil"/>
                <w:bottom w:val="nil"/>
                <w:right w:val="nil"/>
                <w:between w:val="nil"/>
              </w:pBdr>
              <w:spacing w:before="0" w:after="0" w:line="276" w:lineRule="auto"/>
              <w:jc w:val="left"/>
            </w:pPr>
          </w:p>
        </w:tc>
        <w:tc>
          <w:tcPr>
            <w:tcW w:w="5103" w:type="dxa"/>
          </w:tcPr>
          <w:p w:rsidR="0017270F" w:rsidRDefault="005E76C4">
            <w:proofErr w:type="spellStart"/>
            <w:r>
              <w:t>WebConfig</w:t>
            </w:r>
            <w:proofErr w:type="spellEnd"/>
            <w:r>
              <w:t xml:space="preserve">: </w:t>
            </w:r>
            <w:proofErr w:type="spellStart"/>
            <w:r>
              <w:t>Chứa</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về</w:t>
            </w:r>
            <w:proofErr w:type="spellEnd"/>
            <w:r>
              <w:t xml:space="preserve"> </w:t>
            </w:r>
            <w:proofErr w:type="spellStart"/>
            <w:r>
              <w:t>các</w:t>
            </w:r>
            <w:proofErr w:type="spellEnd"/>
            <w:r>
              <w:t xml:space="preserve"> </w:t>
            </w:r>
            <w:proofErr w:type="spellStart"/>
            <w:r>
              <w:t>trang</w:t>
            </w:r>
            <w:proofErr w:type="spellEnd"/>
            <w:r>
              <w:t xml:space="preserve"> web. VD: map </w:t>
            </w:r>
            <w:proofErr w:type="spellStart"/>
            <w:r>
              <w:t>các</w:t>
            </w:r>
            <w:proofErr w:type="spellEnd"/>
            <w:r>
              <w:t xml:space="preserve"> </w:t>
            </w:r>
            <w:proofErr w:type="spellStart"/>
            <w:r>
              <w:t>trang</w:t>
            </w:r>
            <w:proofErr w:type="spellEnd"/>
            <w:r>
              <w:t xml:space="preserve"> </w:t>
            </w:r>
            <w:proofErr w:type="spellStart"/>
            <w:r>
              <w:t>và</w:t>
            </w:r>
            <w:proofErr w:type="spellEnd"/>
            <w:r>
              <w:t xml:space="preserve"> </w:t>
            </w:r>
            <w:proofErr w:type="spellStart"/>
            <w:r>
              <w:t>url</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đến</w:t>
            </w:r>
            <w:proofErr w:type="spellEnd"/>
            <w:r>
              <w:t xml:space="preserve"> CSDL, </w:t>
            </w:r>
            <w:proofErr w:type="spellStart"/>
            <w:r>
              <w:t>cấu</w:t>
            </w:r>
            <w:proofErr w:type="spellEnd"/>
            <w:r>
              <w:t xml:space="preserve"> </w:t>
            </w:r>
            <w:proofErr w:type="spellStart"/>
            <w:r>
              <w:t>hình</w:t>
            </w:r>
            <w:proofErr w:type="spellEnd"/>
            <w:r>
              <w:t xml:space="preserve"> </w:t>
            </w:r>
            <w:proofErr w:type="spellStart"/>
            <w:r>
              <w:t>trang</w:t>
            </w:r>
            <w:proofErr w:type="spellEnd"/>
            <w:r>
              <w:t xml:space="preserve"> </w:t>
            </w:r>
            <w:proofErr w:type="spellStart"/>
            <w:proofErr w:type="gramStart"/>
            <w:r>
              <w:t>chủ</w:t>
            </w:r>
            <w:proofErr w:type="spellEnd"/>
            <w:r>
              <w:t>,...</w:t>
            </w:r>
            <w:proofErr w:type="gramEnd"/>
          </w:p>
        </w:tc>
      </w:tr>
      <w:tr w:rsidR="0017270F">
        <w:trPr>
          <w:trHeight w:val="560"/>
        </w:trPr>
        <w:tc>
          <w:tcPr>
            <w:tcW w:w="2093" w:type="dxa"/>
            <w:vMerge w:val="restart"/>
          </w:tcPr>
          <w:p w:rsidR="0017270F" w:rsidRDefault="005E76C4">
            <w:r>
              <w:t>Common</w:t>
            </w:r>
          </w:p>
        </w:tc>
        <w:tc>
          <w:tcPr>
            <w:tcW w:w="2410" w:type="dxa"/>
            <w:vMerge w:val="restart"/>
          </w:tcPr>
          <w:p w:rsidR="0017270F" w:rsidRDefault="005E76C4">
            <w:proofErr w:type="spellStart"/>
            <w:r>
              <w:t>Chứa</w:t>
            </w:r>
            <w:proofErr w:type="spellEnd"/>
            <w:r>
              <w:t xml:space="preserve"> </w:t>
            </w:r>
            <w:proofErr w:type="spellStart"/>
            <w:r>
              <w:t>các</w:t>
            </w:r>
            <w:proofErr w:type="spellEnd"/>
            <w:r>
              <w:t xml:space="preserve"> </w:t>
            </w:r>
            <w:proofErr w:type="spellStart"/>
            <w:r>
              <w:t>hằng</w:t>
            </w:r>
            <w:proofErr w:type="spellEnd"/>
            <w:r>
              <w:t xml:space="preserve"> </w:t>
            </w:r>
            <w:proofErr w:type="spellStart"/>
            <w:r>
              <w:t>số</w:t>
            </w:r>
            <w:proofErr w:type="spellEnd"/>
            <w:r>
              <w:t xml:space="preserve">, </w:t>
            </w:r>
            <w:proofErr w:type="spellStart"/>
            <w:r>
              <w:t>các</w:t>
            </w:r>
            <w:proofErr w:type="spellEnd"/>
            <w:r>
              <w:t xml:space="preserve"> </w:t>
            </w:r>
            <w:proofErr w:type="spellStart"/>
            <w:r>
              <w:t>kiểu</w:t>
            </w:r>
            <w:proofErr w:type="spellEnd"/>
            <w:r>
              <w:t xml:space="preserve"> </w:t>
            </w:r>
            <w:proofErr w:type="spellStart"/>
            <w:r>
              <w:t>định</w:t>
            </w:r>
            <w:proofErr w:type="spellEnd"/>
            <w:r>
              <w:t xml:space="preserve"> </w:t>
            </w:r>
            <w:proofErr w:type="spellStart"/>
            <w:r>
              <w:t>nghĩa</w:t>
            </w:r>
            <w:proofErr w:type="spellEnd"/>
          </w:p>
        </w:tc>
        <w:tc>
          <w:tcPr>
            <w:tcW w:w="5103" w:type="dxa"/>
          </w:tcPr>
          <w:p w:rsidR="0017270F" w:rsidRDefault="005E76C4">
            <w:r>
              <w:t xml:space="preserve">Class Constant: </w:t>
            </w:r>
            <w:proofErr w:type="spellStart"/>
            <w:r>
              <w:t>chứa</w:t>
            </w:r>
            <w:proofErr w:type="spellEnd"/>
            <w:r>
              <w:t xml:space="preserve"> </w:t>
            </w:r>
            <w:proofErr w:type="spellStart"/>
            <w:r>
              <w:t>các</w:t>
            </w:r>
            <w:proofErr w:type="spellEnd"/>
            <w:r>
              <w:t xml:space="preserve"> </w:t>
            </w:r>
            <w:proofErr w:type="spellStart"/>
            <w:r>
              <w:t>hằng</w:t>
            </w:r>
            <w:proofErr w:type="spellEnd"/>
            <w:r>
              <w:t xml:space="preserve"> </w:t>
            </w:r>
            <w:proofErr w:type="spellStart"/>
            <w:r>
              <w:t>số</w:t>
            </w:r>
            <w:proofErr w:type="spellEnd"/>
            <w:r>
              <w:t xml:space="preserve"> </w:t>
            </w:r>
          </w:p>
        </w:tc>
      </w:tr>
      <w:tr w:rsidR="0017270F">
        <w:trPr>
          <w:trHeight w:val="560"/>
        </w:trPr>
        <w:tc>
          <w:tcPr>
            <w:tcW w:w="2093" w:type="dxa"/>
            <w:vMerge/>
          </w:tcPr>
          <w:p w:rsidR="0017270F" w:rsidRDefault="0017270F">
            <w:pPr>
              <w:widowControl w:val="0"/>
              <w:pBdr>
                <w:top w:val="nil"/>
                <w:left w:val="nil"/>
                <w:bottom w:val="nil"/>
                <w:right w:val="nil"/>
                <w:between w:val="nil"/>
              </w:pBdr>
              <w:spacing w:before="0" w:after="0" w:line="276" w:lineRule="auto"/>
              <w:jc w:val="left"/>
            </w:pPr>
          </w:p>
        </w:tc>
        <w:tc>
          <w:tcPr>
            <w:tcW w:w="2410" w:type="dxa"/>
            <w:vMerge/>
          </w:tcPr>
          <w:p w:rsidR="0017270F" w:rsidRDefault="0017270F">
            <w:pPr>
              <w:widowControl w:val="0"/>
              <w:pBdr>
                <w:top w:val="nil"/>
                <w:left w:val="nil"/>
                <w:bottom w:val="nil"/>
                <w:right w:val="nil"/>
                <w:between w:val="nil"/>
              </w:pBdr>
              <w:spacing w:before="0" w:after="0" w:line="276" w:lineRule="auto"/>
              <w:jc w:val="left"/>
            </w:pPr>
          </w:p>
        </w:tc>
        <w:tc>
          <w:tcPr>
            <w:tcW w:w="5103" w:type="dxa"/>
          </w:tcPr>
          <w:p w:rsidR="0017270F" w:rsidRDefault="005E76C4">
            <w:r>
              <w:t xml:space="preserve">Class Enumeration: </w:t>
            </w:r>
            <w:proofErr w:type="spellStart"/>
            <w:r>
              <w:t>chứa</w:t>
            </w:r>
            <w:proofErr w:type="spellEnd"/>
            <w:r>
              <w:t xml:space="preserve"> </w:t>
            </w:r>
            <w:proofErr w:type="spellStart"/>
            <w:r>
              <w:t>các</w:t>
            </w:r>
            <w:proofErr w:type="spellEnd"/>
            <w:r>
              <w:t xml:space="preserve"> </w:t>
            </w:r>
            <w:proofErr w:type="spellStart"/>
            <w:r>
              <w:t>kiểu</w:t>
            </w:r>
            <w:proofErr w:type="spellEnd"/>
            <w:r>
              <w:t xml:space="preserve"> </w:t>
            </w:r>
            <w:proofErr w:type="spellStart"/>
            <w:r>
              <w:t>Enum</w:t>
            </w:r>
            <w:proofErr w:type="spellEnd"/>
            <w:r>
              <w:t xml:space="preserve"> </w:t>
            </w:r>
            <w:proofErr w:type="spellStart"/>
            <w:r>
              <w:t>như</w:t>
            </w:r>
            <w:proofErr w:type="spellEnd"/>
            <w:r>
              <w:t xml:space="preserve"> </w:t>
            </w:r>
            <w:proofErr w:type="spellStart"/>
            <w:r w:rsidR="009209E2">
              <w:t>Loại</w:t>
            </w:r>
            <w:proofErr w:type="spellEnd"/>
            <w:r w:rsidR="009209E2">
              <w:t xml:space="preserve"> </w:t>
            </w:r>
            <w:proofErr w:type="spellStart"/>
            <w:r w:rsidR="009209E2">
              <w:t>báo</w:t>
            </w:r>
            <w:proofErr w:type="spellEnd"/>
            <w:r w:rsidR="009209E2">
              <w:t xml:space="preserve"> </w:t>
            </w:r>
            <w:proofErr w:type="spellStart"/>
            <w:r w:rsidR="009209E2">
              <w:t>cáo</w:t>
            </w:r>
            <w:proofErr w:type="spellEnd"/>
          </w:p>
        </w:tc>
      </w:tr>
      <w:tr w:rsidR="0017270F">
        <w:trPr>
          <w:trHeight w:val="360"/>
        </w:trPr>
        <w:tc>
          <w:tcPr>
            <w:tcW w:w="2093" w:type="dxa"/>
          </w:tcPr>
          <w:p w:rsidR="0017270F" w:rsidRDefault="005E76C4">
            <w:r>
              <w:t>Model</w:t>
            </w:r>
          </w:p>
        </w:tc>
        <w:tc>
          <w:tcPr>
            <w:tcW w:w="2410" w:type="dxa"/>
          </w:tcPr>
          <w:p w:rsidR="0017270F" w:rsidRDefault="005E76C4">
            <w:r>
              <w:t xml:space="preserve"> </w:t>
            </w:r>
            <w:proofErr w:type="spellStart"/>
            <w:r>
              <w:t>Chứa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khuôn</w:t>
            </w:r>
            <w:proofErr w:type="spellEnd"/>
            <w:r>
              <w:t xml:space="preserve"> </w:t>
            </w:r>
            <w:proofErr w:type="spellStart"/>
            <w:r>
              <w:t>mẫu</w:t>
            </w:r>
            <w:proofErr w:type="spellEnd"/>
            <w:r>
              <w:t xml:space="preserve"> </w:t>
            </w:r>
            <w:proofErr w:type="spellStart"/>
            <w:r>
              <w:t>để</w:t>
            </w:r>
            <w:proofErr w:type="spellEnd"/>
            <w:r>
              <w:t xml:space="preserve"> </w:t>
            </w:r>
            <w:proofErr w:type="spellStart"/>
            <w:r>
              <w:t>đổ</w:t>
            </w:r>
            <w:proofErr w:type="spellEnd"/>
            <w:r>
              <w:t xml:space="preserve"> </w:t>
            </w:r>
            <w:proofErr w:type="spellStart"/>
            <w:r>
              <w:t>dữ</w:t>
            </w:r>
            <w:proofErr w:type="spellEnd"/>
            <w:r>
              <w:t xml:space="preserve"> </w:t>
            </w:r>
            <w:proofErr w:type="spellStart"/>
            <w:r>
              <w:t>liệu</w:t>
            </w:r>
            <w:proofErr w:type="spellEnd"/>
          </w:p>
        </w:tc>
        <w:tc>
          <w:tcPr>
            <w:tcW w:w="5103" w:type="dxa"/>
          </w:tcPr>
          <w:p w:rsidR="0017270F" w:rsidRDefault="005E76C4">
            <w:r>
              <w:t xml:space="preserve">Class </w:t>
            </w:r>
            <w:r w:rsidR="009209E2">
              <w:t>User</w:t>
            </w:r>
            <w:r>
              <w:t xml:space="preserve">: </w:t>
            </w:r>
            <w:proofErr w:type="spellStart"/>
            <w:r>
              <w:t>khuôn</w:t>
            </w:r>
            <w:proofErr w:type="spellEnd"/>
            <w:r>
              <w:t xml:space="preserve"> </w:t>
            </w:r>
            <w:proofErr w:type="spellStart"/>
            <w:r>
              <w:t>mẫu</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rsidR="009209E2">
              <w:t>người</w:t>
            </w:r>
            <w:proofErr w:type="spellEnd"/>
            <w:r w:rsidR="009209E2">
              <w:t xml:space="preserve"> </w:t>
            </w:r>
            <w:proofErr w:type="spellStart"/>
            <w:r w:rsidR="009209E2">
              <w:t>dùng</w:t>
            </w:r>
            <w:proofErr w:type="spellEnd"/>
          </w:p>
        </w:tc>
      </w:tr>
      <w:tr w:rsidR="0017270F">
        <w:trPr>
          <w:trHeight w:val="220"/>
        </w:trPr>
        <w:tc>
          <w:tcPr>
            <w:tcW w:w="2093" w:type="dxa"/>
          </w:tcPr>
          <w:p w:rsidR="0017270F" w:rsidRDefault="009209E2">
            <w:proofErr w:type="spellStart"/>
            <w:r>
              <w:lastRenderedPageBreak/>
              <w:t>BusinessLayer</w:t>
            </w:r>
            <w:proofErr w:type="spellEnd"/>
          </w:p>
        </w:tc>
        <w:tc>
          <w:tcPr>
            <w:tcW w:w="2410" w:type="dxa"/>
          </w:tcPr>
          <w:p w:rsidR="0017270F" w:rsidRDefault="005E76C4">
            <w:proofErr w:type="spellStart"/>
            <w:r>
              <w:t>Chứa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thực</w:t>
            </w:r>
            <w:proofErr w:type="spellEnd"/>
            <w:r>
              <w:t xml:space="preserve"> </w:t>
            </w:r>
            <w:proofErr w:type="spellStart"/>
            <w:r>
              <w:t>thi</w:t>
            </w:r>
            <w:proofErr w:type="spellEnd"/>
            <w:r>
              <w:t xml:space="preserve"> </w:t>
            </w:r>
            <w:proofErr w:type="spellStart"/>
            <w:r>
              <w:t>nghiệp</w:t>
            </w:r>
            <w:proofErr w:type="spellEnd"/>
            <w:r>
              <w:t xml:space="preserve"> </w:t>
            </w:r>
            <w:proofErr w:type="spellStart"/>
            <w:r>
              <w:t>vụ</w:t>
            </w:r>
            <w:proofErr w:type="spellEnd"/>
          </w:p>
        </w:tc>
        <w:tc>
          <w:tcPr>
            <w:tcW w:w="5103" w:type="dxa"/>
          </w:tcPr>
          <w:p w:rsidR="0017270F" w:rsidRDefault="005E76C4">
            <w:r>
              <w:t xml:space="preserve"> Class </w:t>
            </w:r>
            <w:proofErr w:type="spellStart"/>
            <w:r w:rsidR="009209E2">
              <w:t>UserBL</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cho</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rsidR="009209E2">
              <w:t>người</w:t>
            </w:r>
            <w:proofErr w:type="spellEnd"/>
            <w:r w:rsidR="009209E2">
              <w:t xml:space="preserve"> </w:t>
            </w:r>
            <w:proofErr w:type="spellStart"/>
            <w:r w:rsidR="009209E2">
              <w:t>dùng</w:t>
            </w:r>
            <w:proofErr w:type="spellEnd"/>
            <w:r>
              <w:t xml:space="preserve"> </w:t>
            </w:r>
            <w:proofErr w:type="spellStart"/>
            <w:r>
              <w:t>như</w:t>
            </w:r>
            <w:proofErr w:type="spellEnd"/>
            <w:r>
              <w:t xml:space="preserve"> </w:t>
            </w:r>
            <w:proofErr w:type="spellStart"/>
            <w:r>
              <w:t>Thêm</w:t>
            </w:r>
            <w:proofErr w:type="spellEnd"/>
            <w:r>
              <w:t xml:space="preserve">, </w:t>
            </w:r>
            <w:proofErr w:type="spellStart"/>
            <w:proofErr w:type="gramStart"/>
            <w:r>
              <w:t>sửa</w:t>
            </w:r>
            <w:proofErr w:type="spellEnd"/>
            <w:r>
              <w:t xml:space="preserve"> ,</w:t>
            </w:r>
            <w:proofErr w:type="spellStart"/>
            <w:r>
              <w:t>xóa</w:t>
            </w:r>
            <w:proofErr w:type="spellEnd"/>
            <w:proofErr w:type="gramEnd"/>
            <w:r>
              <w:t>...</w:t>
            </w:r>
          </w:p>
        </w:tc>
      </w:tr>
      <w:tr w:rsidR="0017270F">
        <w:trPr>
          <w:trHeight w:val="220"/>
        </w:trPr>
        <w:tc>
          <w:tcPr>
            <w:tcW w:w="2093" w:type="dxa"/>
            <w:vMerge w:val="restart"/>
          </w:tcPr>
          <w:p w:rsidR="0017270F" w:rsidRDefault="009209E2">
            <w:proofErr w:type="spellStart"/>
            <w:r>
              <w:t>DataAccessLayer</w:t>
            </w:r>
            <w:proofErr w:type="spellEnd"/>
          </w:p>
        </w:tc>
        <w:tc>
          <w:tcPr>
            <w:tcW w:w="2410" w:type="dxa"/>
            <w:vMerge w:val="restart"/>
          </w:tcPr>
          <w:p w:rsidR="0017270F" w:rsidRDefault="005E76C4">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truy</w:t>
            </w:r>
            <w:proofErr w:type="spellEnd"/>
            <w:r>
              <w:t xml:space="preserve"> </w:t>
            </w:r>
            <w:proofErr w:type="spellStart"/>
            <w:r>
              <w:t>vấn</w:t>
            </w:r>
            <w:proofErr w:type="spellEnd"/>
            <w:r>
              <w:t xml:space="preserve"> </w:t>
            </w:r>
            <w:proofErr w:type="spellStart"/>
            <w:r>
              <w:t>để</w:t>
            </w:r>
            <w:proofErr w:type="spellEnd"/>
            <w:r>
              <w:t xml:space="preserve"> </w:t>
            </w:r>
          </w:p>
        </w:tc>
        <w:tc>
          <w:tcPr>
            <w:tcW w:w="5103" w:type="dxa"/>
          </w:tcPr>
          <w:p w:rsidR="0017270F" w:rsidRDefault="005E76C4">
            <w:proofErr w:type="spellStart"/>
            <w:r>
              <w:t>DatabaseAccess</w:t>
            </w:r>
            <w:proofErr w:type="spellEnd"/>
            <w:r>
              <w:t xml:space="preserve">: </w:t>
            </w:r>
            <w:proofErr w:type="spellStart"/>
            <w:r>
              <w:t>Chứa</w:t>
            </w:r>
            <w:proofErr w:type="spellEnd"/>
            <w:r>
              <w:t xml:space="preserve"> </w:t>
            </w:r>
            <w:proofErr w:type="spellStart"/>
            <w:r>
              <w:t>các</w:t>
            </w:r>
            <w:proofErr w:type="spellEnd"/>
            <w:r>
              <w:t xml:space="preserve"> class </w:t>
            </w:r>
            <w:proofErr w:type="spellStart"/>
            <w:r>
              <w:t>thực</w:t>
            </w:r>
            <w:proofErr w:type="spellEnd"/>
            <w:r>
              <w:t xml:space="preserve"> </w:t>
            </w:r>
            <w:proofErr w:type="spellStart"/>
            <w:r>
              <w:t>thi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tới</w:t>
            </w:r>
            <w:proofErr w:type="spellEnd"/>
            <w:r>
              <w:t xml:space="preserve"> database</w:t>
            </w:r>
          </w:p>
        </w:tc>
      </w:tr>
      <w:tr w:rsidR="0017270F">
        <w:trPr>
          <w:trHeight w:val="220"/>
        </w:trPr>
        <w:tc>
          <w:tcPr>
            <w:tcW w:w="2093" w:type="dxa"/>
            <w:vMerge/>
          </w:tcPr>
          <w:p w:rsidR="0017270F" w:rsidRDefault="0017270F">
            <w:pPr>
              <w:widowControl w:val="0"/>
              <w:pBdr>
                <w:top w:val="nil"/>
                <w:left w:val="nil"/>
                <w:bottom w:val="nil"/>
                <w:right w:val="nil"/>
                <w:between w:val="nil"/>
              </w:pBdr>
              <w:spacing w:before="0" w:after="0" w:line="276" w:lineRule="auto"/>
              <w:jc w:val="left"/>
            </w:pPr>
          </w:p>
        </w:tc>
        <w:tc>
          <w:tcPr>
            <w:tcW w:w="2410" w:type="dxa"/>
            <w:vMerge/>
          </w:tcPr>
          <w:p w:rsidR="0017270F" w:rsidRDefault="0017270F">
            <w:pPr>
              <w:widowControl w:val="0"/>
              <w:pBdr>
                <w:top w:val="nil"/>
                <w:left w:val="nil"/>
                <w:bottom w:val="nil"/>
                <w:right w:val="nil"/>
                <w:between w:val="nil"/>
              </w:pBdr>
              <w:spacing w:before="0" w:after="0" w:line="276" w:lineRule="auto"/>
              <w:jc w:val="left"/>
            </w:pPr>
          </w:p>
        </w:tc>
        <w:tc>
          <w:tcPr>
            <w:tcW w:w="5103" w:type="dxa"/>
          </w:tcPr>
          <w:p w:rsidR="0017270F" w:rsidRDefault="005E76C4">
            <w:proofErr w:type="spellStart"/>
            <w:r>
              <w:t>Base</w:t>
            </w:r>
            <w:r w:rsidR="009209E2">
              <w:t>DL</w:t>
            </w:r>
            <w:proofErr w:type="spellEnd"/>
            <w:r>
              <w:t xml:space="preserve">: </w:t>
            </w:r>
            <w:proofErr w:type="spellStart"/>
            <w:r>
              <w:t>chứa</w:t>
            </w:r>
            <w:proofErr w:type="spellEnd"/>
            <w:r>
              <w:t xml:space="preserve"> </w:t>
            </w:r>
            <w:proofErr w:type="spellStart"/>
            <w:r>
              <w:t>các</w:t>
            </w:r>
            <w:proofErr w:type="spellEnd"/>
            <w:r>
              <w:t xml:space="preserve"> class </w:t>
            </w:r>
            <w:proofErr w:type="spellStart"/>
            <w:r>
              <w:t>thực</w:t>
            </w:r>
            <w:proofErr w:type="spellEnd"/>
            <w:r>
              <w:t xml:space="preserve"> </w:t>
            </w:r>
            <w:proofErr w:type="spellStart"/>
            <w:r>
              <w:t>thi</w:t>
            </w:r>
            <w:proofErr w:type="spellEnd"/>
            <w:r>
              <w:t xml:space="preserve"> </w:t>
            </w:r>
            <w:proofErr w:type="spellStart"/>
            <w:r>
              <w:t>truy</w:t>
            </w:r>
            <w:proofErr w:type="spellEnd"/>
            <w:r>
              <w:t xml:space="preserve"> </w:t>
            </w:r>
            <w:proofErr w:type="spellStart"/>
            <w:r>
              <w:t>vấn</w:t>
            </w:r>
            <w:proofErr w:type="spellEnd"/>
            <w:r>
              <w:t xml:space="preserve"> </w:t>
            </w:r>
            <w:proofErr w:type="spellStart"/>
            <w:r>
              <w:t>chung</w:t>
            </w:r>
            <w:proofErr w:type="spellEnd"/>
            <w:r>
              <w:t xml:space="preserve"> </w:t>
            </w:r>
          </w:p>
        </w:tc>
      </w:tr>
    </w:tbl>
    <w:p w:rsidR="0017270F" w:rsidRDefault="0017270F"/>
    <w:p w:rsidR="0017270F" w:rsidRDefault="005E76C4">
      <w:pPr>
        <w:pStyle w:val="u3"/>
        <w:numPr>
          <w:ilvl w:val="2"/>
          <w:numId w:val="10"/>
        </w:numPr>
      </w:pPr>
      <w:bookmarkStart w:id="228" w:name="_2nusc19" w:colFirst="0" w:colLast="0"/>
      <w:bookmarkEnd w:id="228"/>
      <w:proofErr w:type="spellStart"/>
      <w:r>
        <w:t>Thiết</w:t>
      </w:r>
      <w:proofErr w:type="spellEnd"/>
      <w:r>
        <w:t xml:space="preserve"> </w:t>
      </w:r>
      <w:proofErr w:type="spellStart"/>
      <w:r>
        <w:t>kế</w:t>
      </w:r>
      <w:proofErr w:type="spellEnd"/>
      <w:r>
        <w:t xml:space="preserve"> </w:t>
      </w:r>
      <w:proofErr w:type="spellStart"/>
      <w:r>
        <w:t>tổng</w:t>
      </w:r>
      <w:proofErr w:type="spellEnd"/>
      <w:r>
        <w:t xml:space="preserve"> </w:t>
      </w:r>
      <w:proofErr w:type="spellStart"/>
      <w:r>
        <w:t>quan</w:t>
      </w:r>
      <w:proofErr w:type="spellEnd"/>
    </w:p>
    <w:p w:rsidR="00AF4917" w:rsidRPr="00AF4917" w:rsidRDefault="00AF4917" w:rsidP="00AF4917"/>
    <w:p w:rsidR="0017270F" w:rsidRDefault="00AF4917">
      <w:pPr>
        <w:keepNext/>
      </w:pPr>
      <w:r>
        <w:rPr>
          <w:noProof/>
        </w:rPr>
        <w:drawing>
          <wp:inline distT="0" distB="0" distL="0" distR="0" wp14:anchorId="4807C017" wp14:editId="6C9A93F7">
            <wp:extent cx="5575935" cy="3558540"/>
            <wp:effectExtent l="0" t="0" r="5715" b="381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5935" cy="3558540"/>
                    </a:xfrm>
                    <a:prstGeom prst="rect">
                      <a:avLst/>
                    </a:prstGeom>
                  </pic:spPr>
                </pic:pic>
              </a:graphicData>
            </a:graphic>
          </wp:inline>
        </w:drawing>
      </w:r>
    </w:p>
    <w:p w:rsidR="0017270F" w:rsidRDefault="005E76C4">
      <w:pPr>
        <w:jc w:val="center"/>
        <w:rPr>
          <w:color w:val="000000"/>
          <w:sz w:val="24"/>
          <w:szCs w:val="24"/>
        </w:rPr>
        <w:pPrChange w:id="229" w:author="BUI Mai Anh" w:date="2018-05-28T02:05:00Z">
          <w:pPr>
            <w:pBdr>
              <w:top w:val="nil"/>
              <w:left w:val="nil"/>
              <w:bottom w:val="nil"/>
              <w:right w:val="nil"/>
              <w:between w:val="nil"/>
            </w:pBdr>
          </w:pPr>
        </w:pPrChange>
      </w:pPr>
      <w:bookmarkStart w:id="230" w:name="_1302m92" w:colFirst="0" w:colLast="0"/>
      <w:bookmarkEnd w:id="230"/>
      <w:proofErr w:type="spellStart"/>
      <w:r>
        <w:rPr>
          <w:color w:val="000000"/>
          <w:sz w:val="24"/>
          <w:szCs w:val="24"/>
        </w:rPr>
        <w:t>Hình</w:t>
      </w:r>
      <w:proofErr w:type="spellEnd"/>
      <w:r>
        <w:rPr>
          <w:color w:val="000000"/>
          <w:sz w:val="24"/>
          <w:szCs w:val="24"/>
        </w:rPr>
        <w:t xml:space="preserve"> 26 Package diagram</w:t>
      </w:r>
    </w:p>
    <w:p w:rsidR="0017270F" w:rsidRDefault="005E76C4">
      <w:pPr>
        <w:pStyle w:val="u3"/>
        <w:numPr>
          <w:ilvl w:val="2"/>
          <w:numId w:val="10"/>
        </w:numPr>
      </w:pPr>
      <w:bookmarkStart w:id="231" w:name="_3mzq4wv" w:colFirst="0" w:colLast="0"/>
      <w:bookmarkEnd w:id="231"/>
      <w:proofErr w:type="spellStart"/>
      <w:r>
        <w:lastRenderedPageBreak/>
        <w:t>Thiết</w:t>
      </w:r>
      <w:proofErr w:type="spellEnd"/>
      <w:r>
        <w:t xml:space="preserve"> </w:t>
      </w:r>
      <w:proofErr w:type="spellStart"/>
      <w:r>
        <w:t>kế</w:t>
      </w:r>
      <w:proofErr w:type="spellEnd"/>
      <w:r>
        <w:t xml:space="preserve"> chi </w:t>
      </w:r>
      <w:proofErr w:type="spellStart"/>
      <w:r>
        <w:t>tiết</w:t>
      </w:r>
      <w:proofErr w:type="spellEnd"/>
      <w:r>
        <w:t xml:space="preserve"> </w:t>
      </w:r>
      <w:proofErr w:type="spellStart"/>
      <w:r>
        <w:t>gói</w:t>
      </w:r>
      <w:proofErr w:type="spellEnd"/>
    </w:p>
    <w:p w:rsidR="0017270F" w:rsidRDefault="006E5D1D">
      <w:pPr>
        <w:keepNext/>
      </w:pPr>
      <w:r>
        <w:rPr>
          <w:noProof/>
        </w:rPr>
        <w:drawing>
          <wp:inline distT="0" distB="0" distL="0" distR="0" wp14:anchorId="560905FA" wp14:editId="116C436D">
            <wp:extent cx="5575935" cy="4080510"/>
            <wp:effectExtent l="0" t="0" r="5715"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5935" cy="4080510"/>
                    </a:xfrm>
                    <a:prstGeom prst="rect">
                      <a:avLst/>
                    </a:prstGeom>
                  </pic:spPr>
                </pic:pic>
              </a:graphicData>
            </a:graphic>
          </wp:inline>
        </w:drawing>
      </w:r>
    </w:p>
    <w:p w:rsidR="0017270F" w:rsidRDefault="005E76C4">
      <w:pPr>
        <w:jc w:val="center"/>
        <w:rPr>
          <w:color w:val="000000"/>
          <w:sz w:val="24"/>
          <w:szCs w:val="24"/>
        </w:rPr>
        <w:pPrChange w:id="232" w:author="BUI Mai Anh" w:date="2018-05-28T02:05:00Z">
          <w:pPr>
            <w:pBdr>
              <w:top w:val="nil"/>
              <w:left w:val="nil"/>
              <w:bottom w:val="nil"/>
              <w:right w:val="nil"/>
              <w:between w:val="nil"/>
            </w:pBdr>
          </w:pPr>
        </w:pPrChange>
      </w:pPr>
      <w:bookmarkStart w:id="233" w:name="_2250f4o" w:colFirst="0" w:colLast="0"/>
      <w:bookmarkEnd w:id="233"/>
      <w:proofErr w:type="spellStart"/>
      <w:r>
        <w:rPr>
          <w:color w:val="000000"/>
          <w:sz w:val="24"/>
          <w:szCs w:val="24"/>
        </w:rPr>
        <w:t>Hình</w:t>
      </w:r>
      <w:proofErr w:type="spellEnd"/>
      <w:r>
        <w:rPr>
          <w:color w:val="000000"/>
          <w:sz w:val="24"/>
          <w:szCs w:val="24"/>
        </w:rPr>
        <w:t xml:space="preserve"> 27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chi </w:t>
      </w:r>
      <w:proofErr w:type="spellStart"/>
      <w:r>
        <w:rPr>
          <w:color w:val="000000"/>
          <w:sz w:val="24"/>
          <w:szCs w:val="24"/>
        </w:rPr>
        <w:t>tiết</w:t>
      </w:r>
      <w:proofErr w:type="spellEnd"/>
      <w:r>
        <w:rPr>
          <w:color w:val="000000"/>
          <w:sz w:val="24"/>
          <w:szCs w:val="24"/>
        </w:rPr>
        <w:t xml:space="preserve"> package Controller, Model </w:t>
      </w:r>
      <w:proofErr w:type="spellStart"/>
      <w:r>
        <w:rPr>
          <w:color w:val="000000"/>
          <w:sz w:val="24"/>
          <w:szCs w:val="24"/>
        </w:rPr>
        <w:t>và</w:t>
      </w:r>
      <w:proofErr w:type="spellEnd"/>
      <w:r>
        <w:rPr>
          <w:color w:val="000000"/>
          <w:sz w:val="24"/>
          <w:szCs w:val="24"/>
        </w:rPr>
        <w:t xml:space="preserve"> Common</w:t>
      </w:r>
    </w:p>
    <w:p w:rsidR="0017270F" w:rsidRDefault="00AD65B6">
      <w:pPr>
        <w:keepNext/>
      </w:pPr>
      <w:r>
        <w:rPr>
          <w:noProof/>
        </w:rPr>
        <w:lastRenderedPageBreak/>
        <w:drawing>
          <wp:inline distT="0" distB="0" distL="0" distR="0" wp14:anchorId="3748F9C8" wp14:editId="3718D0D4">
            <wp:extent cx="4219575" cy="5029200"/>
            <wp:effectExtent l="0" t="0" r="9525"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9575" cy="5029200"/>
                    </a:xfrm>
                    <a:prstGeom prst="rect">
                      <a:avLst/>
                    </a:prstGeom>
                  </pic:spPr>
                </pic:pic>
              </a:graphicData>
            </a:graphic>
          </wp:inline>
        </w:drawing>
      </w:r>
    </w:p>
    <w:p w:rsidR="0017270F" w:rsidRDefault="005E76C4">
      <w:pPr>
        <w:jc w:val="center"/>
        <w:rPr>
          <w:color w:val="000000"/>
          <w:sz w:val="24"/>
          <w:szCs w:val="24"/>
        </w:rPr>
        <w:pPrChange w:id="234" w:author="BUI Mai Anh" w:date="2018-05-28T02:05:00Z">
          <w:pPr>
            <w:pBdr>
              <w:top w:val="nil"/>
              <w:left w:val="nil"/>
              <w:bottom w:val="nil"/>
              <w:right w:val="nil"/>
              <w:between w:val="nil"/>
            </w:pBdr>
          </w:pPr>
        </w:pPrChange>
      </w:pPr>
      <w:bookmarkStart w:id="235" w:name="_haapch" w:colFirst="0" w:colLast="0"/>
      <w:bookmarkEnd w:id="235"/>
      <w:proofErr w:type="spellStart"/>
      <w:r>
        <w:rPr>
          <w:color w:val="000000"/>
          <w:sz w:val="24"/>
          <w:szCs w:val="24"/>
        </w:rPr>
        <w:t>Hình</w:t>
      </w:r>
      <w:proofErr w:type="spellEnd"/>
      <w:r>
        <w:rPr>
          <w:color w:val="000000"/>
          <w:sz w:val="24"/>
          <w:szCs w:val="24"/>
        </w:rPr>
        <w:t xml:space="preserve"> 28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chi </w:t>
      </w:r>
      <w:proofErr w:type="spellStart"/>
      <w:r>
        <w:rPr>
          <w:color w:val="000000"/>
          <w:sz w:val="24"/>
          <w:szCs w:val="24"/>
        </w:rPr>
        <w:t>tiết</w:t>
      </w:r>
      <w:proofErr w:type="spellEnd"/>
      <w:r>
        <w:rPr>
          <w:color w:val="000000"/>
          <w:sz w:val="24"/>
          <w:szCs w:val="24"/>
        </w:rPr>
        <w:t xml:space="preserve"> package </w:t>
      </w:r>
      <w:r w:rsidR="00AD65B6">
        <w:rPr>
          <w:color w:val="000000"/>
          <w:sz w:val="24"/>
          <w:szCs w:val="24"/>
        </w:rPr>
        <w:t xml:space="preserve">Business </w:t>
      </w:r>
      <w:proofErr w:type="spellStart"/>
      <w:r w:rsidR="00AD65B6">
        <w:rPr>
          <w:color w:val="000000"/>
          <w:sz w:val="24"/>
          <w:szCs w:val="24"/>
        </w:rPr>
        <w:t>và</w:t>
      </w:r>
      <w:proofErr w:type="spellEnd"/>
      <w:r w:rsidR="00AD65B6">
        <w:rPr>
          <w:color w:val="000000"/>
          <w:sz w:val="24"/>
          <w:szCs w:val="24"/>
        </w:rPr>
        <w:t xml:space="preserve"> </w:t>
      </w:r>
      <w:proofErr w:type="spellStart"/>
      <w:r w:rsidR="00AD65B6">
        <w:rPr>
          <w:color w:val="000000"/>
          <w:sz w:val="24"/>
          <w:szCs w:val="24"/>
        </w:rPr>
        <w:t>DataAccess</w:t>
      </w:r>
      <w:proofErr w:type="spellEnd"/>
    </w:p>
    <w:p w:rsidR="0017270F" w:rsidRDefault="005E76C4">
      <w:proofErr w:type="spellStart"/>
      <w:r>
        <w:t>Base</w:t>
      </w:r>
      <w:r w:rsidR="00AD65B6">
        <w:t>B</w:t>
      </w:r>
      <w:r>
        <w:t>L</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thực</w:t>
      </w:r>
      <w:proofErr w:type="spellEnd"/>
      <w:r>
        <w:t xml:space="preserve"> </w:t>
      </w:r>
      <w:proofErr w:type="spellStart"/>
      <w:r>
        <w:t>thi</w:t>
      </w:r>
      <w:proofErr w:type="spellEnd"/>
      <w:r>
        <w:t xml:space="preserve"> </w:t>
      </w:r>
      <w:r w:rsidR="00AD65B6">
        <w:t xml:space="preserve">Logic </w:t>
      </w:r>
      <w:proofErr w:type="spellStart"/>
      <w:r w:rsidR="00AD65B6">
        <w:t>chung</w:t>
      </w:r>
      <w:proofErr w:type="spellEnd"/>
      <w:r w:rsidR="00AD65B6">
        <w:t>.</w:t>
      </w:r>
    </w:p>
    <w:p w:rsidR="0017270F" w:rsidRDefault="00AD65B6">
      <w:proofErr w:type="spellStart"/>
      <w:r>
        <w:t>BaseDL</w:t>
      </w:r>
      <w:proofErr w:type="spellEnd"/>
      <w:r w:rsidR="005E76C4">
        <w:t xml:space="preserve">: </w:t>
      </w:r>
      <w:proofErr w:type="spellStart"/>
      <w:r w:rsidR="005E76C4">
        <w:t>Chứa</w:t>
      </w:r>
      <w:proofErr w:type="spellEnd"/>
      <w:r w:rsidR="005E76C4">
        <w:t xml:space="preserve"> </w:t>
      </w:r>
      <w:proofErr w:type="spellStart"/>
      <w:r w:rsidR="005E76C4">
        <w:t>các</w:t>
      </w:r>
      <w:proofErr w:type="spellEnd"/>
      <w:r w:rsidR="005E76C4">
        <w:t xml:space="preserve"> </w:t>
      </w:r>
      <w:proofErr w:type="spellStart"/>
      <w:r w:rsidR="005E76C4">
        <w:t>phương</w:t>
      </w:r>
      <w:proofErr w:type="spellEnd"/>
      <w:r w:rsidR="005E76C4">
        <w:t xml:space="preserve"> </w:t>
      </w:r>
      <w:proofErr w:type="spellStart"/>
      <w:r w:rsidR="005E76C4">
        <w:t>thức</w:t>
      </w:r>
      <w:proofErr w:type="spellEnd"/>
      <w:r w:rsidR="005E76C4">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truy</w:t>
      </w:r>
      <w:proofErr w:type="spellEnd"/>
      <w:r>
        <w:t xml:space="preserve"> </w:t>
      </w:r>
      <w:proofErr w:type="spellStart"/>
      <w:r>
        <w:t>vấn</w:t>
      </w:r>
      <w:proofErr w:type="spellEnd"/>
      <w:r>
        <w:t xml:space="preserve">, </w:t>
      </w:r>
      <w:proofErr w:type="spellStart"/>
      <w:r>
        <w:t>xử</w:t>
      </w:r>
      <w:proofErr w:type="spellEnd"/>
      <w:r>
        <w:t xml:space="preserve"> </w:t>
      </w:r>
      <w:proofErr w:type="spellStart"/>
      <w:r>
        <w:t>lý</w:t>
      </w:r>
      <w:proofErr w:type="spellEnd"/>
      <w:r>
        <w:t xml:space="preserve"> </w:t>
      </w:r>
      <w:proofErr w:type="spellStart"/>
      <w:r>
        <w:t>tham</w:t>
      </w:r>
      <w:proofErr w:type="spellEnd"/>
      <w:r>
        <w:t xml:space="preserve"> </w:t>
      </w:r>
      <w:proofErr w:type="spellStart"/>
      <w:r>
        <w:t>số</w:t>
      </w:r>
      <w:proofErr w:type="spellEnd"/>
      <w:r>
        <w:t xml:space="preserve"> </w:t>
      </w:r>
      <w:proofErr w:type="spellStart"/>
      <w:r>
        <w:t>truyền</w:t>
      </w:r>
      <w:proofErr w:type="spellEnd"/>
      <w:r>
        <w:t xml:space="preserve"> </w:t>
      </w:r>
      <w:proofErr w:type="spellStart"/>
      <w:r>
        <w:t>vào</w:t>
      </w:r>
      <w:proofErr w:type="spellEnd"/>
      <w:r>
        <w:t xml:space="preserve"> </w:t>
      </w:r>
      <w:proofErr w:type="spellStart"/>
      <w:r>
        <w:t>Thủ</w:t>
      </w:r>
      <w:proofErr w:type="spellEnd"/>
      <w:r>
        <w:t xml:space="preserve"> </w:t>
      </w:r>
      <w:proofErr w:type="spellStart"/>
      <w:r>
        <w:t>tục</w:t>
      </w:r>
      <w:proofErr w:type="spellEnd"/>
      <w:r>
        <w:t xml:space="preserve"> ở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rsidR="0017270F" w:rsidRDefault="005E76C4">
      <w:proofErr w:type="spellStart"/>
      <w:r>
        <w:t>Data</w:t>
      </w:r>
      <w:r w:rsidR="00AD65B6">
        <w:t>Access</w:t>
      </w:r>
      <w:proofErr w:type="spellEnd"/>
      <w:r>
        <w:t xml:space="preserve">: </w:t>
      </w:r>
      <w:proofErr w:type="spellStart"/>
      <w:r w:rsidR="00AD65B6">
        <w:t>xử</w:t>
      </w:r>
      <w:proofErr w:type="spellEnd"/>
      <w:r w:rsidR="00AD65B6">
        <w:t xml:space="preserve"> </w:t>
      </w:r>
      <w:proofErr w:type="spellStart"/>
      <w:r w:rsidR="00AD65B6">
        <w:t>lý</w:t>
      </w:r>
      <w:proofErr w:type="spellEnd"/>
      <w:r w:rsidR="00AD65B6">
        <w:t xml:space="preserve"> </w:t>
      </w:r>
      <w:proofErr w:type="spellStart"/>
      <w:r w:rsidR="00AD65B6">
        <w:t>việc</w:t>
      </w:r>
      <w:proofErr w:type="spellEnd"/>
      <w:r w:rsidR="00AD65B6">
        <w:t xml:space="preserve"> </w:t>
      </w:r>
      <w:proofErr w:type="spellStart"/>
      <w:r w:rsidR="00AD65B6">
        <w:t>kết</w:t>
      </w:r>
      <w:proofErr w:type="spellEnd"/>
      <w:r w:rsidR="00AD65B6">
        <w:t xml:space="preserve"> </w:t>
      </w:r>
      <w:proofErr w:type="spellStart"/>
      <w:r w:rsidR="00AD65B6">
        <w:t>nối</w:t>
      </w:r>
      <w:proofErr w:type="spellEnd"/>
      <w:r w:rsidR="00AD65B6">
        <w:t xml:space="preserve"> </w:t>
      </w:r>
      <w:proofErr w:type="spellStart"/>
      <w:r w:rsidR="00AD65B6">
        <w:t>xử</w:t>
      </w:r>
      <w:proofErr w:type="spellEnd"/>
      <w:r w:rsidR="00AD65B6">
        <w:t xml:space="preserve"> </w:t>
      </w:r>
      <w:proofErr w:type="spellStart"/>
      <w:r w:rsidR="00AD65B6">
        <w:t>lý</w:t>
      </w:r>
      <w:proofErr w:type="spellEnd"/>
      <w:r w:rsidR="00AD65B6">
        <w:t xml:space="preserve"> transaction </w:t>
      </w:r>
      <w:proofErr w:type="spellStart"/>
      <w:r w:rsidR="00AD65B6">
        <w:t>trong</w:t>
      </w:r>
      <w:proofErr w:type="spellEnd"/>
      <w:r w:rsidR="00AD65B6">
        <w:t xml:space="preserve"> </w:t>
      </w:r>
      <w:proofErr w:type="spellStart"/>
      <w:r w:rsidR="00AD65B6">
        <w:t>quá</w:t>
      </w:r>
      <w:proofErr w:type="spellEnd"/>
      <w:r w:rsidR="00AD65B6">
        <w:t xml:space="preserve"> </w:t>
      </w:r>
      <w:proofErr w:type="spellStart"/>
      <w:r w:rsidR="00AD65B6">
        <w:t>trình</w:t>
      </w:r>
      <w:proofErr w:type="spellEnd"/>
      <w:r w:rsidR="00AD65B6">
        <w:t xml:space="preserve"> </w:t>
      </w:r>
      <w:proofErr w:type="spellStart"/>
      <w:r w:rsidR="00AD65B6">
        <w:t>trao</w:t>
      </w:r>
      <w:proofErr w:type="spellEnd"/>
      <w:r w:rsidR="00AD65B6">
        <w:t xml:space="preserve"> </w:t>
      </w:r>
      <w:proofErr w:type="spellStart"/>
      <w:r w:rsidR="00AD65B6">
        <w:t>đổi</w:t>
      </w:r>
      <w:proofErr w:type="spellEnd"/>
      <w:r w:rsidR="00AD65B6">
        <w:t xml:space="preserve"> </w:t>
      </w:r>
      <w:proofErr w:type="spellStart"/>
      <w:r w:rsidR="00AD65B6">
        <w:t>dữ</w:t>
      </w:r>
      <w:proofErr w:type="spellEnd"/>
      <w:r w:rsidR="00AD65B6">
        <w:t xml:space="preserve"> </w:t>
      </w:r>
      <w:proofErr w:type="spellStart"/>
      <w:r w:rsidR="00AD65B6">
        <w:t>liệu</w:t>
      </w:r>
      <w:proofErr w:type="spellEnd"/>
      <w:r w:rsidR="00AD65B6">
        <w:t>.</w:t>
      </w:r>
    </w:p>
    <w:p w:rsidR="0017270F" w:rsidRDefault="005E76C4">
      <w:pPr>
        <w:pStyle w:val="u2"/>
        <w:numPr>
          <w:ilvl w:val="1"/>
          <w:numId w:val="10"/>
        </w:numPr>
      </w:pPr>
      <w:bookmarkStart w:id="236" w:name="_319y80a" w:colFirst="0" w:colLast="0"/>
      <w:bookmarkEnd w:id="236"/>
      <w:proofErr w:type="spellStart"/>
      <w:r>
        <w:t>Thiết</w:t>
      </w:r>
      <w:proofErr w:type="spellEnd"/>
      <w:r>
        <w:t xml:space="preserve"> </w:t>
      </w:r>
      <w:proofErr w:type="spellStart"/>
      <w:r>
        <w:t>kế</w:t>
      </w:r>
      <w:proofErr w:type="spellEnd"/>
      <w:r>
        <w:t xml:space="preserve"> chi </w:t>
      </w:r>
      <w:proofErr w:type="spellStart"/>
      <w:r>
        <w:t>tiết</w:t>
      </w:r>
      <w:proofErr w:type="spellEnd"/>
    </w:p>
    <w:p w:rsidR="0017270F" w:rsidRDefault="005E76C4">
      <w:pPr>
        <w:pStyle w:val="u3"/>
        <w:numPr>
          <w:ilvl w:val="2"/>
          <w:numId w:val="10"/>
        </w:numPr>
      </w:pPr>
      <w:bookmarkStart w:id="237" w:name="_1gf8i83" w:colFirst="0" w:colLast="0"/>
      <w:bookmarkEnd w:id="237"/>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p>
    <w:p w:rsidR="0017270F" w:rsidRDefault="005E76C4">
      <w:proofErr w:type="spellStart"/>
      <w:r>
        <w:t>Giao</w:t>
      </w:r>
      <w:proofErr w:type="spellEnd"/>
      <w:r>
        <w:t xml:space="preserve"> </w:t>
      </w:r>
      <w:proofErr w:type="spellStart"/>
      <w:r>
        <w:t>diện</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web. </w:t>
      </w:r>
      <w:proofErr w:type="spellStart"/>
      <w:r>
        <w:t>Vì</w:t>
      </w:r>
      <w:proofErr w:type="spellEnd"/>
      <w:r>
        <w:t xml:space="preserve">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nên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cần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gọn</w:t>
      </w:r>
      <w:proofErr w:type="spellEnd"/>
      <w:r>
        <w:t xml:space="preserve"> </w:t>
      </w:r>
      <w:proofErr w:type="spellStart"/>
      <w:r>
        <w:t>gàng</w:t>
      </w:r>
      <w:proofErr w:type="spellEnd"/>
      <w:r>
        <w:t xml:space="preserve"> </w:t>
      </w:r>
      <w:proofErr w:type="spellStart"/>
      <w:r>
        <w:t>và</w:t>
      </w:r>
      <w:proofErr w:type="spellEnd"/>
      <w:r>
        <w:t xml:space="preserve"> </w:t>
      </w:r>
      <w:proofErr w:type="spellStart"/>
      <w:r>
        <w:t>tiện</w:t>
      </w:r>
      <w:proofErr w:type="spellEnd"/>
      <w:r>
        <w:t xml:space="preserve"> </w:t>
      </w:r>
      <w:proofErr w:type="spellStart"/>
      <w:r>
        <w:t>ích</w:t>
      </w:r>
      <w:proofErr w:type="spellEnd"/>
      <w:r>
        <w:t xml:space="preserve">. </w:t>
      </w:r>
    </w:p>
    <w:p w:rsidR="0017270F" w:rsidRDefault="005E76C4">
      <w:proofErr w:type="spellStart"/>
      <w:r>
        <w:lastRenderedPageBreak/>
        <w:t>Nền</w:t>
      </w:r>
      <w:proofErr w:type="spellEnd"/>
      <w:r>
        <w:t xml:space="preserve"> </w:t>
      </w:r>
      <w:proofErr w:type="spellStart"/>
      <w:r>
        <w:t>tảng</w:t>
      </w:r>
      <w:proofErr w:type="spellEnd"/>
      <w:r>
        <w:t xml:space="preserve"> </w:t>
      </w:r>
      <w:proofErr w:type="spellStart"/>
      <w:r>
        <w:t>chính</w:t>
      </w:r>
      <w:proofErr w:type="spellEnd"/>
      <w:r>
        <w:t xml:space="preserve"> </w:t>
      </w:r>
      <w:proofErr w:type="spellStart"/>
      <w:r>
        <w:t>là</w:t>
      </w:r>
      <w:proofErr w:type="spellEnd"/>
      <w:r>
        <w:t xml:space="preserve"> website </w:t>
      </w:r>
      <w:proofErr w:type="spellStart"/>
      <w:r>
        <w:t>trên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để</w:t>
      </w:r>
      <w:proofErr w:type="spellEnd"/>
      <w:r>
        <w:t xml:space="preserve"> </w:t>
      </w:r>
      <w:proofErr w:type="spellStart"/>
      <w:r>
        <w:t>bàn</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tối</w:t>
      </w:r>
      <w:proofErr w:type="spellEnd"/>
      <w:r>
        <w:t xml:space="preserve"> </w:t>
      </w:r>
      <w:proofErr w:type="spellStart"/>
      <w:r>
        <w:t>thiểu</w:t>
      </w:r>
      <w:proofErr w:type="spellEnd"/>
      <w:r>
        <w:t xml:space="preserve"> 1024x768. </w:t>
      </w:r>
      <w:proofErr w:type="spellStart"/>
      <w:r>
        <w:t>Giao</w:t>
      </w:r>
      <w:proofErr w:type="spellEnd"/>
      <w:r>
        <w:t xml:space="preserve"> </w:t>
      </w:r>
      <w:proofErr w:type="spellStart"/>
      <w:r>
        <w:t>diện</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reponsive</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kích</w:t>
      </w:r>
      <w:proofErr w:type="spellEnd"/>
      <w:r>
        <w:t xml:space="preserve"> </w:t>
      </w:r>
      <w:proofErr w:type="spellStart"/>
      <w:r>
        <w:t>cỡ</w:t>
      </w:r>
      <w:proofErr w:type="spellEnd"/>
      <w:r>
        <w:t xml:space="preserve"> </w:t>
      </w:r>
      <w:proofErr w:type="spellStart"/>
      <w:r>
        <w:t>màn</w:t>
      </w:r>
      <w:proofErr w:type="spellEnd"/>
      <w:r>
        <w:t xml:space="preserve"> </w:t>
      </w:r>
      <w:proofErr w:type="spellStart"/>
      <w:r>
        <w:t>hình</w:t>
      </w:r>
      <w:proofErr w:type="spellEnd"/>
      <w:r>
        <w:t xml:space="preserve"> </w:t>
      </w:r>
      <w:proofErr w:type="spellStart"/>
      <w:r>
        <w:t>khác</w:t>
      </w:r>
      <w:proofErr w:type="spellEnd"/>
      <w:r>
        <w:t xml:space="preserve"> </w:t>
      </w:r>
      <w:proofErr w:type="spellStart"/>
      <w:r>
        <w:t>nhau</w:t>
      </w:r>
      <w:proofErr w:type="spellEnd"/>
      <w:r>
        <w:t>.</w:t>
      </w:r>
    </w:p>
    <w:p w:rsidR="0017270F" w:rsidRDefault="0033209A">
      <w:pPr>
        <w:keepNext/>
      </w:pPr>
      <w:r>
        <w:rPr>
          <w:noProof/>
        </w:rPr>
        <w:drawing>
          <wp:inline distT="0" distB="0" distL="0" distR="0" wp14:anchorId="2D1C89B9" wp14:editId="3CCE5CF6">
            <wp:extent cx="5419725" cy="4505325"/>
            <wp:effectExtent l="0" t="0" r="9525" b="952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9725" cy="4505325"/>
                    </a:xfrm>
                    <a:prstGeom prst="rect">
                      <a:avLst/>
                    </a:prstGeom>
                  </pic:spPr>
                </pic:pic>
              </a:graphicData>
            </a:graphic>
          </wp:inline>
        </w:drawing>
      </w:r>
    </w:p>
    <w:p w:rsidR="0017270F" w:rsidRDefault="005E76C4">
      <w:pPr>
        <w:jc w:val="center"/>
        <w:pPrChange w:id="238" w:author="BUI Mai Anh" w:date="2018-05-28T02:05:00Z">
          <w:pPr/>
        </w:pPrChange>
      </w:pPr>
      <w:bookmarkStart w:id="239" w:name="_40ew0vw" w:colFirst="0" w:colLast="0"/>
      <w:bookmarkEnd w:id="239"/>
      <w:proofErr w:type="spellStart"/>
      <w:r>
        <w:t>Hình</w:t>
      </w:r>
      <w:proofErr w:type="spellEnd"/>
      <w:r>
        <w:t xml:space="preserve"> 29 Form </w:t>
      </w:r>
      <w:proofErr w:type="spellStart"/>
      <w:r>
        <w:t>đăng</w:t>
      </w:r>
      <w:proofErr w:type="spellEnd"/>
      <w:r>
        <w:t xml:space="preserve"> </w:t>
      </w:r>
      <w:proofErr w:type="spellStart"/>
      <w:r>
        <w:t>nhập</w:t>
      </w:r>
      <w:proofErr w:type="spellEnd"/>
    </w:p>
    <w:p w:rsidR="0017270F" w:rsidRDefault="005E76C4">
      <w:r>
        <w:t xml:space="preserve">Form </w:t>
      </w:r>
      <w:proofErr w:type="spellStart"/>
      <w:r>
        <w:t>đăng</w:t>
      </w:r>
      <w:proofErr w:type="spellEnd"/>
      <w:r>
        <w:t xml:space="preserve"> </w:t>
      </w:r>
      <w:proofErr w:type="spellStart"/>
      <w:r>
        <w:t>nhập</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gọn</w:t>
      </w:r>
      <w:proofErr w:type="spellEnd"/>
      <w:r>
        <w:t xml:space="preserve"> </w:t>
      </w:r>
      <w:proofErr w:type="spellStart"/>
      <w:r>
        <w:t>gàng</w:t>
      </w:r>
      <w:proofErr w:type="spellEnd"/>
      <w:r>
        <w:t xml:space="preserve">, </w:t>
      </w:r>
      <w:proofErr w:type="spellStart"/>
      <w:r>
        <w:t>đơn</w:t>
      </w:r>
      <w:proofErr w:type="spellEnd"/>
      <w:r>
        <w:t xml:space="preserve"> </w:t>
      </w:r>
      <w:proofErr w:type="spellStart"/>
      <w:r>
        <w:t>giản</w:t>
      </w:r>
      <w:proofErr w:type="spellEnd"/>
      <w:r>
        <w:t xml:space="preserve">. </w:t>
      </w:r>
    </w:p>
    <w:p w:rsidR="0017270F" w:rsidRDefault="009C707D">
      <w:pPr>
        <w:keepNext/>
      </w:pPr>
      <w:r>
        <w:rPr>
          <w:noProof/>
        </w:rPr>
        <w:lastRenderedPageBreak/>
        <w:drawing>
          <wp:inline distT="0" distB="0" distL="0" distR="0" wp14:anchorId="4930B350" wp14:editId="45058563">
            <wp:extent cx="4695825" cy="2930011"/>
            <wp:effectExtent l="0" t="0" r="0" b="381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7155" cy="2930841"/>
                    </a:xfrm>
                    <a:prstGeom prst="rect">
                      <a:avLst/>
                    </a:prstGeom>
                  </pic:spPr>
                </pic:pic>
              </a:graphicData>
            </a:graphic>
          </wp:inline>
        </w:drawing>
      </w:r>
    </w:p>
    <w:p w:rsidR="0017270F" w:rsidRDefault="005E76C4">
      <w:pPr>
        <w:jc w:val="center"/>
        <w:rPr>
          <w:color w:val="000000"/>
          <w:sz w:val="24"/>
          <w:szCs w:val="24"/>
        </w:rPr>
        <w:pPrChange w:id="240" w:author="BUI Mai Anh" w:date="2018-05-28T02:05:00Z">
          <w:pPr>
            <w:pBdr>
              <w:top w:val="nil"/>
              <w:left w:val="nil"/>
              <w:bottom w:val="nil"/>
              <w:right w:val="nil"/>
              <w:between w:val="nil"/>
            </w:pBdr>
          </w:pPr>
        </w:pPrChange>
      </w:pPr>
      <w:bookmarkStart w:id="241" w:name="_2fk6b3p" w:colFirst="0" w:colLast="0"/>
      <w:bookmarkEnd w:id="241"/>
      <w:proofErr w:type="spellStart"/>
      <w:r>
        <w:rPr>
          <w:color w:val="000000"/>
          <w:sz w:val="24"/>
          <w:szCs w:val="24"/>
        </w:rPr>
        <w:t>Hình</w:t>
      </w:r>
      <w:proofErr w:type="spellEnd"/>
      <w:r>
        <w:rPr>
          <w:color w:val="000000"/>
          <w:sz w:val="24"/>
          <w:szCs w:val="24"/>
        </w:rPr>
        <w:t xml:space="preserve"> 30 Form </w:t>
      </w:r>
      <w:proofErr w:type="spellStart"/>
      <w:r w:rsidR="009C707D">
        <w:rPr>
          <w:color w:val="000000"/>
          <w:sz w:val="24"/>
          <w:szCs w:val="24"/>
        </w:rPr>
        <w:t>thêm</w:t>
      </w:r>
      <w:proofErr w:type="spellEnd"/>
      <w:r w:rsidR="009C707D">
        <w:rPr>
          <w:color w:val="000000"/>
          <w:sz w:val="24"/>
          <w:szCs w:val="24"/>
        </w:rPr>
        <w:t xml:space="preserve"> </w:t>
      </w:r>
      <w:proofErr w:type="spellStart"/>
      <w:r w:rsidR="009C707D">
        <w:rPr>
          <w:color w:val="000000"/>
          <w:sz w:val="24"/>
          <w:szCs w:val="24"/>
        </w:rPr>
        <w:t>mới</w:t>
      </w:r>
      <w:proofErr w:type="spellEnd"/>
      <w:r w:rsidR="009C707D">
        <w:rPr>
          <w:color w:val="000000"/>
          <w:sz w:val="24"/>
          <w:szCs w:val="24"/>
        </w:rPr>
        <w:t xml:space="preserve"> </w:t>
      </w:r>
      <w:proofErr w:type="spellStart"/>
      <w:r w:rsidR="009C707D">
        <w:rPr>
          <w:color w:val="000000"/>
          <w:sz w:val="24"/>
          <w:szCs w:val="24"/>
        </w:rPr>
        <w:t>phiếu</w:t>
      </w:r>
      <w:proofErr w:type="spellEnd"/>
      <w:r w:rsidR="009C707D">
        <w:rPr>
          <w:color w:val="000000"/>
          <w:sz w:val="24"/>
          <w:szCs w:val="24"/>
        </w:rPr>
        <w:t xml:space="preserve"> </w:t>
      </w:r>
      <w:proofErr w:type="spellStart"/>
      <w:r w:rsidR="009C707D">
        <w:rPr>
          <w:color w:val="000000"/>
          <w:sz w:val="24"/>
          <w:szCs w:val="24"/>
        </w:rPr>
        <w:t>nhập</w:t>
      </w:r>
      <w:proofErr w:type="spellEnd"/>
      <w:r w:rsidR="009C707D">
        <w:rPr>
          <w:color w:val="000000"/>
          <w:sz w:val="24"/>
          <w:szCs w:val="24"/>
        </w:rPr>
        <w:t xml:space="preserve"> </w:t>
      </w:r>
      <w:proofErr w:type="spellStart"/>
      <w:r w:rsidR="009C707D">
        <w:rPr>
          <w:color w:val="000000"/>
          <w:sz w:val="24"/>
          <w:szCs w:val="24"/>
        </w:rPr>
        <w:t>kho</w:t>
      </w:r>
      <w:proofErr w:type="spellEnd"/>
    </w:p>
    <w:p w:rsidR="0017270F" w:rsidRDefault="005E76C4">
      <w:r>
        <w:t xml:space="preserve">Form </w:t>
      </w:r>
      <w:proofErr w:type="spellStart"/>
      <w:r>
        <w:t>Thêm</w:t>
      </w:r>
      <w:proofErr w:type="spellEnd"/>
      <w:r>
        <w:t xml:space="preserve"> </w:t>
      </w:r>
      <w:proofErr w:type="spellStart"/>
      <w:r w:rsidR="009C707D">
        <w:t>phiếu</w:t>
      </w:r>
      <w:proofErr w:type="spellEnd"/>
      <w:r w:rsidR="009C707D">
        <w:t xml:space="preserve"> </w:t>
      </w:r>
      <w:proofErr w:type="spellStart"/>
      <w:r w:rsidR="009C707D">
        <w:t>nhập</w:t>
      </w:r>
      <w:proofErr w:type="spellEnd"/>
      <w:r w:rsidR="009C707D">
        <w:t xml:space="preserve"> </w:t>
      </w:r>
      <w:proofErr w:type="spellStart"/>
      <w:r w:rsidR="009C707D">
        <w:t>kho</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ngắn</w:t>
      </w:r>
      <w:proofErr w:type="spellEnd"/>
      <w:r>
        <w:t xml:space="preserve"> </w:t>
      </w:r>
      <w:proofErr w:type="spellStart"/>
      <w:r>
        <w:t>gọn</w:t>
      </w:r>
      <w:proofErr w:type="spellEnd"/>
      <w:r>
        <w:t xml:space="preserve">, </w:t>
      </w:r>
      <w:proofErr w:type="spellStart"/>
      <w:r>
        <w:t>đủ</w:t>
      </w:r>
      <w:proofErr w:type="spellEnd"/>
      <w:r>
        <w:t xml:space="preserve"> ý, </w:t>
      </w:r>
      <w:proofErr w:type="spellStart"/>
      <w:r>
        <w:t>sẽ</w:t>
      </w:r>
      <w:proofErr w:type="spellEnd"/>
      <w:r>
        <w:t xml:space="preserve"> </w:t>
      </w:r>
      <w:proofErr w:type="spellStart"/>
      <w:r>
        <w:t>hiện</w:t>
      </w:r>
      <w:proofErr w:type="spellEnd"/>
      <w:r>
        <w:t xml:space="preserve"> ra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click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rsidR="009C707D">
        <w:t>phiếu</w:t>
      </w:r>
      <w:proofErr w:type="spellEnd"/>
      <w:r w:rsidR="009C707D">
        <w:t xml:space="preserve"> </w:t>
      </w:r>
      <w:proofErr w:type="spellStart"/>
      <w:r w:rsidR="009C707D">
        <w:t>nhập</w:t>
      </w:r>
      <w:proofErr w:type="spellEnd"/>
      <w:r w:rsidR="009C707D">
        <w:t xml:space="preserve"> form</w:t>
      </w:r>
      <w:r>
        <w:t xml:space="preserve">. Form </w:t>
      </w:r>
      <w:proofErr w:type="spellStart"/>
      <w:r>
        <w:t>có</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rsidR="009C707D">
        <w:t xml:space="preserve"> </w:t>
      </w:r>
      <w:proofErr w:type="spellStart"/>
      <w:r w:rsidR="009C707D">
        <w:t>trường</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rsidR="009C707D">
        <w:t>một</w:t>
      </w:r>
      <w:proofErr w:type="spellEnd"/>
      <w:r w:rsidR="009C707D">
        <w:t xml:space="preserve"> </w:t>
      </w:r>
      <w:proofErr w:type="spellStart"/>
      <w:r w:rsidR="009C707D">
        <w:t>phiếu</w:t>
      </w:r>
      <w:proofErr w:type="spellEnd"/>
      <w:r>
        <w:t xml:space="preserve"> </w:t>
      </w:r>
    </w:p>
    <w:p w:rsidR="0017270F" w:rsidRDefault="005E76C4">
      <w:proofErr w:type="spellStart"/>
      <w:r>
        <w:t>Đối</w:t>
      </w:r>
      <w:proofErr w:type="spellEnd"/>
      <w:r>
        <w:t xml:space="preserve"> </w:t>
      </w:r>
      <w:proofErr w:type="spellStart"/>
      <w:r>
        <w:t>với</w:t>
      </w:r>
      <w:proofErr w:type="spellEnd"/>
      <w:r>
        <w:t xml:space="preserve"> Form </w:t>
      </w:r>
      <w:proofErr w:type="spellStart"/>
      <w:r>
        <w:t>sửa</w:t>
      </w:r>
      <w:proofErr w:type="spellEnd"/>
      <w:r>
        <w:t xml:space="preserve"> </w:t>
      </w:r>
      <w:proofErr w:type="spellStart"/>
      <w:r>
        <w:t>cũng</w:t>
      </w:r>
      <w:proofErr w:type="spellEnd"/>
      <w:r>
        <w:t xml:space="preserve"> </w:t>
      </w:r>
      <w:proofErr w:type="spellStart"/>
      <w:r>
        <w:t>tương</w:t>
      </w:r>
      <w:proofErr w:type="spellEnd"/>
      <w:r>
        <w:t xml:space="preserve"> </w:t>
      </w:r>
      <w:proofErr w:type="spellStart"/>
      <w:r>
        <w:t>tự</w:t>
      </w:r>
      <w:proofErr w:type="spellEnd"/>
      <w:r>
        <w:t xml:space="preserve">.  </w:t>
      </w:r>
    </w:p>
    <w:p w:rsidR="0017270F" w:rsidRDefault="005E76C4">
      <w:pPr>
        <w:pStyle w:val="u3"/>
        <w:numPr>
          <w:ilvl w:val="2"/>
          <w:numId w:val="10"/>
        </w:numPr>
      </w:pPr>
      <w:bookmarkStart w:id="242" w:name="_upglbi" w:colFirst="0" w:colLast="0"/>
      <w:bookmarkEnd w:id="242"/>
      <w:proofErr w:type="spellStart"/>
      <w:r>
        <w:t>Thiết</w:t>
      </w:r>
      <w:proofErr w:type="spellEnd"/>
      <w:r>
        <w:t xml:space="preserve"> </w:t>
      </w:r>
      <w:proofErr w:type="spellStart"/>
      <w:r>
        <w:t>kế</w:t>
      </w:r>
      <w:proofErr w:type="spellEnd"/>
      <w:r>
        <w:t xml:space="preserve"> </w:t>
      </w:r>
      <w:proofErr w:type="spellStart"/>
      <w:r>
        <w:t>lớp</w:t>
      </w:r>
      <w:proofErr w:type="spellEnd"/>
    </w:p>
    <w:p w:rsidR="0017270F" w:rsidRDefault="005E76C4">
      <w:proofErr w:type="spellStart"/>
      <w:r>
        <w:t>Biểu</w:t>
      </w:r>
      <w:proofErr w:type="spellEnd"/>
      <w:r>
        <w:t xml:space="preserve"> </w:t>
      </w:r>
      <w:proofErr w:type="spellStart"/>
      <w:r>
        <w:t>đồ</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lớp</w:t>
      </w:r>
      <w:proofErr w:type="spellEnd"/>
      <w:r>
        <w:t xml:space="preserve"> </w:t>
      </w:r>
      <w:proofErr w:type="spellStart"/>
      <w:r>
        <w:t>quan</w:t>
      </w:r>
      <w:proofErr w:type="spellEnd"/>
      <w:r>
        <w:t xml:space="preserve"> </w:t>
      </w:r>
      <w:proofErr w:type="spellStart"/>
      <w:r>
        <w:t>trọng</w:t>
      </w:r>
      <w:proofErr w:type="spellEnd"/>
    </w:p>
    <w:p w:rsidR="0017270F" w:rsidRDefault="009C707D">
      <w:pPr>
        <w:keepNext/>
        <w:jc w:val="center"/>
        <w:pPrChange w:id="243" w:author="BUI Mai Anh" w:date="2018-05-28T02:05:00Z">
          <w:pPr>
            <w:keepNext/>
          </w:pPr>
        </w:pPrChange>
      </w:pPr>
      <w:r>
        <w:rPr>
          <w:noProof/>
        </w:rPr>
        <w:lastRenderedPageBreak/>
        <w:drawing>
          <wp:inline distT="0" distB="0" distL="0" distR="0" wp14:anchorId="06980FEB" wp14:editId="5D9D7A9E">
            <wp:extent cx="2314575" cy="4638675"/>
            <wp:effectExtent l="0" t="0" r="9525" b="952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4575" cy="4638675"/>
                    </a:xfrm>
                    <a:prstGeom prst="rect">
                      <a:avLst/>
                    </a:prstGeom>
                  </pic:spPr>
                </pic:pic>
              </a:graphicData>
            </a:graphic>
          </wp:inline>
        </w:drawing>
      </w:r>
    </w:p>
    <w:p w:rsidR="0017270F" w:rsidRDefault="005E76C4">
      <w:pPr>
        <w:jc w:val="center"/>
        <w:rPr>
          <w:color w:val="000000"/>
          <w:sz w:val="24"/>
          <w:szCs w:val="24"/>
        </w:rPr>
        <w:pPrChange w:id="244" w:author="BUI Mai Anh" w:date="2018-05-28T02:05:00Z">
          <w:pPr>
            <w:pBdr>
              <w:top w:val="nil"/>
              <w:left w:val="nil"/>
              <w:bottom w:val="nil"/>
              <w:right w:val="nil"/>
              <w:between w:val="nil"/>
            </w:pBdr>
          </w:pPr>
        </w:pPrChange>
      </w:pPr>
      <w:bookmarkStart w:id="245" w:name="_3ep43zb" w:colFirst="0" w:colLast="0"/>
      <w:bookmarkEnd w:id="245"/>
      <w:proofErr w:type="spellStart"/>
      <w:r>
        <w:rPr>
          <w:color w:val="000000"/>
          <w:sz w:val="24"/>
          <w:szCs w:val="24"/>
        </w:rPr>
        <w:t>Hình</w:t>
      </w:r>
      <w:proofErr w:type="spellEnd"/>
      <w:r>
        <w:rPr>
          <w:color w:val="000000"/>
          <w:sz w:val="24"/>
          <w:szCs w:val="24"/>
        </w:rPr>
        <w:t xml:space="preserve"> 31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w:t>
      </w:r>
      <w:proofErr w:type="spellStart"/>
      <w:r>
        <w:rPr>
          <w:color w:val="000000"/>
          <w:sz w:val="24"/>
          <w:szCs w:val="24"/>
        </w:rPr>
        <w:t>lớp</w:t>
      </w:r>
      <w:proofErr w:type="spellEnd"/>
      <w:r>
        <w:rPr>
          <w:color w:val="000000"/>
          <w:sz w:val="24"/>
          <w:szCs w:val="24"/>
        </w:rPr>
        <w:t xml:space="preserve"> </w:t>
      </w:r>
      <w:proofErr w:type="spellStart"/>
      <w:r>
        <w:rPr>
          <w:color w:val="000000"/>
          <w:sz w:val="24"/>
          <w:szCs w:val="24"/>
        </w:rPr>
        <w:t>của</w:t>
      </w:r>
      <w:proofErr w:type="spellEnd"/>
      <w:r>
        <w:rPr>
          <w:color w:val="000000"/>
          <w:sz w:val="24"/>
          <w:szCs w:val="24"/>
        </w:rPr>
        <w:t xml:space="preserve"> </w:t>
      </w:r>
      <w:proofErr w:type="spellStart"/>
      <w:r>
        <w:rPr>
          <w:color w:val="000000"/>
          <w:sz w:val="24"/>
          <w:szCs w:val="24"/>
        </w:rPr>
        <w:t>lớp</w:t>
      </w:r>
      <w:proofErr w:type="spellEnd"/>
      <w:r>
        <w:rPr>
          <w:color w:val="000000"/>
          <w:sz w:val="24"/>
          <w:szCs w:val="24"/>
        </w:rPr>
        <w:t xml:space="preserve"> </w:t>
      </w:r>
      <w:proofErr w:type="spellStart"/>
      <w:r w:rsidR="009C707D">
        <w:rPr>
          <w:color w:val="000000"/>
          <w:sz w:val="24"/>
          <w:szCs w:val="24"/>
        </w:rPr>
        <w:t>Hóa</w:t>
      </w:r>
      <w:proofErr w:type="spellEnd"/>
      <w:r w:rsidR="009C707D">
        <w:rPr>
          <w:color w:val="000000"/>
          <w:sz w:val="24"/>
          <w:szCs w:val="24"/>
        </w:rPr>
        <w:t xml:space="preserve"> </w:t>
      </w:r>
      <w:proofErr w:type="spellStart"/>
      <w:r w:rsidR="009C707D">
        <w:rPr>
          <w:color w:val="000000"/>
          <w:sz w:val="24"/>
          <w:szCs w:val="24"/>
        </w:rPr>
        <w:t>đơn</w:t>
      </w:r>
      <w:proofErr w:type="spellEnd"/>
    </w:p>
    <w:p w:rsidR="0017270F" w:rsidRDefault="00796911">
      <w:pPr>
        <w:keepNext/>
        <w:jc w:val="center"/>
        <w:pPrChange w:id="246" w:author="BUI Mai Anh" w:date="2018-05-28T02:05:00Z">
          <w:pPr>
            <w:keepNext/>
          </w:pPr>
        </w:pPrChange>
      </w:pPr>
      <w:r>
        <w:rPr>
          <w:noProof/>
        </w:rPr>
        <w:drawing>
          <wp:inline distT="0" distB="0" distL="0" distR="0" wp14:anchorId="7B135D52" wp14:editId="12A6BBAB">
            <wp:extent cx="2105025" cy="2238375"/>
            <wp:effectExtent l="0" t="0" r="9525" b="9525"/>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5025" cy="2238375"/>
                    </a:xfrm>
                    <a:prstGeom prst="rect">
                      <a:avLst/>
                    </a:prstGeom>
                  </pic:spPr>
                </pic:pic>
              </a:graphicData>
            </a:graphic>
          </wp:inline>
        </w:drawing>
      </w:r>
    </w:p>
    <w:p w:rsidR="0017270F" w:rsidRDefault="005E76C4">
      <w:pPr>
        <w:jc w:val="center"/>
        <w:rPr>
          <w:color w:val="000000"/>
          <w:sz w:val="24"/>
          <w:szCs w:val="24"/>
        </w:rPr>
        <w:pPrChange w:id="247" w:author="BUI Mai Anh" w:date="2018-05-28T02:05:00Z">
          <w:pPr>
            <w:pBdr>
              <w:top w:val="nil"/>
              <w:left w:val="nil"/>
              <w:bottom w:val="nil"/>
              <w:right w:val="nil"/>
              <w:between w:val="nil"/>
            </w:pBdr>
          </w:pPr>
        </w:pPrChange>
      </w:pPr>
      <w:bookmarkStart w:id="248" w:name="_1tuee74" w:colFirst="0" w:colLast="0"/>
      <w:bookmarkEnd w:id="248"/>
      <w:proofErr w:type="spellStart"/>
      <w:r>
        <w:rPr>
          <w:color w:val="000000"/>
          <w:sz w:val="24"/>
          <w:szCs w:val="24"/>
        </w:rPr>
        <w:t>Hình</w:t>
      </w:r>
      <w:proofErr w:type="spellEnd"/>
      <w:r>
        <w:rPr>
          <w:color w:val="000000"/>
          <w:sz w:val="24"/>
          <w:szCs w:val="24"/>
        </w:rPr>
        <w:t xml:space="preserve"> 32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w:t>
      </w:r>
      <w:proofErr w:type="spellStart"/>
      <w:r>
        <w:rPr>
          <w:color w:val="000000"/>
          <w:sz w:val="24"/>
          <w:szCs w:val="24"/>
        </w:rPr>
        <w:t>lớp</w:t>
      </w:r>
      <w:proofErr w:type="spellEnd"/>
      <w:r>
        <w:rPr>
          <w:color w:val="000000"/>
          <w:sz w:val="24"/>
          <w:szCs w:val="24"/>
        </w:rPr>
        <w:t xml:space="preserve"> Student Controller</w:t>
      </w:r>
    </w:p>
    <w:p w:rsidR="0017270F" w:rsidRDefault="00796911">
      <w:pPr>
        <w:keepNext/>
        <w:jc w:val="center"/>
        <w:pPrChange w:id="249" w:author="BUI Mai Anh" w:date="2018-05-28T02:05:00Z">
          <w:pPr>
            <w:keepNext/>
          </w:pPr>
        </w:pPrChange>
      </w:pPr>
      <w:r>
        <w:rPr>
          <w:noProof/>
        </w:rPr>
        <w:lastRenderedPageBreak/>
        <w:drawing>
          <wp:inline distT="0" distB="0" distL="0" distR="0" wp14:anchorId="5138996B" wp14:editId="74E1E3EA">
            <wp:extent cx="4972050" cy="2667000"/>
            <wp:effectExtent l="0" t="0" r="0"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2050" cy="2667000"/>
                    </a:xfrm>
                    <a:prstGeom prst="rect">
                      <a:avLst/>
                    </a:prstGeom>
                  </pic:spPr>
                </pic:pic>
              </a:graphicData>
            </a:graphic>
          </wp:inline>
        </w:drawing>
      </w:r>
    </w:p>
    <w:p w:rsidR="00796911" w:rsidRDefault="005E76C4" w:rsidP="00796911">
      <w:pPr>
        <w:jc w:val="center"/>
        <w:rPr>
          <w:color w:val="000000"/>
          <w:sz w:val="24"/>
          <w:szCs w:val="24"/>
        </w:rPr>
      </w:pPr>
      <w:bookmarkStart w:id="250" w:name="_4du1wux" w:colFirst="0" w:colLast="0"/>
      <w:bookmarkEnd w:id="250"/>
      <w:proofErr w:type="spellStart"/>
      <w:r>
        <w:rPr>
          <w:color w:val="000000"/>
          <w:sz w:val="24"/>
          <w:szCs w:val="24"/>
        </w:rPr>
        <w:t>Hình</w:t>
      </w:r>
      <w:proofErr w:type="spellEnd"/>
      <w:r>
        <w:rPr>
          <w:color w:val="000000"/>
          <w:sz w:val="24"/>
          <w:szCs w:val="24"/>
        </w:rPr>
        <w:t xml:space="preserve"> 33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w:t>
      </w:r>
      <w:proofErr w:type="spellStart"/>
      <w:r>
        <w:rPr>
          <w:color w:val="000000"/>
          <w:sz w:val="24"/>
          <w:szCs w:val="24"/>
        </w:rPr>
        <w:t>lớp</w:t>
      </w:r>
      <w:proofErr w:type="spellEnd"/>
      <w:r>
        <w:rPr>
          <w:color w:val="000000"/>
          <w:sz w:val="24"/>
          <w:szCs w:val="24"/>
        </w:rPr>
        <w:t xml:space="preserve"> </w:t>
      </w:r>
      <w:r w:rsidR="00796911">
        <w:rPr>
          <w:color w:val="000000"/>
          <w:sz w:val="24"/>
          <w:szCs w:val="24"/>
        </w:rPr>
        <w:t>Invoice Business Layer</w:t>
      </w:r>
    </w:p>
    <w:p w:rsidR="0017270F" w:rsidRDefault="00944071">
      <w:pPr>
        <w:keepNext/>
      </w:pPr>
      <w:r>
        <w:rPr>
          <w:noProof/>
        </w:rPr>
        <w:drawing>
          <wp:inline distT="0" distB="0" distL="0" distR="0" wp14:anchorId="6ED3C66B" wp14:editId="2B5AB875">
            <wp:extent cx="5575935" cy="2394585"/>
            <wp:effectExtent l="0" t="0" r="5715" b="5715"/>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5935" cy="2394585"/>
                    </a:xfrm>
                    <a:prstGeom prst="rect">
                      <a:avLst/>
                    </a:prstGeom>
                  </pic:spPr>
                </pic:pic>
              </a:graphicData>
            </a:graphic>
          </wp:inline>
        </w:drawing>
      </w:r>
    </w:p>
    <w:p w:rsidR="0017270F" w:rsidRDefault="005E76C4">
      <w:pPr>
        <w:jc w:val="center"/>
        <w:rPr>
          <w:color w:val="000000"/>
          <w:sz w:val="24"/>
          <w:szCs w:val="24"/>
        </w:rPr>
        <w:pPrChange w:id="251" w:author="BUI Mai Anh" w:date="2018-05-28T02:05:00Z">
          <w:pPr>
            <w:pBdr>
              <w:top w:val="nil"/>
              <w:left w:val="nil"/>
              <w:bottom w:val="nil"/>
              <w:right w:val="nil"/>
              <w:between w:val="nil"/>
            </w:pBdr>
          </w:pPr>
        </w:pPrChange>
      </w:pPr>
      <w:bookmarkStart w:id="252" w:name="_184mhaj" w:colFirst="0" w:colLast="0"/>
      <w:bookmarkEnd w:id="252"/>
      <w:proofErr w:type="spellStart"/>
      <w:r>
        <w:rPr>
          <w:color w:val="000000"/>
          <w:sz w:val="24"/>
          <w:szCs w:val="24"/>
        </w:rPr>
        <w:t>Hình</w:t>
      </w:r>
      <w:proofErr w:type="spellEnd"/>
      <w:r>
        <w:rPr>
          <w:color w:val="000000"/>
          <w:sz w:val="24"/>
          <w:szCs w:val="24"/>
        </w:rPr>
        <w:t xml:space="preserve"> 35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w:t>
      </w:r>
      <w:proofErr w:type="spellStart"/>
      <w:r>
        <w:rPr>
          <w:color w:val="000000"/>
          <w:sz w:val="24"/>
          <w:szCs w:val="24"/>
        </w:rPr>
        <w:t>tuần</w:t>
      </w:r>
      <w:proofErr w:type="spellEnd"/>
      <w:r>
        <w:rPr>
          <w:color w:val="000000"/>
          <w:sz w:val="24"/>
          <w:szCs w:val="24"/>
        </w:rPr>
        <w:t xml:space="preserve"> </w:t>
      </w:r>
      <w:proofErr w:type="spellStart"/>
      <w:r>
        <w:rPr>
          <w:color w:val="000000"/>
          <w:sz w:val="24"/>
          <w:szCs w:val="24"/>
        </w:rPr>
        <w:t>tự</w:t>
      </w:r>
      <w:proofErr w:type="spellEnd"/>
      <w:r>
        <w:rPr>
          <w:color w:val="000000"/>
          <w:sz w:val="24"/>
          <w:szCs w:val="24"/>
        </w:rPr>
        <w:t xml:space="preserve"> </w:t>
      </w:r>
      <w:proofErr w:type="spellStart"/>
      <w:r w:rsidR="00944071">
        <w:rPr>
          <w:color w:val="000000"/>
          <w:sz w:val="24"/>
          <w:szCs w:val="24"/>
        </w:rPr>
        <w:t>thêm</w:t>
      </w:r>
      <w:proofErr w:type="spellEnd"/>
      <w:r w:rsidR="00944071">
        <w:rPr>
          <w:color w:val="000000"/>
          <w:sz w:val="24"/>
          <w:szCs w:val="24"/>
        </w:rPr>
        <w:t xml:space="preserve"> </w:t>
      </w:r>
      <w:proofErr w:type="spellStart"/>
      <w:r w:rsidR="00944071">
        <w:rPr>
          <w:color w:val="000000"/>
          <w:sz w:val="24"/>
          <w:szCs w:val="24"/>
        </w:rPr>
        <w:t>mới</w:t>
      </w:r>
      <w:proofErr w:type="spellEnd"/>
      <w:r w:rsidR="00944071">
        <w:rPr>
          <w:color w:val="000000"/>
          <w:sz w:val="24"/>
          <w:szCs w:val="24"/>
        </w:rPr>
        <w:t xml:space="preserve"> </w:t>
      </w:r>
      <w:proofErr w:type="spellStart"/>
      <w:r w:rsidR="00944071">
        <w:rPr>
          <w:color w:val="000000"/>
          <w:sz w:val="24"/>
          <w:szCs w:val="24"/>
        </w:rPr>
        <w:t>hóa</w:t>
      </w:r>
      <w:proofErr w:type="spellEnd"/>
      <w:r w:rsidR="00944071">
        <w:rPr>
          <w:color w:val="000000"/>
          <w:sz w:val="24"/>
          <w:szCs w:val="24"/>
        </w:rPr>
        <w:t xml:space="preserve"> </w:t>
      </w:r>
      <w:proofErr w:type="spellStart"/>
      <w:r w:rsidR="00944071">
        <w:rPr>
          <w:color w:val="000000"/>
          <w:sz w:val="24"/>
          <w:szCs w:val="24"/>
        </w:rPr>
        <w:t>đơn</w:t>
      </w:r>
      <w:proofErr w:type="spellEnd"/>
    </w:p>
    <w:p w:rsidR="0017270F" w:rsidRDefault="00602592">
      <w:pPr>
        <w:keepNext/>
      </w:pPr>
      <w:r>
        <w:rPr>
          <w:noProof/>
        </w:rPr>
        <w:lastRenderedPageBreak/>
        <w:drawing>
          <wp:inline distT="0" distB="0" distL="0" distR="0" wp14:anchorId="1CA8AF62" wp14:editId="0686D9D4">
            <wp:extent cx="5575935" cy="2742565"/>
            <wp:effectExtent l="0" t="0" r="5715" b="635"/>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5935" cy="2742565"/>
                    </a:xfrm>
                    <a:prstGeom prst="rect">
                      <a:avLst/>
                    </a:prstGeom>
                  </pic:spPr>
                </pic:pic>
              </a:graphicData>
            </a:graphic>
          </wp:inline>
        </w:drawing>
      </w:r>
    </w:p>
    <w:p w:rsidR="0017270F" w:rsidRDefault="005E76C4">
      <w:pPr>
        <w:jc w:val="center"/>
        <w:rPr>
          <w:color w:val="000000"/>
          <w:sz w:val="24"/>
          <w:szCs w:val="24"/>
        </w:rPr>
        <w:pPrChange w:id="253" w:author="BUI Mai Anh" w:date="2018-05-28T02:05:00Z">
          <w:pPr>
            <w:pBdr>
              <w:top w:val="nil"/>
              <w:left w:val="nil"/>
              <w:bottom w:val="nil"/>
              <w:right w:val="nil"/>
              <w:between w:val="nil"/>
            </w:pBdr>
          </w:pPr>
        </w:pPrChange>
      </w:pPr>
      <w:bookmarkStart w:id="254" w:name="_3s49zyc" w:colFirst="0" w:colLast="0"/>
      <w:bookmarkEnd w:id="254"/>
      <w:proofErr w:type="spellStart"/>
      <w:r>
        <w:rPr>
          <w:color w:val="000000"/>
          <w:sz w:val="24"/>
          <w:szCs w:val="24"/>
        </w:rPr>
        <w:t>Hình</w:t>
      </w:r>
      <w:proofErr w:type="spellEnd"/>
      <w:r>
        <w:rPr>
          <w:color w:val="000000"/>
          <w:sz w:val="24"/>
          <w:szCs w:val="24"/>
        </w:rPr>
        <w:t xml:space="preserve"> 36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w:t>
      </w:r>
      <w:proofErr w:type="spellStart"/>
      <w:r>
        <w:rPr>
          <w:color w:val="000000"/>
          <w:sz w:val="24"/>
          <w:szCs w:val="24"/>
        </w:rPr>
        <w:t>tuần</w:t>
      </w:r>
      <w:proofErr w:type="spellEnd"/>
      <w:r>
        <w:rPr>
          <w:color w:val="000000"/>
          <w:sz w:val="24"/>
          <w:szCs w:val="24"/>
        </w:rPr>
        <w:t xml:space="preserve"> </w:t>
      </w:r>
      <w:proofErr w:type="spellStart"/>
      <w:r>
        <w:rPr>
          <w:color w:val="000000"/>
          <w:sz w:val="24"/>
          <w:szCs w:val="24"/>
        </w:rPr>
        <w:t>t</w:t>
      </w:r>
      <w:r w:rsidR="00602592">
        <w:rPr>
          <w:color w:val="000000"/>
          <w:sz w:val="24"/>
          <w:szCs w:val="24"/>
        </w:rPr>
        <w:t>ự</w:t>
      </w:r>
      <w:proofErr w:type="spellEnd"/>
      <w:r w:rsidR="00602592">
        <w:rPr>
          <w:color w:val="000000"/>
          <w:sz w:val="24"/>
          <w:szCs w:val="24"/>
        </w:rPr>
        <w:t xml:space="preserve"> </w:t>
      </w:r>
      <w:proofErr w:type="spellStart"/>
      <w:r w:rsidR="00602592">
        <w:rPr>
          <w:color w:val="000000"/>
          <w:sz w:val="24"/>
          <w:szCs w:val="24"/>
        </w:rPr>
        <w:t>sửa</w:t>
      </w:r>
      <w:proofErr w:type="spellEnd"/>
      <w:r w:rsidR="00602592">
        <w:rPr>
          <w:color w:val="000000"/>
          <w:sz w:val="24"/>
          <w:szCs w:val="24"/>
        </w:rPr>
        <w:t xml:space="preserve"> </w:t>
      </w:r>
      <w:proofErr w:type="spellStart"/>
      <w:r w:rsidR="00602592">
        <w:rPr>
          <w:color w:val="000000"/>
          <w:sz w:val="24"/>
          <w:szCs w:val="24"/>
        </w:rPr>
        <w:t>hóa</w:t>
      </w:r>
      <w:proofErr w:type="spellEnd"/>
      <w:r w:rsidR="00602592">
        <w:rPr>
          <w:color w:val="000000"/>
          <w:sz w:val="24"/>
          <w:szCs w:val="24"/>
        </w:rPr>
        <w:t xml:space="preserve"> </w:t>
      </w:r>
      <w:proofErr w:type="spellStart"/>
      <w:r w:rsidR="00602592">
        <w:rPr>
          <w:color w:val="000000"/>
          <w:sz w:val="24"/>
          <w:szCs w:val="24"/>
        </w:rPr>
        <w:t>đơn</w:t>
      </w:r>
      <w:proofErr w:type="spellEnd"/>
    </w:p>
    <w:p w:rsidR="0017270F" w:rsidRDefault="00602592">
      <w:pPr>
        <w:keepNext/>
      </w:pPr>
      <w:r>
        <w:rPr>
          <w:noProof/>
        </w:rPr>
        <w:drawing>
          <wp:inline distT="0" distB="0" distL="0" distR="0" wp14:anchorId="3B2C7C5A" wp14:editId="2C45A5AE">
            <wp:extent cx="5575935" cy="2451100"/>
            <wp:effectExtent l="0" t="0" r="5715" b="635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5935" cy="2451100"/>
                    </a:xfrm>
                    <a:prstGeom prst="rect">
                      <a:avLst/>
                    </a:prstGeom>
                  </pic:spPr>
                </pic:pic>
              </a:graphicData>
            </a:graphic>
          </wp:inline>
        </w:drawing>
      </w:r>
    </w:p>
    <w:p w:rsidR="0017270F" w:rsidRDefault="005E76C4">
      <w:pPr>
        <w:jc w:val="center"/>
        <w:rPr>
          <w:color w:val="000000"/>
          <w:sz w:val="24"/>
          <w:szCs w:val="24"/>
        </w:rPr>
        <w:pPrChange w:id="255" w:author="BUI Mai Anh" w:date="2018-05-28T02:05:00Z">
          <w:pPr>
            <w:pBdr>
              <w:top w:val="nil"/>
              <w:left w:val="nil"/>
              <w:bottom w:val="nil"/>
              <w:right w:val="nil"/>
              <w:between w:val="nil"/>
            </w:pBdr>
          </w:pPr>
        </w:pPrChange>
      </w:pPr>
      <w:bookmarkStart w:id="256" w:name="_279ka65" w:colFirst="0" w:colLast="0"/>
      <w:bookmarkEnd w:id="256"/>
      <w:proofErr w:type="spellStart"/>
      <w:r>
        <w:rPr>
          <w:color w:val="000000"/>
          <w:sz w:val="24"/>
          <w:szCs w:val="24"/>
        </w:rPr>
        <w:t>Hình</w:t>
      </w:r>
      <w:proofErr w:type="spellEnd"/>
      <w:r>
        <w:rPr>
          <w:color w:val="000000"/>
          <w:sz w:val="24"/>
          <w:szCs w:val="24"/>
        </w:rPr>
        <w:t xml:space="preserve"> 37 </w:t>
      </w:r>
      <w:proofErr w:type="spellStart"/>
      <w:r>
        <w:rPr>
          <w:color w:val="000000"/>
          <w:sz w:val="24"/>
          <w:szCs w:val="24"/>
        </w:rPr>
        <w:t>Biểu</w:t>
      </w:r>
      <w:proofErr w:type="spellEnd"/>
      <w:r>
        <w:rPr>
          <w:color w:val="000000"/>
          <w:sz w:val="24"/>
          <w:szCs w:val="24"/>
        </w:rPr>
        <w:t xml:space="preserve"> </w:t>
      </w:r>
      <w:proofErr w:type="spellStart"/>
      <w:r>
        <w:rPr>
          <w:color w:val="000000"/>
          <w:sz w:val="24"/>
          <w:szCs w:val="24"/>
        </w:rPr>
        <w:t>đồ</w:t>
      </w:r>
      <w:proofErr w:type="spellEnd"/>
      <w:r>
        <w:rPr>
          <w:color w:val="000000"/>
          <w:sz w:val="24"/>
          <w:szCs w:val="24"/>
        </w:rPr>
        <w:t xml:space="preserve"> </w:t>
      </w:r>
      <w:proofErr w:type="spellStart"/>
      <w:r>
        <w:rPr>
          <w:color w:val="000000"/>
          <w:sz w:val="24"/>
          <w:szCs w:val="24"/>
        </w:rPr>
        <w:t>tuần</w:t>
      </w:r>
      <w:proofErr w:type="spellEnd"/>
      <w:r>
        <w:rPr>
          <w:color w:val="000000"/>
          <w:sz w:val="24"/>
          <w:szCs w:val="24"/>
        </w:rPr>
        <w:t xml:space="preserve"> </w:t>
      </w:r>
      <w:proofErr w:type="spellStart"/>
      <w:r>
        <w:rPr>
          <w:color w:val="000000"/>
          <w:sz w:val="24"/>
          <w:szCs w:val="24"/>
        </w:rPr>
        <w:t>tự</w:t>
      </w:r>
      <w:proofErr w:type="spellEnd"/>
      <w:r>
        <w:rPr>
          <w:color w:val="000000"/>
          <w:sz w:val="24"/>
          <w:szCs w:val="24"/>
        </w:rPr>
        <w:t xml:space="preserve"> </w:t>
      </w:r>
      <w:proofErr w:type="spellStart"/>
      <w:r>
        <w:rPr>
          <w:color w:val="000000"/>
          <w:sz w:val="24"/>
          <w:szCs w:val="24"/>
        </w:rPr>
        <w:t>Xóa</w:t>
      </w:r>
      <w:proofErr w:type="spellEnd"/>
      <w:r>
        <w:rPr>
          <w:color w:val="000000"/>
          <w:sz w:val="24"/>
          <w:szCs w:val="24"/>
        </w:rPr>
        <w:t xml:space="preserve"> </w:t>
      </w:r>
      <w:proofErr w:type="spellStart"/>
      <w:r>
        <w:rPr>
          <w:color w:val="000000"/>
          <w:sz w:val="24"/>
          <w:szCs w:val="24"/>
        </w:rPr>
        <w:t>h</w:t>
      </w:r>
      <w:r w:rsidR="00602592">
        <w:rPr>
          <w:color w:val="000000"/>
          <w:sz w:val="24"/>
          <w:szCs w:val="24"/>
        </w:rPr>
        <w:t>óa</w:t>
      </w:r>
      <w:proofErr w:type="spellEnd"/>
      <w:r w:rsidR="00602592">
        <w:rPr>
          <w:color w:val="000000"/>
          <w:sz w:val="24"/>
          <w:szCs w:val="24"/>
        </w:rPr>
        <w:t xml:space="preserve"> </w:t>
      </w:r>
      <w:proofErr w:type="spellStart"/>
      <w:r w:rsidR="00602592">
        <w:rPr>
          <w:color w:val="000000"/>
          <w:sz w:val="24"/>
          <w:szCs w:val="24"/>
        </w:rPr>
        <w:t>đơn</w:t>
      </w:r>
      <w:proofErr w:type="spellEnd"/>
    </w:p>
    <w:p w:rsidR="0017270F" w:rsidRDefault="005E76C4">
      <w:pPr>
        <w:pStyle w:val="u3"/>
        <w:numPr>
          <w:ilvl w:val="2"/>
          <w:numId w:val="10"/>
        </w:numPr>
      </w:pPr>
      <w:bookmarkStart w:id="257" w:name="_meukdy" w:colFirst="0" w:colLast="0"/>
      <w:bookmarkEnd w:id="257"/>
      <w:proofErr w:type="spellStart"/>
      <w:r>
        <w:lastRenderedPageBreak/>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p w:rsidR="0017270F" w:rsidRDefault="00557A92">
      <w:pPr>
        <w:keepNext/>
      </w:pPr>
      <w:r>
        <w:rPr>
          <w:noProof/>
        </w:rPr>
        <w:drawing>
          <wp:inline distT="0" distB="0" distL="0" distR="0" wp14:anchorId="1F4CA116" wp14:editId="5A612E09">
            <wp:extent cx="5575935" cy="3469640"/>
            <wp:effectExtent l="0" t="0" r="5715"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5935" cy="3469640"/>
                    </a:xfrm>
                    <a:prstGeom prst="rect">
                      <a:avLst/>
                    </a:prstGeom>
                  </pic:spPr>
                </pic:pic>
              </a:graphicData>
            </a:graphic>
          </wp:inline>
        </w:drawing>
      </w:r>
    </w:p>
    <w:p w:rsidR="0017270F" w:rsidRDefault="005E76C4">
      <w:pPr>
        <w:jc w:val="center"/>
        <w:rPr>
          <w:color w:val="000000"/>
          <w:sz w:val="24"/>
          <w:szCs w:val="24"/>
        </w:rPr>
        <w:pPrChange w:id="258" w:author="BUI Mai Anh" w:date="2018-05-28T02:05:00Z">
          <w:pPr>
            <w:pBdr>
              <w:top w:val="nil"/>
              <w:left w:val="nil"/>
              <w:bottom w:val="nil"/>
              <w:right w:val="nil"/>
              <w:between w:val="nil"/>
            </w:pBdr>
          </w:pPr>
        </w:pPrChange>
      </w:pPr>
      <w:bookmarkStart w:id="259" w:name="_36ei31r" w:colFirst="0" w:colLast="0"/>
      <w:bookmarkEnd w:id="259"/>
      <w:proofErr w:type="spellStart"/>
      <w:r>
        <w:rPr>
          <w:color w:val="000000"/>
          <w:sz w:val="24"/>
          <w:szCs w:val="24"/>
        </w:rPr>
        <w:t>Hình</w:t>
      </w:r>
      <w:proofErr w:type="spellEnd"/>
      <w:r>
        <w:rPr>
          <w:color w:val="000000"/>
          <w:sz w:val="24"/>
          <w:szCs w:val="24"/>
        </w:rPr>
        <w:t xml:space="preserve"> 38 </w:t>
      </w:r>
      <w:proofErr w:type="spellStart"/>
      <w:r w:rsidR="00557A92">
        <w:rPr>
          <w:color w:val="000000"/>
          <w:sz w:val="24"/>
          <w:szCs w:val="24"/>
        </w:rPr>
        <w:t>Biểu</w:t>
      </w:r>
      <w:proofErr w:type="spellEnd"/>
      <w:r w:rsidR="00557A92">
        <w:rPr>
          <w:color w:val="000000"/>
          <w:sz w:val="24"/>
          <w:szCs w:val="24"/>
        </w:rPr>
        <w:t xml:space="preserve"> </w:t>
      </w:r>
      <w:proofErr w:type="spellStart"/>
      <w:r w:rsidR="00557A92">
        <w:rPr>
          <w:color w:val="000000"/>
          <w:sz w:val="24"/>
          <w:szCs w:val="24"/>
        </w:rPr>
        <w:t>đồ</w:t>
      </w:r>
      <w:proofErr w:type="spellEnd"/>
      <w:r w:rsidR="00557A92">
        <w:rPr>
          <w:color w:val="000000"/>
          <w:sz w:val="24"/>
          <w:szCs w:val="24"/>
        </w:rPr>
        <w:t xml:space="preserve"> </w:t>
      </w:r>
      <w:proofErr w:type="spellStart"/>
      <w:r w:rsidR="00557A92">
        <w:rPr>
          <w:color w:val="000000"/>
          <w:sz w:val="24"/>
          <w:szCs w:val="24"/>
        </w:rPr>
        <w:t>cơ</w:t>
      </w:r>
      <w:proofErr w:type="spellEnd"/>
      <w:r w:rsidR="00557A92">
        <w:rPr>
          <w:color w:val="000000"/>
          <w:sz w:val="24"/>
          <w:szCs w:val="24"/>
        </w:rPr>
        <w:t xml:space="preserve"> </w:t>
      </w:r>
      <w:proofErr w:type="spellStart"/>
      <w:r w:rsidR="00557A92">
        <w:rPr>
          <w:color w:val="000000"/>
          <w:sz w:val="24"/>
          <w:szCs w:val="24"/>
        </w:rPr>
        <w:t>sở</w:t>
      </w:r>
      <w:proofErr w:type="spellEnd"/>
      <w:r w:rsidR="00557A92">
        <w:rPr>
          <w:color w:val="000000"/>
          <w:sz w:val="24"/>
          <w:szCs w:val="24"/>
        </w:rPr>
        <w:t xml:space="preserve"> </w:t>
      </w:r>
      <w:proofErr w:type="spellStart"/>
      <w:r w:rsidR="00557A92">
        <w:rPr>
          <w:color w:val="000000"/>
          <w:sz w:val="24"/>
          <w:szCs w:val="24"/>
        </w:rPr>
        <w:t>dữ</w:t>
      </w:r>
      <w:proofErr w:type="spellEnd"/>
      <w:r w:rsidR="00557A92">
        <w:rPr>
          <w:color w:val="000000"/>
          <w:sz w:val="24"/>
          <w:szCs w:val="24"/>
        </w:rPr>
        <w:t xml:space="preserve"> </w:t>
      </w:r>
      <w:proofErr w:type="spellStart"/>
      <w:r w:rsidR="00557A92">
        <w:rPr>
          <w:color w:val="000000"/>
          <w:sz w:val="24"/>
          <w:szCs w:val="24"/>
        </w:rPr>
        <w:t>liệu</w:t>
      </w:r>
      <w:proofErr w:type="spellEnd"/>
      <w:r w:rsidR="00557A92">
        <w:rPr>
          <w:color w:val="000000"/>
          <w:sz w:val="24"/>
          <w:szCs w:val="24"/>
        </w:rPr>
        <w:t xml:space="preserve"> (</w:t>
      </w:r>
      <w:proofErr w:type="spellStart"/>
      <w:r w:rsidR="00557A92">
        <w:rPr>
          <w:color w:val="000000"/>
          <w:sz w:val="24"/>
          <w:szCs w:val="24"/>
        </w:rPr>
        <w:t>một</w:t>
      </w:r>
      <w:proofErr w:type="spellEnd"/>
      <w:r w:rsidR="00557A92">
        <w:rPr>
          <w:color w:val="000000"/>
          <w:sz w:val="24"/>
          <w:szCs w:val="24"/>
        </w:rPr>
        <w:t xml:space="preserve"> </w:t>
      </w:r>
      <w:proofErr w:type="spellStart"/>
      <w:r w:rsidR="00557A92">
        <w:rPr>
          <w:color w:val="000000"/>
          <w:sz w:val="24"/>
          <w:szCs w:val="24"/>
        </w:rPr>
        <w:t>phần</w:t>
      </w:r>
      <w:proofErr w:type="spellEnd"/>
      <w:r w:rsidR="00557A92">
        <w:rPr>
          <w:color w:val="000000"/>
          <w:sz w:val="24"/>
          <w:szCs w:val="24"/>
        </w:rPr>
        <w:t>)</w:t>
      </w:r>
    </w:p>
    <w:p w:rsidR="0017270F" w:rsidRDefault="005E76C4">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mô</w:t>
      </w:r>
      <w:proofErr w:type="spellEnd"/>
      <w:r>
        <w:t xml:space="preserve"> </w:t>
      </w:r>
      <w:proofErr w:type="spellStart"/>
      <w:r>
        <w:t>tả</w:t>
      </w:r>
      <w:proofErr w:type="spellEnd"/>
      <w:r>
        <w:t xml:space="preserve"> </w:t>
      </w:r>
      <w:proofErr w:type="spellStart"/>
      <w:r>
        <w:t>cho</w:t>
      </w:r>
      <w:proofErr w:type="spellEnd"/>
      <w:r>
        <w:t xml:space="preserve"> </w:t>
      </w:r>
      <w:proofErr w:type="spellStart"/>
      <w:r>
        <w:t>một</w:t>
      </w:r>
      <w:proofErr w:type="spellEnd"/>
      <w:r>
        <w:t xml:space="preserve"> </w:t>
      </w:r>
      <w:proofErr w:type="spellStart"/>
      <w:r>
        <w:t>số</w:t>
      </w:r>
      <w:proofErr w:type="spellEnd"/>
      <w:r>
        <w:t xml:space="preserve"> </w:t>
      </w:r>
      <w:proofErr w:type="spellStart"/>
      <w:r>
        <w:t>bảng</w:t>
      </w:r>
      <w:proofErr w:type="spellEnd"/>
      <w:r>
        <w:t xml:space="preserve"> </w:t>
      </w:r>
      <w:proofErr w:type="spellStart"/>
      <w:r>
        <w:t>quan</w:t>
      </w:r>
      <w:proofErr w:type="spellEnd"/>
      <w:r>
        <w:t xml:space="preserve"> </w:t>
      </w:r>
      <w:proofErr w:type="spellStart"/>
      <w:r>
        <w:t>trọng</w:t>
      </w:r>
      <w:proofErr w:type="spellEnd"/>
    </w:p>
    <w:p w:rsidR="00557A92" w:rsidRDefault="005E76C4">
      <w:pPr>
        <w:keepNext/>
        <w:pBdr>
          <w:top w:val="nil"/>
          <w:left w:val="nil"/>
          <w:bottom w:val="nil"/>
          <w:right w:val="nil"/>
          <w:between w:val="nil"/>
        </w:pBdr>
        <w:jc w:val="center"/>
        <w:rPr>
          <w:color w:val="000000"/>
          <w:sz w:val="24"/>
          <w:szCs w:val="24"/>
        </w:rPr>
      </w:pPr>
      <w:bookmarkStart w:id="260" w:name="_1ljsd9k" w:colFirst="0" w:colLast="0"/>
      <w:bookmarkEnd w:id="260"/>
      <w:proofErr w:type="spellStart"/>
      <w:r>
        <w:rPr>
          <w:color w:val="000000"/>
          <w:sz w:val="24"/>
          <w:szCs w:val="24"/>
        </w:rPr>
        <w:lastRenderedPageBreak/>
        <w:t>Bảng</w:t>
      </w:r>
      <w:proofErr w:type="spellEnd"/>
      <w:r>
        <w:rPr>
          <w:color w:val="000000"/>
          <w:sz w:val="24"/>
          <w:szCs w:val="24"/>
        </w:rPr>
        <w:t xml:space="preserve"> </w:t>
      </w:r>
      <w:r w:rsidR="00557A92">
        <w:rPr>
          <w:color w:val="000000"/>
          <w:sz w:val="24"/>
          <w:szCs w:val="24"/>
        </w:rPr>
        <w:t>18</w:t>
      </w:r>
      <w:r>
        <w:rPr>
          <w:color w:val="000000"/>
          <w:sz w:val="24"/>
          <w:szCs w:val="24"/>
        </w:rPr>
        <w:t xml:space="preserve"> </w:t>
      </w:r>
      <w:proofErr w:type="spellStart"/>
      <w:r>
        <w:rPr>
          <w:color w:val="000000"/>
          <w:sz w:val="24"/>
          <w:szCs w:val="24"/>
        </w:rPr>
        <w:t>Mô</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CSDL </w:t>
      </w:r>
      <w:proofErr w:type="spellStart"/>
      <w:r>
        <w:rPr>
          <w:color w:val="000000"/>
          <w:sz w:val="24"/>
          <w:szCs w:val="24"/>
        </w:rPr>
        <w:t>bảng</w:t>
      </w:r>
      <w:proofErr w:type="spellEnd"/>
      <w:r>
        <w:rPr>
          <w:color w:val="000000"/>
          <w:sz w:val="24"/>
          <w:szCs w:val="24"/>
        </w:rPr>
        <w:t xml:space="preserve"> </w:t>
      </w:r>
      <w:proofErr w:type="spellStart"/>
      <w:r w:rsidR="00557A92">
        <w:rPr>
          <w:color w:val="000000"/>
          <w:sz w:val="24"/>
          <w:szCs w:val="24"/>
        </w:rPr>
        <w:t>Hóa</w:t>
      </w:r>
      <w:proofErr w:type="spellEnd"/>
      <w:r w:rsidR="00557A92">
        <w:rPr>
          <w:color w:val="000000"/>
          <w:sz w:val="24"/>
          <w:szCs w:val="24"/>
        </w:rPr>
        <w:t xml:space="preserve"> </w:t>
      </w:r>
      <w:proofErr w:type="spellStart"/>
      <w:r w:rsidR="00557A92">
        <w:rPr>
          <w:color w:val="000000"/>
          <w:sz w:val="24"/>
          <w:szCs w:val="24"/>
        </w:rPr>
        <w:t>đơn</w:t>
      </w:r>
      <w:proofErr w:type="spellEnd"/>
      <w:r w:rsidR="00557A92">
        <w:rPr>
          <w:color w:val="000000"/>
          <w:sz w:val="24"/>
          <w:szCs w:val="24"/>
        </w:rPr>
        <w:t xml:space="preserve"> </w:t>
      </w:r>
      <w:r w:rsidR="00557A92">
        <w:rPr>
          <w:color w:val="000000"/>
          <w:sz w:val="24"/>
          <w:szCs w:val="24"/>
        </w:rPr>
        <w:tab/>
      </w:r>
      <w:r w:rsidR="00557A92">
        <w:rPr>
          <w:noProof/>
        </w:rPr>
        <w:drawing>
          <wp:inline distT="0" distB="0" distL="0" distR="0" wp14:anchorId="113A2E9C" wp14:editId="416990E3">
            <wp:extent cx="5575935" cy="3595370"/>
            <wp:effectExtent l="0" t="0" r="5715" b="5080"/>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3595370"/>
                    </a:xfrm>
                    <a:prstGeom prst="rect">
                      <a:avLst/>
                    </a:prstGeom>
                  </pic:spPr>
                </pic:pic>
              </a:graphicData>
            </a:graphic>
          </wp:inline>
        </w:drawing>
      </w:r>
    </w:p>
    <w:p w:rsidR="0017270F" w:rsidRDefault="005E76C4">
      <w:pPr>
        <w:keepNext/>
        <w:pBdr>
          <w:top w:val="nil"/>
          <w:left w:val="nil"/>
          <w:bottom w:val="nil"/>
          <w:right w:val="nil"/>
          <w:between w:val="nil"/>
        </w:pBdr>
        <w:jc w:val="center"/>
        <w:rPr>
          <w:color w:val="000000"/>
          <w:sz w:val="24"/>
          <w:szCs w:val="24"/>
        </w:rPr>
      </w:pPr>
      <w:bookmarkStart w:id="261" w:name="_45jfvxd" w:colFirst="0" w:colLast="0"/>
      <w:bookmarkEnd w:id="261"/>
      <w:proofErr w:type="spellStart"/>
      <w:r>
        <w:rPr>
          <w:color w:val="000000"/>
          <w:sz w:val="24"/>
          <w:szCs w:val="24"/>
        </w:rPr>
        <w:t>Bảng</w:t>
      </w:r>
      <w:proofErr w:type="spellEnd"/>
      <w:r w:rsidR="00557A92">
        <w:rPr>
          <w:color w:val="000000"/>
          <w:sz w:val="24"/>
          <w:szCs w:val="24"/>
        </w:rPr>
        <w:t xml:space="preserve"> 19 </w:t>
      </w:r>
      <w:proofErr w:type="spellStart"/>
      <w:r>
        <w:rPr>
          <w:color w:val="000000"/>
          <w:sz w:val="24"/>
          <w:szCs w:val="24"/>
        </w:rPr>
        <w:t>Mô</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CSDL </w:t>
      </w:r>
      <w:proofErr w:type="spellStart"/>
      <w:r>
        <w:rPr>
          <w:color w:val="000000"/>
          <w:sz w:val="24"/>
          <w:szCs w:val="24"/>
        </w:rPr>
        <w:t>bảng</w:t>
      </w:r>
      <w:proofErr w:type="spellEnd"/>
      <w:r>
        <w:rPr>
          <w:color w:val="000000"/>
          <w:sz w:val="24"/>
          <w:szCs w:val="24"/>
        </w:rPr>
        <w:t xml:space="preserve"> </w:t>
      </w:r>
      <w:r w:rsidR="00557A92">
        <w:rPr>
          <w:color w:val="000000"/>
          <w:sz w:val="24"/>
          <w:szCs w:val="24"/>
        </w:rPr>
        <w:t xml:space="preserve">Chi </w:t>
      </w:r>
      <w:proofErr w:type="spellStart"/>
      <w:r w:rsidR="00557A92">
        <w:rPr>
          <w:color w:val="000000"/>
          <w:sz w:val="24"/>
          <w:szCs w:val="24"/>
        </w:rPr>
        <w:t>tiết</w:t>
      </w:r>
      <w:proofErr w:type="spellEnd"/>
      <w:r w:rsidR="00557A92">
        <w:rPr>
          <w:color w:val="000000"/>
          <w:sz w:val="24"/>
          <w:szCs w:val="24"/>
        </w:rPr>
        <w:t xml:space="preserve"> </w:t>
      </w:r>
      <w:proofErr w:type="spellStart"/>
      <w:r w:rsidR="00557A92">
        <w:rPr>
          <w:color w:val="000000"/>
          <w:sz w:val="24"/>
          <w:szCs w:val="24"/>
        </w:rPr>
        <w:t>hóa</w:t>
      </w:r>
      <w:proofErr w:type="spellEnd"/>
      <w:r w:rsidR="00557A92">
        <w:rPr>
          <w:color w:val="000000"/>
          <w:sz w:val="24"/>
          <w:szCs w:val="24"/>
        </w:rPr>
        <w:t xml:space="preserve"> </w:t>
      </w:r>
      <w:proofErr w:type="spellStart"/>
      <w:r w:rsidR="00557A92">
        <w:rPr>
          <w:color w:val="000000"/>
          <w:sz w:val="24"/>
          <w:szCs w:val="24"/>
        </w:rPr>
        <w:t>đơn</w:t>
      </w:r>
      <w:proofErr w:type="spellEnd"/>
    </w:p>
    <w:p w:rsidR="00557A92" w:rsidRDefault="00557A92">
      <w:pPr>
        <w:keepNext/>
        <w:pBdr>
          <w:top w:val="nil"/>
          <w:left w:val="nil"/>
          <w:bottom w:val="nil"/>
          <w:right w:val="nil"/>
          <w:between w:val="nil"/>
        </w:pBdr>
        <w:jc w:val="center"/>
        <w:rPr>
          <w:color w:val="000000"/>
          <w:sz w:val="24"/>
          <w:szCs w:val="24"/>
        </w:rPr>
      </w:pPr>
      <w:r>
        <w:rPr>
          <w:noProof/>
        </w:rPr>
        <w:drawing>
          <wp:inline distT="0" distB="0" distL="0" distR="0" wp14:anchorId="2EE3EE18" wp14:editId="466F74BC">
            <wp:extent cx="5210175" cy="3419475"/>
            <wp:effectExtent l="0" t="0" r="9525" b="9525"/>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0175" cy="3419475"/>
                    </a:xfrm>
                    <a:prstGeom prst="rect">
                      <a:avLst/>
                    </a:prstGeom>
                  </pic:spPr>
                </pic:pic>
              </a:graphicData>
            </a:graphic>
          </wp:inline>
        </w:drawing>
      </w:r>
    </w:p>
    <w:p w:rsidR="0017270F" w:rsidRDefault="0017270F">
      <w:pPr>
        <w:rPr>
          <w:del w:id="262" w:author="BUI Mai Anh" w:date="2018-05-28T02:05:00Z"/>
          <w:b/>
        </w:rPr>
      </w:pPr>
    </w:p>
    <w:p w:rsidR="0017270F" w:rsidRDefault="005E76C4">
      <w:pPr>
        <w:keepNext/>
        <w:pBdr>
          <w:top w:val="nil"/>
          <w:left w:val="nil"/>
          <w:bottom w:val="nil"/>
          <w:right w:val="nil"/>
          <w:between w:val="nil"/>
        </w:pBdr>
        <w:jc w:val="center"/>
        <w:rPr>
          <w:color w:val="000000"/>
          <w:sz w:val="24"/>
          <w:szCs w:val="24"/>
        </w:rPr>
      </w:pPr>
      <w:bookmarkStart w:id="263" w:name="_2koq656" w:colFirst="0" w:colLast="0"/>
      <w:bookmarkEnd w:id="263"/>
      <w:proofErr w:type="spellStart"/>
      <w:r>
        <w:rPr>
          <w:color w:val="000000"/>
          <w:sz w:val="24"/>
          <w:szCs w:val="24"/>
        </w:rPr>
        <w:t>Bảng</w:t>
      </w:r>
      <w:proofErr w:type="spellEnd"/>
      <w:r>
        <w:rPr>
          <w:color w:val="000000"/>
          <w:sz w:val="24"/>
          <w:szCs w:val="24"/>
        </w:rPr>
        <w:t xml:space="preserve"> 20 </w:t>
      </w:r>
      <w:proofErr w:type="spellStart"/>
      <w:r>
        <w:rPr>
          <w:color w:val="000000"/>
          <w:sz w:val="24"/>
          <w:szCs w:val="24"/>
        </w:rPr>
        <w:t>Mô</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CSDL </w:t>
      </w:r>
      <w:proofErr w:type="spellStart"/>
      <w:r>
        <w:rPr>
          <w:color w:val="000000"/>
          <w:sz w:val="24"/>
          <w:szCs w:val="24"/>
        </w:rPr>
        <w:t>bảng</w:t>
      </w:r>
      <w:proofErr w:type="spellEnd"/>
      <w:r w:rsidR="00557A92">
        <w:rPr>
          <w:color w:val="000000"/>
          <w:sz w:val="24"/>
          <w:szCs w:val="24"/>
        </w:rPr>
        <w:t xml:space="preserve"> </w:t>
      </w:r>
      <w:proofErr w:type="spellStart"/>
      <w:r w:rsidR="00557A92">
        <w:rPr>
          <w:color w:val="000000"/>
          <w:sz w:val="24"/>
          <w:szCs w:val="24"/>
        </w:rPr>
        <w:t>Phiếu</w:t>
      </w:r>
      <w:proofErr w:type="spellEnd"/>
      <w:r w:rsidR="00557A92">
        <w:rPr>
          <w:color w:val="000000"/>
          <w:sz w:val="24"/>
          <w:szCs w:val="24"/>
        </w:rPr>
        <w:t xml:space="preserve"> </w:t>
      </w:r>
      <w:proofErr w:type="spellStart"/>
      <w:proofErr w:type="gramStart"/>
      <w:r w:rsidR="00557A92">
        <w:rPr>
          <w:color w:val="000000"/>
          <w:sz w:val="24"/>
          <w:szCs w:val="24"/>
        </w:rPr>
        <w:t>thu,chi</w:t>
      </w:r>
      <w:proofErr w:type="spellEnd"/>
      <w:proofErr w:type="gramEnd"/>
    </w:p>
    <w:p w:rsidR="00557A92" w:rsidRDefault="00557A92">
      <w:pPr>
        <w:keepNext/>
        <w:pBdr>
          <w:top w:val="nil"/>
          <w:left w:val="nil"/>
          <w:bottom w:val="nil"/>
          <w:right w:val="nil"/>
          <w:between w:val="nil"/>
        </w:pBdr>
        <w:jc w:val="center"/>
        <w:rPr>
          <w:color w:val="000000"/>
          <w:sz w:val="24"/>
          <w:szCs w:val="24"/>
        </w:rPr>
      </w:pPr>
      <w:r>
        <w:rPr>
          <w:noProof/>
        </w:rPr>
        <w:lastRenderedPageBreak/>
        <w:drawing>
          <wp:inline distT="0" distB="0" distL="0" distR="0" wp14:anchorId="3C5369C0" wp14:editId="29203F24">
            <wp:extent cx="5575935" cy="3987800"/>
            <wp:effectExtent l="0" t="0" r="5715" b="0"/>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3987800"/>
                    </a:xfrm>
                    <a:prstGeom prst="rect">
                      <a:avLst/>
                    </a:prstGeom>
                  </pic:spPr>
                </pic:pic>
              </a:graphicData>
            </a:graphic>
          </wp:inline>
        </w:drawing>
      </w:r>
    </w:p>
    <w:p w:rsidR="00557A92" w:rsidRDefault="00557A92" w:rsidP="00557A92">
      <w:pPr>
        <w:keepNext/>
        <w:pBdr>
          <w:top w:val="nil"/>
          <w:left w:val="nil"/>
          <w:bottom w:val="nil"/>
          <w:right w:val="nil"/>
          <w:between w:val="nil"/>
        </w:pBdr>
        <w:jc w:val="center"/>
        <w:rPr>
          <w:color w:val="000000"/>
          <w:sz w:val="24"/>
          <w:szCs w:val="24"/>
        </w:rPr>
      </w:pPr>
      <w:proofErr w:type="spellStart"/>
      <w:r>
        <w:rPr>
          <w:color w:val="000000"/>
          <w:sz w:val="24"/>
          <w:szCs w:val="24"/>
        </w:rPr>
        <w:t>Bảng</w:t>
      </w:r>
      <w:proofErr w:type="spellEnd"/>
      <w:r>
        <w:rPr>
          <w:color w:val="000000"/>
          <w:sz w:val="24"/>
          <w:szCs w:val="24"/>
        </w:rPr>
        <w:t xml:space="preserve"> 21 </w:t>
      </w:r>
      <w:proofErr w:type="spellStart"/>
      <w:r>
        <w:rPr>
          <w:color w:val="000000"/>
          <w:sz w:val="24"/>
          <w:szCs w:val="24"/>
        </w:rPr>
        <w:t>Mô</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CSDL </w:t>
      </w:r>
      <w:proofErr w:type="spellStart"/>
      <w:r>
        <w:rPr>
          <w:color w:val="000000"/>
          <w:sz w:val="24"/>
          <w:szCs w:val="24"/>
        </w:rPr>
        <w:t>bảng</w:t>
      </w:r>
      <w:proofErr w:type="spellEnd"/>
      <w:r>
        <w:rPr>
          <w:color w:val="000000"/>
          <w:sz w:val="24"/>
          <w:szCs w:val="24"/>
        </w:rPr>
        <w:t xml:space="preserve"> chi </w:t>
      </w:r>
      <w:proofErr w:type="spellStart"/>
      <w:r>
        <w:rPr>
          <w:color w:val="000000"/>
          <w:sz w:val="24"/>
          <w:szCs w:val="24"/>
        </w:rPr>
        <w:t>tiết</w:t>
      </w:r>
      <w:proofErr w:type="spellEnd"/>
      <w:r>
        <w:rPr>
          <w:color w:val="000000"/>
          <w:sz w:val="24"/>
          <w:szCs w:val="24"/>
        </w:rPr>
        <w:t xml:space="preserve"> </w:t>
      </w:r>
      <w:proofErr w:type="spellStart"/>
      <w:r>
        <w:rPr>
          <w:color w:val="000000"/>
          <w:sz w:val="24"/>
          <w:szCs w:val="24"/>
        </w:rPr>
        <w:t>Phiếu</w:t>
      </w:r>
      <w:proofErr w:type="spellEnd"/>
      <w:r>
        <w:rPr>
          <w:color w:val="000000"/>
          <w:sz w:val="24"/>
          <w:szCs w:val="24"/>
        </w:rPr>
        <w:t xml:space="preserve"> </w:t>
      </w:r>
      <w:proofErr w:type="spellStart"/>
      <w:proofErr w:type="gramStart"/>
      <w:r>
        <w:rPr>
          <w:color w:val="000000"/>
          <w:sz w:val="24"/>
          <w:szCs w:val="24"/>
        </w:rPr>
        <w:t>thu,chi</w:t>
      </w:r>
      <w:proofErr w:type="spellEnd"/>
      <w:proofErr w:type="gramEnd"/>
    </w:p>
    <w:p w:rsidR="00557A92" w:rsidRDefault="00557A92" w:rsidP="00557A92">
      <w:pPr>
        <w:keepNext/>
        <w:pBdr>
          <w:top w:val="nil"/>
          <w:left w:val="nil"/>
          <w:bottom w:val="nil"/>
          <w:right w:val="nil"/>
          <w:between w:val="nil"/>
        </w:pBdr>
        <w:jc w:val="center"/>
        <w:rPr>
          <w:color w:val="000000"/>
          <w:sz w:val="24"/>
          <w:szCs w:val="24"/>
        </w:rPr>
      </w:pPr>
      <w:r>
        <w:rPr>
          <w:noProof/>
        </w:rPr>
        <w:drawing>
          <wp:inline distT="0" distB="0" distL="0" distR="0" wp14:anchorId="0C5E62F9" wp14:editId="6E000BF0">
            <wp:extent cx="5486400" cy="3790950"/>
            <wp:effectExtent l="0" t="0" r="0" b="0"/>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3790950"/>
                    </a:xfrm>
                    <a:prstGeom prst="rect">
                      <a:avLst/>
                    </a:prstGeom>
                  </pic:spPr>
                </pic:pic>
              </a:graphicData>
            </a:graphic>
          </wp:inline>
        </w:drawing>
      </w:r>
    </w:p>
    <w:p w:rsidR="00557A92" w:rsidRDefault="00557A92">
      <w:pPr>
        <w:keepNext/>
        <w:pBdr>
          <w:top w:val="nil"/>
          <w:left w:val="nil"/>
          <w:bottom w:val="nil"/>
          <w:right w:val="nil"/>
          <w:between w:val="nil"/>
        </w:pBdr>
        <w:jc w:val="center"/>
        <w:rPr>
          <w:color w:val="000000"/>
          <w:sz w:val="24"/>
          <w:szCs w:val="24"/>
        </w:rPr>
      </w:pPr>
      <w:proofErr w:type="spellStart"/>
      <w:r>
        <w:rPr>
          <w:color w:val="000000"/>
          <w:sz w:val="24"/>
          <w:szCs w:val="24"/>
        </w:rPr>
        <w:t>Bảng</w:t>
      </w:r>
      <w:proofErr w:type="spellEnd"/>
      <w:r>
        <w:rPr>
          <w:color w:val="000000"/>
          <w:sz w:val="24"/>
          <w:szCs w:val="24"/>
        </w:rPr>
        <w:t xml:space="preserve"> 22 </w:t>
      </w:r>
      <w:proofErr w:type="spellStart"/>
      <w:r>
        <w:rPr>
          <w:color w:val="000000"/>
          <w:sz w:val="24"/>
          <w:szCs w:val="24"/>
        </w:rPr>
        <w:t>Mô</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CSDL </w:t>
      </w:r>
      <w:proofErr w:type="spellStart"/>
      <w:r>
        <w:rPr>
          <w:color w:val="000000"/>
          <w:sz w:val="24"/>
          <w:szCs w:val="24"/>
        </w:rPr>
        <w:t>bảng</w:t>
      </w:r>
      <w:proofErr w:type="spellEnd"/>
      <w:r>
        <w:rPr>
          <w:color w:val="000000"/>
          <w:sz w:val="24"/>
          <w:szCs w:val="24"/>
        </w:rPr>
        <w:t xml:space="preserve"> </w:t>
      </w:r>
      <w:proofErr w:type="spellStart"/>
      <w:r w:rsidR="0021505E">
        <w:rPr>
          <w:color w:val="000000"/>
          <w:sz w:val="24"/>
          <w:szCs w:val="24"/>
        </w:rPr>
        <w:t>Phiếu</w:t>
      </w:r>
      <w:proofErr w:type="spellEnd"/>
      <w:r w:rsidR="0021505E">
        <w:rPr>
          <w:color w:val="000000"/>
          <w:sz w:val="24"/>
          <w:szCs w:val="24"/>
        </w:rPr>
        <w:t xml:space="preserve"> </w:t>
      </w:r>
      <w:proofErr w:type="spellStart"/>
      <w:r w:rsidR="0021505E">
        <w:rPr>
          <w:color w:val="000000"/>
          <w:sz w:val="24"/>
          <w:szCs w:val="24"/>
        </w:rPr>
        <w:t>xuất</w:t>
      </w:r>
      <w:proofErr w:type="spellEnd"/>
      <w:r w:rsidR="0021505E">
        <w:rPr>
          <w:color w:val="000000"/>
          <w:sz w:val="24"/>
          <w:szCs w:val="24"/>
        </w:rPr>
        <w:t xml:space="preserve"> </w:t>
      </w:r>
      <w:proofErr w:type="spellStart"/>
      <w:r w:rsidR="0021505E">
        <w:rPr>
          <w:color w:val="000000"/>
          <w:sz w:val="24"/>
          <w:szCs w:val="24"/>
        </w:rPr>
        <w:t>kho</w:t>
      </w:r>
      <w:proofErr w:type="spellEnd"/>
    </w:p>
    <w:p w:rsidR="0021505E" w:rsidRDefault="0021505E">
      <w:pPr>
        <w:keepNext/>
        <w:pBdr>
          <w:top w:val="nil"/>
          <w:left w:val="nil"/>
          <w:bottom w:val="nil"/>
          <w:right w:val="nil"/>
          <w:between w:val="nil"/>
        </w:pBdr>
        <w:jc w:val="center"/>
        <w:rPr>
          <w:color w:val="000000"/>
          <w:sz w:val="24"/>
          <w:szCs w:val="24"/>
        </w:rPr>
      </w:pPr>
      <w:r>
        <w:rPr>
          <w:noProof/>
        </w:rPr>
        <w:lastRenderedPageBreak/>
        <w:drawing>
          <wp:inline distT="0" distB="0" distL="0" distR="0" wp14:anchorId="3C0A2163" wp14:editId="1DD888EF">
            <wp:extent cx="5575935" cy="4007485"/>
            <wp:effectExtent l="0" t="0" r="5715" b="0"/>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5935" cy="4007485"/>
                    </a:xfrm>
                    <a:prstGeom prst="rect">
                      <a:avLst/>
                    </a:prstGeom>
                  </pic:spPr>
                </pic:pic>
              </a:graphicData>
            </a:graphic>
          </wp:inline>
        </w:drawing>
      </w:r>
    </w:p>
    <w:p w:rsidR="0021505E" w:rsidRDefault="0021505E">
      <w:pPr>
        <w:keepNext/>
        <w:pBdr>
          <w:top w:val="nil"/>
          <w:left w:val="nil"/>
          <w:bottom w:val="nil"/>
          <w:right w:val="nil"/>
          <w:between w:val="nil"/>
        </w:pBdr>
        <w:jc w:val="center"/>
        <w:rPr>
          <w:color w:val="000000"/>
          <w:sz w:val="24"/>
          <w:szCs w:val="24"/>
        </w:rPr>
      </w:pPr>
    </w:p>
    <w:p w:rsidR="0021505E" w:rsidRDefault="0021505E" w:rsidP="0021505E">
      <w:pPr>
        <w:keepNext/>
        <w:pBdr>
          <w:top w:val="nil"/>
          <w:left w:val="nil"/>
          <w:bottom w:val="nil"/>
          <w:right w:val="nil"/>
          <w:between w:val="nil"/>
        </w:pBdr>
        <w:jc w:val="center"/>
        <w:rPr>
          <w:color w:val="000000"/>
          <w:sz w:val="24"/>
          <w:szCs w:val="24"/>
        </w:rPr>
      </w:pPr>
      <w:proofErr w:type="spellStart"/>
      <w:r>
        <w:rPr>
          <w:color w:val="000000"/>
          <w:sz w:val="24"/>
          <w:szCs w:val="24"/>
        </w:rPr>
        <w:t>Bảng</w:t>
      </w:r>
      <w:proofErr w:type="spellEnd"/>
      <w:r>
        <w:rPr>
          <w:color w:val="000000"/>
          <w:sz w:val="24"/>
          <w:szCs w:val="24"/>
        </w:rPr>
        <w:t xml:space="preserve"> 23 </w:t>
      </w:r>
      <w:proofErr w:type="spellStart"/>
      <w:r>
        <w:rPr>
          <w:color w:val="000000"/>
          <w:sz w:val="24"/>
          <w:szCs w:val="24"/>
        </w:rPr>
        <w:t>Mô</w:t>
      </w:r>
      <w:proofErr w:type="spellEnd"/>
      <w:r>
        <w:rPr>
          <w:color w:val="000000"/>
          <w:sz w:val="24"/>
          <w:szCs w:val="24"/>
        </w:rPr>
        <w:t xml:space="preserve"> </w:t>
      </w:r>
      <w:proofErr w:type="spellStart"/>
      <w:r>
        <w:rPr>
          <w:color w:val="000000"/>
          <w:sz w:val="24"/>
          <w:szCs w:val="24"/>
        </w:rPr>
        <w:t>tả</w:t>
      </w:r>
      <w:proofErr w:type="spellEnd"/>
      <w:r>
        <w:rPr>
          <w:color w:val="000000"/>
          <w:sz w:val="24"/>
          <w:szCs w:val="24"/>
        </w:rPr>
        <w:t xml:space="preserve"> CSDL </w:t>
      </w:r>
      <w:proofErr w:type="spellStart"/>
      <w:r>
        <w:rPr>
          <w:color w:val="000000"/>
          <w:sz w:val="24"/>
          <w:szCs w:val="24"/>
        </w:rPr>
        <w:t>bảng</w:t>
      </w:r>
      <w:proofErr w:type="spellEnd"/>
      <w:r>
        <w:rPr>
          <w:color w:val="000000"/>
          <w:sz w:val="24"/>
          <w:szCs w:val="24"/>
        </w:rPr>
        <w:t xml:space="preserve"> Chi </w:t>
      </w:r>
      <w:proofErr w:type="spellStart"/>
      <w:r>
        <w:rPr>
          <w:color w:val="000000"/>
          <w:sz w:val="24"/>
          <w:szCs w:val="24"/>
        </w:rPr>
        <w:t>tiết</w:t>
      </w:r>
      <w:proofErr w:type="spellEnd"/>
      <w:r>
        <w:rPr>
          <w:color w:val="000000"/>
          <w:sz w:val="24"/>
          <w:szCs w:val="24"/>
        </w:rPr>
        <w:t xml:space="preserve"> </w:t>
      </w:r>
      <w:proofErr w:type="spellStart"/>
      <w:r>
        <w:rPr>
          <w:color w:val="000000"/>
          <w:sz w:val="24"/>
          <w:szCs w:val="24"/>
        </w:rPr>
        <w:t>Phiếu</w:t>
      </w:r>
      <w:proofErr w:type="spellEnd"/>
      <w:r>
        <w:rPr>
          <w:color w:val="000000"/>
          <w:sz w:val="24"/>
          <w:szCs w:val="24"/>
        </w:rPr>
        <w:t xml:space="preserve"> </w:t>
      </w:r>
      <w:proofErr w:type="spellStart"/>
      <w:r>
        <w:rPr>
          <w:color w:val="000000"/>
          <w:sz w:val="24"/>
          <w:szCs w:val="24"/>
        </w:rPr>
        <w:t>xuất</w:t>
      </w:r>
      <w:proofErr w:type="spellEnd"/>
      <w:r>
        <w:rPr>
          <w:color w:val="000000"/>
          <w:sz w:val="24"/>
          <w:szCs w:val="24"/>
        </w:rPr>
        <w:t xml:space="preserve"> </w:t>
      </w:r>
      <w:proofErr w:type="spellStart"/>
      <w:r>
        <w:rPr>
          <w:color w:val="000000"/>
          <w:sz w:val="24"/>
          <w:szCs w:val="24"/>
        </w:rPr>
        <w:t>kho</w:t>
      </w:r>
      <w:proofErr w:type="spellEnd"/>
    </w:p>
    <w:p w:rsidR="0021505E" w:rsidRDefault="0021505E" w:rsidP="0021505E">
      <w:pPr>
        <w:keepNext/>
        <w:pBdr>
          <w:top w:val="nil"/>
          <w:left w:val="nil"/>
          <w:bottom w:val="nil"/>
          <w:right w:val="nil"/>
          <w:between w:val="nil"/>
        </w:pBdr>
        <w:jc w:val="center"/>
        <w:rPr>
          <w:color w:val="000000"/>
          <w:sz w:val="24"/>
          <w:szCs w:val="24"/>
        </w:rPr>
      </w:pPr>
      <w:r>
        <w:rPr>
          <w:noProof/>
        </w:rPr>
        <w:drawing>
          <wp:inline distT="0" distB="0" distL="0" distR="0" wp14:anchorId="02A6A50F" wp14:editId="1D96EE46">
            <wp:extent cx="5575935" cy="3164205"/>
            <wp:effectExtent l="0" t="0" r="5715" b="0"/>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935" cy="3164205"/>
                    </a:xfrm>
                    <a:prstGeom prst="rect">
                      <a:avLst/>
                    </a:prstGeom>
                  </pic:spPr>
                </pic:pic>
              </a:graphicData>
            </a:graphic>
          </wp:inline>
        </w:drawing>
      </w:r>
    </w:p>
    <w:p w:rsidR="0021505E" w:rsidRDefault="0021505E">
      <w:pPr>
        <w:keepNext/>
        <w:pBdr>
          <w:top w:val="nil"/>
          <w:left w:val="nil"/>
          <w:bottom w:val="nil"/>
          <w:right w:val="nil"/>
          <w:between w:val="nil"/>
        </w:pBdr>
        <w:jc w:val="center"/>
        <w:rPr>
          <w:color w:val="000000"/>
          <w:sz w:val="24"/>
          <w:szCs w:val="24"/>
        </w:rPr>
      </w:pPr>
    </w:p>
    <w:p w:rsidR="0017270F" w:rsidRDefault="005E76C4">
      <w:pPr>
        <w:rPr>
          <w:del w:id="264" w:author="BUI Mai Anh" w:date="2018-05-28T02:05:00Z"/>
          <w:b/>
        </w:rPr>
      </w:pPr>
      <w:del w:id="265" w:author="BUI Mai Anh" w:date="2018-05-28T02:05:00Z">
        <w:r>
          <w:rPr>
            <w:b/>
          </w:rPr>
          <w:lastRenderedPageBreak/>
          <w:delText>Mô tả dữ liệu của bảng User</w:delText>
        </w:r>
      </w:del>
    </w:p>
    <w:p w:rsidR="0017270F" w:rsidRDefault="005E76C4">
      <w:pPr>
        <w:pStyle w:val="u2"/>
        <w:numPr>
          <w:ilvl w:val="1"/>
          <w:numId w:val="10"/>
        </w:numPr>
      </w:pPr>
      <w:bookmarkStart w:id="266" w:name="_zu0gcz" w:colFirst="0" w:colLast="0"/>
      <w:bookmarkEnd w:id="266"/>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p>
    <w:p w:rsidR="0017270F" w:rsidRDefault="005E76C4">
      <w:pPr>
        <w:pStyle w:val="u3"/>
        <w:numPr>
          <w:ilvl w:val="2"/>
          <w:numId w:val="10"/>
        </w:numPr>
      </w:pPr>
      <w:bookmarkStart w:id="267" w:name="_3jtnz0s" w:colFirst="0" w:colLast="0"/>
      <w:bookmarkEnd w:id="267"/>
      <w:proofErr w:type="spellStart"/>
      <w:r>
        <w:t>Thư</w:t>
      </w:r>
      <w:proofErr w:type="spellEnd"/>
      <w:r>
        <w:t xml:space="preserve"> </w:t>
      </w:r>
      <w:proofErr w:type="spellStart"/>
      <w:r>
        <w:t>viện</w:t>
      </w:r>
      <w:proofErr w:type="spellEnd"/>
      <w:r>
        <w:t xml:space="preserve"> </w:t>
      </w:r>
      <w:proofErr w:type="spellStart"/>
      <w:r>
        <w:t>và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sử</w:t>
      </w:r>
      <w:proofErr w:type="spellEnd"/>
      <w:r>
        <w:t xml:space="preserve"> </w:t>
      </w:r>
      <w:proofErr w:type="spellStart"/>
      <w:r>
        <w:t>dụng</w:t>
      </w:r>
      <w:proofErr w:type="spellEnd"/>
    </w:p>
    <w:p w:rsidR="0017270F" w:rsidRDefault="005E76C4">
      <w:pPr>
        <w:keepNext/>
        <w:pBdr>
          <w:top w:val="nil"/>
          <w:left w:val="nil"/>
          <w:bottom w:val="nil"/>
          <w:right w:val="nil"/>
          <w:between w:val="nil"/>
        </w:pBdr>
        <w:jc w:val="center"/>
        <w:rPr>
          <w:color w:val="000000"/>
          <w:sz w:val="24"/>
          <w:szCs w:val="24"/>
        </w:rPr>
      </w:pPr>
      <w:bookmarkStart w:id="268" w:name="_1yyy98l" w:colFirst="0" w:colLast="0"/>
      <w:bookmarkEnd w:id="268"/>
      <w:proofErr w:type="spellStart"/>
      <w:r>
        <w:rPr>
          <w:color w:val="000000"/>
          <w:sz w:val="24"/>
          <w:szCs w:val="24"/>
        </w:rPr>
        <w:t>Bảng</w:t>
      </w:r>
      <w:proofErr w:type="spellEnd"/>
      <w:r>
        <w:rPr>
          <w:color w:val="000000"/>
          <w:sz w:val="24"/>
          <w:szCs w:val="24"/>
        </w:rPr>
        <w:t xml:space="preserve"> 21 </w:t>
      </w:r>
      <w:proofErr w:type="spellStart"/>
      <w:r>
        <w:rPr>
          <w:color w:val="000000"/>
          <w:sz w:val="24"/>
          <w:szCs w:val="24"/>
        </w:rPr>
        <w:t>Thư</w:t>
      </w:r>
      <w:proofErr w:type="spellEnd"/>
      <w:r>
        <w:rPr>
          <w:color w:val="000000"/>
          <w:sz w:val="24"/>
          <w:szCs w:val="24"/>
        </w:rPr>
        <w:t xml:space="preserve"> </w:t>
      </w:r>
      <w:proofErr w:type="spellStart"/>
      <w:r>
        <w:rPr>
          <w:color w:val="000000"/>
          <w:sz w:val="24"/>
          <w:szCs w:val="24"/>
        </w:rPr>
        <w:t>viện</w:t>
      </w:r>
      <w:proofErr w:type="spellEnd"/>
      <w:r>
        <w:rPr>
          <w:color w:val="000000"/>
          <w:sz w:val="24"/>
          <w:szCs w:val="24"/>
        </w:rPr>
        <w:t xml:space="preserve"> </w:t>
      </w:r>
      <w:proofErr w:type="spellStart"/>
      <w:r>
        <w:rPr>
          <w:color w:val="000000"/>
          <w:sz w:val="24"/>
          <w:szCs w:val="24"/>
        </w:rPr>
        <w:t>và</w:t>
      </w:r>
      <w:proofErr w:type="spellEnd"/>
      <w:r>
        <w:rPr>
          <w:color w:val="000000"/>
          <w:sz w:val="24"/>
          <w:szCs w:val="24"/>
        </w:rPr>
        <w:t xml:space="preserve"> </w:t>
      </w:r>
      <w:proofErr w:type="spellStart"/>
      <w:r>
        <w:rPr>
          <w:color w:val="000000"/>
          <w:sz w:val="24"/>
          <w:szCs w:val="24"/>
        </w:rPr>
        <w:t>công</w:t>
      </w:r>
      <w:proofErr w:type="spellEnd"/>
      <w:r>
        <w:rPr>
          <w:color w:val="000000"/>
          <w:sz w:val="24"/>
          <w:szCs w:val="24"/>
        </w:rPr>
        <w:t xml:space="preserve"> </w:t>
      </w:r>
      <w:proofErr w:type="spellStart"/>
      <w:r>
        <w:rPr>
          <w:color w:val="000000"/>
          <w:sz w:val="24"/>
          <w:szCs w:val="24"/>
        </w:rPr>
        <w:t>cụ</w:t>
      </w:r>
      <w:proofErr w:type="spellEnd"/>
      <w:r>
        <w:rPr>
          <w:color w:val="000000"/>
          <w:sz w:val="24"/>
          <w:szCs w:val="24"/>
        </w:rPr>
        <w:t xml:space="preserve"> </w:t>
      </w:r>
      <w:proofErr w:type="spellStart"/>
      <w:r>
        <w:rPr>
          <w:color w:val="000000"/>
          <w:sz w:val="24"/>
          <w:szCs w:val="24"/>
        </w:rPr>
        <w:t>sử</w:t>
      </w:r>
      <w:proofErr w:type="spellEnd"/>
      <w:r>
        <w:rPr>
          <w:color w:val="000000"/>
          <w:sz w:val="24"/>
          <w:szCs w:val="24"/>
        </w:rPr>
        <w:t xml:space="preserve"> </w:t>
      </w:r>
      <w:proofErr w:type="spellStart"/>
      <w:r>
        <w:rPr>
          <w:color w:val="000000"/>
          <w:sz w:val="24"/>
          <w:szCs w:val="24"/>
        </w:rPr>
        <w:t>dụng</w:t>
      </w:r>
      <w:proofErr w:type="spellEnd"/>
    </w:p>
    <w:tbl>
      <w:tblPr>
        <w:tblStyle w:val="af7"/>
        <w:tblW w:w="8889" w:type="dxa"/>
        <w:tblInd w:w="108" w:type="dxa"/>
        <w:tblBorders>
          <w:top w:val="single" w:sz="4" w:space="0" w:color="7F7F7F"/>
          <w:bottom w:val="single" w:sz="4" w:space="0" w:color="7F7F7F"/>
        </w:tblBorders>
        <w:tblLayout w:type="fixed"/>
        <w:tblLook w:val="0400" w:firstRow="0" w:lastRow="0" w:firstColumn="0" w:lastColumn="0" w:noHBand="0" w:noVBand="1"/>
      </w:tblPr>
      <w:tblGrid>
        <w:gridCol w:w="2031"/>
        <w:gridCol w:w="2415"/>
        <w:gridCol w:w="4443"/>
      </w:tblGrid>
      <w:tr w:rsidR="0017270F">
        <w:tc>
          <w:tcPr>
            <w:tcW w:w="2031" w:type="dxa"/>
            <w:tcBorders>
              <w:bottom w:val="single" w:sz="4" w:space="0" w:color="7F7F7F"/>
            </w:tcBorders>
            <w:shd w:val="clear" w:color="auto" w:fill="auto"/>
          </w:tcPr>
          <w:p w:rsidR="0017270F" w:rsidRDefault="005E76C4">
            <w:pPr>
              <w:spacing w:line="240" w:lineRule="auto"/>
              <w:rPr>
                <w:b/>
                <w:sz w:val="24"/>
                <w:szCs w:val="24"/>
              </w:rPr>
            </w:pPr>
            <w:proofErr w:type="spellStart"/>
            <w:r>
              <w:rPr>
                <w:b/>
                <w:sz w:val="24"/>
                <w:szCs w:val="24"/>
              </w:rPr>
              <w:t>Mục</w:t>
            </w:r>
            <w:proofErr w:type="spellEnd"/>
            <w:r>
              <w:rPr>
                <w:b/>
                <w:sz w:val="24"/>
                <w:szCs w:val="24"/>
              </w:rPr>
              <w:t xml:space="preserve"> </w:t>
            </w:r>
            <w:proofErr w:type="spellStart"/>
            <w:r>
              <w:rPr>
                <w:b/>
                <w:sz w:val="24"/>
                <w:szCs w:val="24"/>
              </w:rPr>
              <w:t>đích</w:t>
            </w:r>
            <w:proofErr w:type="spellEnd"/>
          </w:p>
        </w:tc>
        <w:tc>
          <w:tcPr>
            <w:tcW w:w="2415" w:type="dxa"/>
            <w:tcBorders>
              <w:bottom w:val="single" w:sz="4" w:space="0" w:color="7F7F7F"/>
            </w:tcBorders>
            <w:shd w:val="clear" w:color="auto" w:fill="auto"/>
          </w:tcPr>
          <w:p w:rsidR="0017270F" w:rsidRDefault="005E76C4">
            <w:pPr>
              <w:spacing w:line="240" w:lineRule="auto"/>
              <w:rPr>
                <w:b/>
                <w:sz w:val="24"/>
                <w:szCs w:val="24"/>
              </w:rPr>
            </w:pPr>
            <w:proofErr w:type="spellStart"/>
            <w:r>
              <w:rPr>
                <w:b/>
                <w:sz w:val="24"/>
                <w:szCs w:val="24"/>
              </w:rPr>
              <w:t>Công</w:t>
            </w:r>
            <w:proofErr w:type="spellEnd"/>
            <w:r>
              <w:rPr>
                <w:b/>
                <w:sz w:val="24"/>
                <w:szCs w:val="24"/>
              </w:rPr>
              <w:t xml:space="preserve"> </w:t>
            </w:r>
            <w:proofErr w:type="spellStart"/>
            <w:r>
              <w:rPr>
                <w:b/>
                <w:sz w:val="24"/>
                <w:szCs w:val="24"/>
              </w:rPr>
              <w:t>cụ</w:t>
            </w:r>
            <w:proofErr w:type="spellEnd"/>
          </w:p>
        </w:tc>
        <w:tc>
          <w:tcPr>
            <w:tcW w:w="4443" w:type="dxa"/>
            <w:tcBorders>
              <w:bottom w:val="single" w:sz="4" w:space="0" w:color="7F7F7F"/>
            </w:tcBorders>
            <w:shd w:val="clear" w:color="auto" w:fill="auto"/>
          </w:tcPr>
          <w:p w:rsidR="0017270F" w:rsidRDefault="005E76C4">
            <w:pPr>
              <w:spacing w:line="240" w:lineRule="auto"/>
              <w:rPr>
                <w:b/>
                <w:sz w:val="24"/>
                <w:szCs w:val="24"/>
              </w:rPr>
            </w:pPr>
            <w:proofErr w:type="spellStart"/>
            <w:r>
              <w:rPr>
                <w:b/>
                <w:sz w:val="24"/>
                <w:szCs w:val="24"/>
              </w:rPr>
              <w:t>Địa</w:t>
            </w:r>
            <w:proofErr w:type="spellEnd"/>
            <w:r>
              <w:rPr>
                <w:b/>
                <w:sz w:val="24"/>
                <w:szCs w:val="24"/>
              </w:rPr>
              <w:t xml:space="preserve"> </w:t>
            </w:r>
            <w:proofErr w:type="spellStart"/>
            <w:r>
              <w:rPr>
                <w:b/>
                <w:sz w:val="24"/>
                <w:szCs w:val="24"/>
              </w:rPr>
              <w:t>chỉ</w:t>
            </w:r>
            <w:proofErr w:type="spellEnd"/>
            <w:r>
              <w:rPr>
                <w:b/>
                <w:sz w:val="24"/>
                <w:szCs w:val="24"/>
              </w:rPr>
              <w:t xml:space="preserve"> URL</w:t>
            </w:r>
          </w:p>
        </w:tc>
      </w:tr>
      <w:tr w:rsidR="0017270F">
        <w:tc>
          <w:tcPr>
            <w:tcW w:w="2031" w:type="dxa"/>
            <w:tcBorders>
              <w:top w:val="single" w:sz="4" w:space="0" w:color="7F7F7F"/>
              <w:bottom w:val="single" w:sz="4" w:space="0" w:color="7F7F7F"/>
            </w:tcBorders>
            <w:shd w:val="clear" w:color="auto" w:fill="auto"/>
          </w:tcPr>
          <w:p w:rsidR="0017270F" w:rsidRDefault="005E76C4">
            <w:pPr>
              <w:spacing w:line="240" w:lineRule="auto"/>
              <w:rPr>
                <w:sz w:val="24"/>
                <w:szCs w:val="24"/>
              </w:rPr>
            </w:pPr>
            <w:r>
              <w:rPr>
                <w:sz w:val="24"/>
                <w:szCs w:val="24"/>
              </w:rPr>
              <w:t xml:space="preserve">IDE </w:t>
            </w:r>
            <w:proofErr w:type="spellStart"/>
            <w:r>
              <w:rPr>
                <w:sz w:val="24"/>
                <w:szCs w:val="24"/>
              </w:rPr>
              <w:t>lập</w:t>
            </w:r>
            <w:proofErr w:type="spellEnd"/>
            <w:r>
              <w:rPr>
                <w:sz w:val="24"/>
                <w:szCs w:val="24"/>
              </w:rPr>
              <w:t xml:space="preserve"> </w:t>
            </w:r>
            <w:proofErr w:type="spellStart"/>
            <w:r>
              <w:rPr>
                <w:sz w:val="24"/>
                <w:szCs w:val="24"/>
              </w:rPr>
              <w:t>trình</w:t>
            </w:r>
            <w:proofErr w:type="spellEnd"/>
          </w:p>
        </w:tc>
        <w:tc>
          <w:tcPr>
            <w:tcW w:w="2415" w:type="dxa"/>
            <w:tcBorders>
              <w:top w:val="single" w:sz="4" w:space="0" w:color="7F7F7F"/>
              <w:bottom w:val="single" w:sz="4" w:space="0" w:color="7F7F7F"/>
            </w:tcBorders>
            <w:shd w:val="clear" w:color="auto" w:fill="auto"/>
          </w:tcPr>
          <w:p w:rsidR="0017270F" w:rsidRDefault="005E76C4">
            <w:pPr>
              <w:spacing w:line="240" w:lineRule="auto"/>
              <w:rPr>
                <w:sz w:val="24"/>
                <w:szCs w:val="24"/>
              </w:rPr>
            </w:pPr>
            <w:r>
              <w:rPr>
                <w:sz w:val="24"/>
                <w:szCs w:val="24"/>
              </w:rPr>
              <w:t>Visual Studio 2015</w:t>
            </w:r>
          </w:p>
        </w:tc>
        <w:tc>
          <w:tcPr>
            <w:tcW w:w="4443" w:type="dxa"/>
            <w:tcBorders>
              <w:top w:val="single" w:sz="4" w:space="0" w:color="7F7F7F"/>
              <w:bottom w:val="single" w:sz="4" w:space="0" w:color="7F7F7F"/>
            </w:tcBorders>
            <w:shd w:val="clear" w:color="auto" w:fill="auto"/>
          </w:tcPr>
          <w:p w:rsidR="0017270F" w:rsidRDefault="005E76C4">
            <w:pPr>
              <w:spacing w:line="240" w:lineRule="auto"/>
              <w:rPr>
                <w:sz w:val="24"/>
                <w:szCs w:val="24"/>
              </w:rPr>
            </w:pPr>
            <w:r>
              <w:rPr>
                <w:sz w:val="24"/>
                <w:szCs w:val="24"/>
              </w:rPr>
              <w:t>https://www.visualstudio.com/</w:t>
            </w:r>
          </w:p>
        </w:tc>
      </w:tr>
      <w:tr w:rsidR="0017270F">
        <w:tc>
          <w:tcPr>
            <w:tcW w:w="2031" w:type="dxa"/>
            <w:shd w:val="clear" w:color="auto" w:fill="auto"/>
          </w:tcPr>
          <w:p w:rsidR="0017270F" w:rsidRDefault="005E76C4">
            <w:pPr>
              <w:spacing w:line="240" w:lineRule="auto"/>
              <w:rPr>
                <w:sz w:val="24"/>
                <w:szCs w:val="24"/>
              </w:rPr>
            </w:pPr>
            <w:proofErr w:type="spellStart"/>
            <w:r>
              <w:rPr>
                <w:sz w:val="24"/>
                <w:szCs w:val="24"/>
              </w:rPr>
              <w:t>Nền</w:t>
            </w:r>
            <w:proofErr w:type="spellEnd"/>
            <w:r>
              <w:rPr>
                <w:sz w:val="24"/>
                <w:szCs w:val="24"/>
              </w:rPr>
              <w:t xml:space="preserve"> </w:t>
            </w:r>
            <w:proofErr w:type="spellStart"/>
            <w:r>
              <w:rPr>
                <w:sz w:val="24"/>
                <w:szCs w:val="24"/>
              </w:rPr>
              <w:t>tảng</w:t>
            </w:r>
            <w:proofErr w:type="spellEnd"/>
          </w:p>
        </w:tc>
        <w:tc>
          <w:tcPr>
            <w:tcW w:w="2415" w:type="dxa"/>
            <w:shd w:val="clear" w:color="auto" w:fill="auto"/>
          </w:tcPr>
          <w:p w:rsidR="0017270F" w:rsidRDefault="005E76C4">
            <w:pPr>
              <w:spacing w:line="240" w:lineRule="auto"/>
              <w:rPr>
                <w:sz w:val="24"/>
                <w:szCs w:val="24"/>
              </w:rPr>
            </w:pPr>
            <w:r>
              <w:rPr>
                <w:sz w:val="24"/>
                <w:szCs w:val="24"/>
              </w:rPr>
              <w:t>.NET Framework 4.5</w:t>
            </w:r>
          </w:p>
        </w:tc>
        <w:tc>
          <w:tcPr>
            <w:tcW w:w="4443" w:type="dxa"/>
            <w:shd w:val="clear" w:color="auto" w:fill="auto"/>
          </w:tcPr>
          <w:p w:rsidR="0017270F" w:rsidRDefault="005E76C4">
            <w:pPr>
              <w:spacing w:line="240" w:lineRule="auto"/>
              <w:rPr>
                <w:sz w:val="24"/>
                <w:szCs w:val="24"/>
              </w:rPr>
            </w:pPr>
            <w:r>
              <w:rPr>
                <w:sz w:val="24"/>
                <w:szCs w:val="24"/>
              </w:rPr>
              <w:t>https://www.microsoft.com/en-us/download/details.aspx?id=30653</w:t>
            </w:r>
          </w:p>
        </w:tc>
      </w:tr>
      <w:tr w:rsidR="0017270F">
        <w:tc>
          <w:tcPr>
            <w:tcW w:w="2031" w:type="dxa"/>
            <w:shd w:val="clear" w:color="auto" w:fill="auto"/>
          </w:tcPr>
          <w:p w:rsidR="0017270F" w:rsidRDefault="005E76C4">
            <w:pPr>
              <w:spacing w:line="240" w:lineRule="auto"/>
              <w:rPr>
                <w:sz w:val="24"/>
                <w:szCs w:val="24"/>
              </w:rPr>
            </w:pPr>
            <w:proofErr w:type="spellStart"/>
            <w:r>
              <w:rPr>
                <w:sz w:val="24"/>
                <w:szCs w:val="24"/>
              </w:rPr>
              <w:t>Quản</w:t>
            </w:r>
            <w:proofErr w:type="spellEnd"/>
            <w:r>
              <w:rPr>
                <w:sz w:val="24"/>
                <w:szCs w:val="24"/>
              </w:rPr>
              <w:t xml:space="preserve"> </w:t>
            </w:r>
            <w:proofErr w:type="spellStart"/>
            <w:r>
              <w:rPr>
                <w:sz w:val="24"/>
                <w:szCs w:val="24"/>
              </w:rPr>
              <w:t>trị</w:t>
            </w:r>
            <w:proofErr w:type="spellEnd"/>
            <w:r>
              <w:rPr>
                <w:sz w:val="24"/>
                <w:szCs w:val="24"/>
              </w:rPr>
              <w:t xml:space="preserve"> CSDL</w:t>
            </w:r>
          </w:p>
        </w:tc>
        <w:tc>
          <w:tcPr>
            <w:tcW w:w="2415" w:type="dxa"/>
            <w:shd w:val="clear" w:color="auto" w:fill="auto"/>
          </w:tcPr>
          <w:p w:rsidR="0017270F" w:rsidRDefault="005E76C4">
            <w:pPr>
              <w:spacing w:line="240" w:lineRule="auto"/>
              <w:rPr>
                <w:sz w:val="24"/>
                <w:szCs w:val="24"/>
              </w:rPr>
            </w:pPr>
            <w:r>
              <w:rPr>
                <w:sz w:val="24"/>
                <w:szCs w:val="24"/>
              </w:rPr>
              <w:t>SQL Server 201</w:t>
            </w:r>
            <w:r w:rsidR="00602592">
              <w:rPr>
                <w:sz w:val="24"/>
                <w:szCs w:val="24"/>
              </w:rPr>
              <w:t>4</w:t>
            </w:r>
          </w:p>
        </w:tc>
        <w:tc>
          <w:tcPr>
            <w:tcW w:w="4443" w:type="dxa"/>
            <w:shd w:val="clear" w:color="auto" w:fill="auto"/>
          </w:tcPr>
          <w:p w:rsidR="0017270F" w:rsidRDefault="005E76C4">
            <w:pPr>
              <w:spacing w:line="240" w:lineRule="auto"/>
              <w:rPr>
                <w:sz w:val="24"/>
                <w:szCs w:val="24"/>
              </w:rPr>
            </w:pPr>
            <w:r>
              <w:rPr>
                <w:sz w:val="24"/>
                <w:szCs w:val="24"/>
              </w:rPr>
              <w:t>https://www.microsoft.com/en-us/sql-server/sql-server-201</w:t>
            </w:r>
            <w:r w:rsidR="00602592">
              <w:rPr>
                <w:sz w:val="24"/>
                <w:szCs w:val="24"/>
              </w:rPr>
              <w:t>4</w:t>
            </w:r>
          </w:p>
        </w:tc>
      </w:tr>
      <w:tr w:rsidR="0017270F">
        <w:tc>
          <w:tcPr>
            <w:tcW w:w="2031" w:type="dxa"/>
            <w:shd w:val="clear" w:color="auto" w:fill="auto"/>
          </w:tcPr>
          <w:p w:rsidR="0017270F" w:rsidRDefault="005E76C4">
            <w:pPr>
              <w:spacing w:line="240" w:lineRule="auto"/>
              <w:rPr>
                <w:sz w:val="24"/>
                <w:szCs w:val="24"/>
              </w:rPr>
            </w:pPr>
            <w:r>
              <w:rPr>
                <w:sz w:val="24"/>
                <w:szCs w:val="24"/>
              </w:rPr>
              <w:t>Server</w:t>
            </w:r>
          </w:p>
        </w:tc>
        <w:tc>
          <w:tcPr>
            <w:tcW w:w="2415" w:type="dxa"/>
            <w:shd w:val="clear" w:color="auto" w:fill="auto"/>
          </w:tcPr>
          <w:p w:rsidR="0017270F" w:rsidRDefault="005E76C4">
            <w:pPr>
              <w:spacing w:line="240" w:lineRule="auto"/>
              <w:rPr>
                <w:sz w:val="24"/>
                <w:szCs w:val="24"/>
              </w:rPr>
            </w:pPr>
            <w:r>
              <w:rPr>
                <w:sz w:val="24"/>
                <w:szCs w:val="24"/>
              </w:rPr>
              <w:t>IIS 10.0 Express</w:t>
            </w:r>
          </w:p>
        </w:tc>
        <w:tc>
          <w:tcPr>
            <w:tcW w:w="4443" w:type="dxa"/>
            <w:shd w:val="clear" w:color="auto" w:fill="auto"/>
          </w:tcPr>
          <w:p w:rsidR="0017270F" w:rsidRDefault="005E76C4">
            <w:pPr>
              <w:spacing w:line="240" w:lineRule="auto"/>
              <w:rPr>
                <w:sz w:val="24"/>
                <w:szCs w:val="24"/>
              </w:rPr>
            </w:pPr>
            <w:r>
              <w:rPr>
                <w:sz w:val="24"/>
                <w:szCs w:val="24"/>
              </w:rPr>
              <w:t>https://www.microsoft.com/en-us/download/details.aspx?id=48264</w:t>
            </w:r>
          </w:p>
        </w:tc>
      </w:tr>
      <w:tr w:rsidR="0017270F">
        <w:tc>
          <w:tcPr>
            <w:tcW w:w="2031" w:type="dxa"/>
            <w:shd w:val="clear" w:color="auto" w:fill="auto"/>
          </w:tcPr>
          <w:p w:rsidR="0017270F" w:rsidRDefault="005E76C4">
            <w:pPr>
              <w:spacing w:line="240" w:lineRule="auto"/>
              <w:rPr>
                <w:sz w:val="24"/>
                <w:szCs w:val="24"/>
              </w:rPr>
            </w:pPr>
            <w:proofErr w:type="spellStart"/>
            <w:r>
              <w:rPr>
                <w:sz w:val="24"/>
                <w:szCs w:val="24"/>
              </w:rPr>
              <w:t>Hiển</w:t>
            </w:r>
            <w:proofErr w:type="spellEnd"/>
            <w:r>
              <w:rPr>
                <w:sz w:val="24"/>
                <w:szCs w:val="24"/>
              </w:rPr>
              <w:t xml:space="preserve"> </w:t>
            </w:r>
            <w:proofErr w:type="spellStart"/>
            <w:r>
              <w:rPr>
                <w:sz w:val="24"/>
                <w:szCs w:val="24"/>
              </w:rPr>
              <w:t>thị</w:t>
            </w:r>
            <w:proofErr w:type="spellEnd"/>
            <w:r>
              <w:rPr>
                <w:sz w:val="24"/>
                <w:szCs w:val="24"/>
              </w:rPr>
              <w:t xml:space="preserve"> website</w:t>
            </w:r>
          </w:p>
        </w:tc>
        <w:tc>
          <w:tcPr>
            <w:tcW w:w="2415" w:type="dxa"/>
            <w:shd w:val="clear" w:color="auto" w:fill="auto"/>
          </w:tcPr>
          <w:p w:rsidR="0017270F" w:rsidRDefault="005E76C4">
            <w:pPr>
              <w:spacing w:line="240" w:lineRule="auto"/>
              <w:rPr>
                <w:sz w:val="24"/>
                <w:szCs w:val="24"/>
              </w:rPr>
            </w:pPr>
            <w:r>
              <w:rPr>
                <w:sz w:val="24"/>
                <w:szCs w:val="24"/>
              </w:rPr>
              <w:t>Google Chrome</w:t>
            </w:r>
          </w:p>
        </w:tc>
        <w:tc>
          <w:tcPr>
            <w:tcW w:w="4443" w:type="dxa"/>
            <w:shd w:val="clear" w:color="auto" w:fill="auto"/>
          </w:tcPr>
          <w:p w:rsidR="0017270F" w:rsidRDefault="005E76C4">
            <w:pPr>
              <w:spacing w:line="240" w:lineRule="auto"/>
              <w:rPr>
                <w:sz w:val="24"/>
                <w:szCs w:val="24"/>
              </w:rPr>
            </w:pPr>
            <w:r>
              <w:rPr>
                <w:sz w:val="24"/>
                <w:szCs w:val="24"/>
              </w:rPr>
              <w:t>https://www.google.com/intl/vi_vn/chrome/</w:t>
            </w:r>
          </w:p>
        </w:tc>
      </w:tr>
      <w:tr w:rsidR="0017270F">
        <w:tc>
          <w:tcPr>
            <w:tcW w:w="2031" w:type="dxa"/>
            <w:shd w:val="clear" w:color="auto" w:fill="auto"/>
          </w:tcPr>
          <w:p w:rsidR="0017270F" w:rsidRDefault="005E76C4">
            <w:pPr>
              <w:spacing w:line="240" w:lineRule="auto"/>
              <w:rPr>
                <w:sz w:val="24"/>
                <w:szCs w:val="24"/>
              </w:rPr>
            </w:pPr>
            <w:proofErr w:type="spellStart"/>
            <w:r>
              <w:rPr>
                <w:sz w:val="24"/>
                <w:szCs w:val="24"/>
              </w:rPr>
              <w:t>Gửi</w:t>
            </w:r>
            <w:proofErr w:type="spellEnd"/>
            <w:r>
              <w:rPr>
                <w:sz w:val="24"/>
                <w:szCs w:val="24"/>
              </w:rPr>
              <w:t xml:space="preserve"> request</w:t>
            </w:r>
          </w:p>
        </w:tc>
        <w:tc>
          <w:tcPr>
            <w:tcW w:w="2415" w:type="dxa"/>
            <w:shd w:val="clear" w:color="auto" w:fill="auto"/>
          </w:tcPr>
          <w:p w:rsidR="0017270F" w:rsidRDefault="005E76C4">
            <w:pPr>
              <w:spacing w:line="240" w:lineRule="auto"/>
              <w:rPr>
                <w:sz w:val="24"/>
                <w:szCs w:val="24"/>
              </w:rPr>
            </w:pPr>
            <w:r>
              <w:rPr>
                <w:sz w:val="24"/>
                <w:szCs w:val="24"/>
              </w:rPr>
              <w:t>Postman 6.0.10</w:t>
            </w:r>
          </w:p>
        </w:tc>
        <w:tc>
          <w:tcPr>
            <w:tcW w:w="4443" w:type="dxa"/>
            <w:shd w:val="clear" w:color="auto" w:fill="auto"/>
          </w:tcPr>
          <w:p w:rsidR="0017270F" w:rsidRDefault="005E76C4">
            <w:pPr>
              <w:spacing w:line="240" w:lineRule="auto"/>
              <w:rPr>
                <w:sz w:val="24"/>
                <w:szCs w:val="24"/>
              </w:rPr>
            </w:pPr>
            <w:r>
              <w:rPr>
                <w:sz w:val="24"/>
                <w:szCs w:val="24"/>
              </w:rPr>
              <w:t>https://www.getpostman.com/</w:t>
            </w:r>
          </w:p>
        </w:tc>
      </w:tr>
      <w:tr w:rsidR="0017270F">
        <w:tc>
          <w:tcPr>
            <w:tcW w:w="2031" w:type="dxa"/>
            <w:shd w:val="clear" w:color="auto" w:fill="auto"/>
          </w:tcPr>
          <w:p w:rsidR="0017270F" w:rsidRDefault="005E76C4">
            <w:pPr>
              <w:spacing w:line="240" w:lineRule="auto"/>
              <w:rPr>
                <w:sz w:val="24"/>
                <w:szCs w:val="24"/>
              </w:rPr>
            </w:pPr>
            <w:proofErr w:type="spellStart"/>
            <w:r>
              <w:rPr>
                <w:sz w:val="24"/>
                <w:szCs w:val="24"/>
              </w:rPr>
              <w:t>Vẻ</w:t>
            </w:r>
            <w:proofErr w:type="spellEnd"/>
            <w:r>
              <w:rPr>
                <w:sz w:val="24"/>
                <w:szCs w:val="24"/>
              </w:rPr>
              <w:t xml:space="preserve"> </w:t>
            </w:r>
            <w:proofErr w:type="spellStart"/>
            <w:r>
              <w:rPr>
                <w:sz w:val="24"/>
                <w:szCs w:val="24"/>
              </w:rPr>
              <w:t>biểu</w:t>
            </w:r>
            <w:proofErr w:type="spellEnd"/>
            <w:r>
              <w:rPr>
                <w:sz w:val="24"/>
                <w:szCs w:val="24"/>
              </w:rPr>
              <w:t xml:space="preserve"> </w:t>
            </w:r>
            <w:proofErr w:type="spellStart"/>
            <w:r>
              <w:rPr>
                <w:sz w:val="24"/>
                <w:szCs w:val="24"/>
              </w:rPr>
              <w:t>đồ</w:t>
            </w:r>
            <w:proofErr w:type="spellEnd"/>
          </w:p>
        </w:tc>
        <w:tc>
          <w:tcPr>
            <w:tcW w:w="2415" w:type="dxa"/>
            <w:shd w:val="clear" w:color="auto" w:fill="auto"/>
          </w:tcPr>
          <w:p w:rsidR="0017270F" w:rsidRDefault="005E76C4">
            <w:pPr>
              <w:spacing w:line="240" w:lineRule="auto"/>
              <w:rPr>
                <w:sz w:val="24"/>
                <w:szCs w:val="24"/>
              </w:rPr>
            </w:pPr>
            <w:r>
              <w:rPr>
                <w:sz w:val="24"/>
                <w:szCs w:val="24"/>
              </w:rPr>
              <w:t>Visual Paradigm CE 15.0</w:t>
            </w:r>
          </w:p>
        </w:tc>
        <w:tc>
          <w:tcPr>
            <w:tcW w:w="4443" w:type="dxa"/>
            <w:shd w:val="clear" w:color="auto" w:fill="auto"/>
          </w:tcPr>
          <w:p w:rsidR="0017270F" w:rsidRDefault="005E76C4">
            <w:pPr>
              <w:spacing w:line="240" w:lineRule="auto"/>
              <w:rPr>
                <w:sz w:val="24"/>
                <w:szCs w:val="24"/>
              </w:rPr>
            </w:pPr>
            <w:r>
              <w:rPr>
                <w:sz w:val="24"/>
                <w:szCs w:val="24"/>
              </w:rPr>
              <w:t>https://www.visual-paradigm.com/download/</w:t>
            </w:r>
          </w:p>
        </w:tc>
      </w:tr>
    </w:tbl>
    <w:p w:rsidR="0017270F" w:rsidRDefault="005E76C4">
      <w:pPr>
        <w:pStyle w:val="u3"/>
        <w:numPr>
          <w:ilvl w:val="2"/>
          <w:numId w:val="10"/>
        </w:numPr>
      </w:pPr>
      <w:bookmarkStart w:id="269" w:name="_4iylrwe" w:colFirst="0" w:colLast="0"/>
      <w:bookmarkEnd w:id="269"/>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p>
    <w:p w:rsidR="0017270F" w:rsidRDefault="005E76C4">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là</w:t>
      </w:r>
      <w:proofErr w:type="spellEnd"/>
      <w:r>
        <w:t xml:space="preserve"> 1 </w:t>
      </w:r>
      <w:proofErr w:type="spellStart"/>
      <w:r>
        <w:t>hệ</w:t>
      </w:r>
      <w:proofErr w:type="spellEnd"/>
      <w:r>
        <w:t xml:space="preserve"> </w:t>
      </w:r>
      <w:proofErr w:type="spellStart"/>
      <w:r>
        <w:t>thống</w:t>
      </w:r>
      <w:proofErr w:type="spellEnd"/>
      <w:r>
        <w:t xml:space="preserve"> website </w:t>
      </w:r>
      <w:proofErr w:type="spellStart"/>
      <w:r w:rsidR="00557A92">
        <w:t>gồm</w:t>
      </w:r>
      <w:proofErr w:type="spellEnd"/>
      <w:r>
        <w:t xml:space="preserve"> module </w:t>
      </w:r>
      <w:proofErr w:type="spellStart"/>
      <w:r>
        <w:t>chính</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rsidR="00557A92">
        <w:t>quản</w:t>
      </w:r>
      <w:proofErr w:type="spellEnd"/>
      <w:r w:rsidR="00557A92">
        <w:t xml:space="preserve"> </w:t>
      </w:r>
      <w:proofErr w:type="spellStart"/>
      <w:r w:rsidR="00557A92">
        <w:t>lý</w:t>
      </w:r>
      <w:proofErr w:type="spellEnd"/>
      <w:r w:rsidR="00557A92">
        <w:t xml:space="preserve"> Kho, </w:t>
      </w:r>
      <w:proofErr w:type="spellStart"/>
      <w:r w:rsidR="00557A92">
        <w:t>quản</w:t>
      </w:r>
      <w:proofErr w:type="spellEnd"/>
      <w:r w:rsidR="00557A92">
        <w:t xml:space="preserve"> </w:t>
      </w:r>
      <w:proofErr w:type="spellStart"/>
      <w:r w:rsidR="00557A92">
        <w:t>lý</w:t>
      </w:r>
      <w:proofErr w:type="spellEnd"/>
      <w:r w:rsidR="00557A92">
        <w:t xml:space="preserve"> Thu, chi. </w:t>
      </w:r>
      <w:proofErr w:type="spellStart"/>
      <w:r w:rsidR="00557A92">
        <w:t>Quản</w:t>
      </w:r>
      <w:proofErr w:type="spellEnd"/>
      <w:r w:rsidR="00557A92">
        <w:t xml:space="preserve"> </w:t>
      </w:r>
      <w:proofErr w:type="spellStart"/>
      <w:r w:rsidR="00557A92">
        <w:t>lý</w:t>
      </w:r>
      <w:proofErr w:type="spellEnd"/>
      <w:r w:rsidR="00557A92">
        <w:t xml:space="preserve"> </w:t>
      </w:r>
      <w:proofErr w:type="spellStart"/>
      <w:r w:rsidR="00557A92">
        <w:t>bán</w:t>
      </w:r>
      <w:proofErr w:type="spellEnd"/>
      <w:r w:rsidR="00557A92">
        <w:t xml:space="preserve"> </w:t>
      </w:r>
      <w:proofErr w:type="spellStart"/>
      <w:r w:rsidR="00557A92">
        <w:t>hàng</w:t>
      </w:r>
      <w:proofErr w:type="spellEnd"/>
    </w:p>
    <w:p w:rsidR="0017270F" w:rsidRDefault="005E76C4">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chi </w:t>
      </w:r>
      <w:proofErr w:type="spellStart"/>
      <w:r>
        <w:t>tiết</w:t>
      </w:r>
      <w:proofErr w:type="spellEnd"/>
    </w:p>
    <w:p w:rsidR="0017270F" w:rsidRDefault="005E76C4">
      <w:pPr>
        <w:keepNext/>
        <w:pBdr>
          <w:top w:val="nil"/>
          <w:left w:val="nil"/>
          <w:bottom w:val="nil"/>
          <w:right w:val="nil"/>
          <w:between w:val="nil"/>
        </w:pBdr>
        <w:jc w:val="center"/>
        <w:rPr>
          <w:color w:val="000000"/>
          <w:sz w:val="24"/>
          <w:szCs w:val="24"/>
        </w:rPr>
      </w:pPr>
      <w:bookmarkStart w:id="270" w:name="_2y3w247" w:colFirst="0" w:colLast="0"/>
      <w:bookmarkEnd w:id="270"/>
      <w:proofErr w:type="spellStart"/>
      <w:r>
        <w:rPr>
          <w:color w:val="000000"/>
          <w:sz w:val="24"/>
          <w:szCs w:val="24"/>
        </w:rPr>
        <w:t>Bảng</w:t>
      </w:r>
      <w:proofErr w:type="spellEnd"/>
      <w:r>
        <w:rPr>
          <w:color w:val="000000"/>
          <w:sz w:val="24"/>
          <w:szCs w:val="24"/>
        </w:rPr>
        <w:t xml:space="preserve"> 22 </w:t>
      </w:r>
      <w:proofErr w:type="spellStart"/>
      <w:r>
        <w:rPr>
          <w:color w:val="000000"/>
          <w:sz w:val="24"/>
          <w:szCs w:val="24"/>
        </w:rPr>
        <w:t>Thống</w:t>
      </w:r>
      <w:proofErr w:type="spellEnd"/>
      <w:r>
        <w:rPr>
          <w:color w:val="000000"/>
          <w:sz w:val="24"/>
          <w:szCs w:val="24"/>
        </w:rPr>
        <w:t xml:space="preserve"> </w:t>
      </w:r>
      <w:proofErr w:type="spellStart"/>
      <w:r>
        <w:rPr>
          <w:color w:val="000000"/>
          <w:sz w:val="24"/>
          <w:szCs w:val="24"/>
        </w:rPr>
        <w:t>kê</w:t>
      </w:r>
      <w:proofErr w:type="spellEnd"/>
      <w:r>
        <w:rPr>
          <w:color w:val="000000"/>
          <w:sz w:val="24"/>
          <w:szCs w:val="24"/>
        </w:rPr>
        <w:t xml:space="preserve"> </w:t>
      </w:r>
      <w:proofErr w:type="spellStart"/>
      <w:r>
        <w:rPr>
          <w:color w:val="000000"/>
          <w:sz w:val="24"/>
          <w:szCs w:val="24"/>
        </w:rPr>
        <w:t>kết</w:t>
      </w:r>
      <w:proofErr w:type="spellEnd"/>
      <w:r>
        <w:rPr>
          <w:color w:val="000000"/>
          <w:sz w:val="24"/>
          <w:szCs w:val="24"/>
        </w:rPr>
        <w:t xml:space="preserve"> </w:t>
      </w:r>
      <w:proofErr w:type="spellStart"/>
      <w:r>
        <w:rPr>
          <w:color w:val="000000"/>
          <w:sz w:val="24"/>
          <w:szCs w:val="24"/>
        </w:rPr>
        <w:t>quả</w:t>
      </w:r>
      <w:proofErr w:type="spellEnd"/>
      <w:r>
        <w:rPr>
          <w:color w:val="000000"/>
          <w:sz w:val="24"/>
          <w:szCs w:val="24"/>
        </w:rPr>
        <w:t xml:space="preserve"> </w:t>
      </w:r>
      <w:proofErr w:type="spellStart"/>
      <w:r>
        <w:rPr>
          <w:color w:val="000000"/>
          <w:sz w:val="24"/>
          <w:szCs w:val="24"/>
        </w:rPr>
        <w:t>đạt</w:t>
      </w:r>
      <w:proofErr w:type="spellEnd"/>
      <w:r>
        <w:rPr>
          <w:color w:val="000000"/>
          <w:sz w:val="24"/>
          <w:szCs w:val="24"/>
        </w:rPr>
        <w:t xml:space="preserve"> </w:t>
      </w:r>
      <w:proofErr w:type="spellStart"/>
      <w:r>
        <w:rPr>
          <w:color w:val="000000"/>
          <w:sz w:val="24"/>
          <w:szCs w:val="24"/>
        </w:rPr>
        <w:t>được</w:t>
      </w:r>
      <w:proofErr w:type="spellEnd"/>
    </w:p>
    <w:tbl>
      <w:tblPr>
        <w:tblStyle w:val="af8"/>
        <w:tblW w:w="899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1101"/>
        <w:gridCol w:w="2268"/>
        <w:gridCol w:w="3378"/>
        <w:gridCol w:w="2250"/>
      </w:tblGrid>
      <w:tr w:rsidR="0017270F">
        <w:trPr>
          <w:cnfStyle w:val="100000000000" w:firstRow="1" w:lastRow="0" w:firstColumn="0" w:lastColumn="0" w:oddVBand="0" w:evenVBand="0" w:oddHBand="0" w:evenHBand="0" w:firstRowFirstColumn="0" w:firstRowLastColumn="0" w:lastRowFirstColumn="0" w:lastRowLastColumn="0"/>
        </w:trPr>
        <w:tc>
          <w:tcPr>
            <w:tcW w:w="1101" w:type="dxa"/>
          </w:tcPr>
          <w:p w:rsidR="0017270F" w:rsidRDefault="005E76C4">
            <w:r>
              <w:t>STT</w:t>
            </w:r>
          </w:p>
        </w:tc>
        <w:tc>
          <w:tcPr>
            <w:tcW w:w="2268" w:type="dxa"/>
          </w:tcPr>
          <w:p w:rsidR="0017270F" w:rsidRDefault="005E76C4">
            <w:proofErr w:type="spellStart"/>
            <w:r>
              <w:t>Thông</w:t>
            </w:r>
            <w:proofErr w:type="spellEnd"/>
            <w:r>
              <w:t xml:space="preserve"> tin</w:t>
            </w:r>
          </w:p>
        </w:tc>
        <w:tc>
          <w:tcPr>
            <w:tcW w:w="3378" w:type="dxa"/>
          </w:tcPr>
          <w:p w:rsidR="0017270F" w:rsidRDefault="005E76C4">
            <w:proofErr w:type="spellStart"/>
            <w:r>
              <w:t>Số</w:t>
            </w:r>
            <w:proofErr w:type="spellEnd"/>
            <w:r>
              <w:t xml:space="preserve"> </w:t>
            </w:r>
            <w:proofErr w:type="spellStart"/>
            <w:r>
              <w:t>lượng</w:t>
            </w:r>
            <w:proofErr w:type="spellEnd"/>
          </w:p>
        </w:tc>
        <w:tc>
          <w:tcPr>
            <w:tcW w:w="2250" w:type="dxa"/>
          </w:tcPr>
          <w:p w:rsidR="0017270F" w:rsidRDefault="005E76C4">
            <w:proofErr w:type="spellStart"/>
            <w:r>
              <w:t>Ghi</w:t>
            </w:r>
            <w:proofErr w:type="spellEnd"/>
            <w:r>
              <w:t xml:space="preserve"> </w:t>
            </w:r>
            <w:proofErr w:type="spellStart"/>
            <w:r>
              <w:t>chú</w:t>
            </w:r>
            <w:proofErr w:type="spellEnd"/>
          </w:p>
        </w:tc>
      </w:tr>
      <w:tr w:rsidR="0017270F">
        <w:tc>
          <w:tcPr>
            <w:tcW w:w="1101" w:type="dxa"/>
          </w:tcPr>
          <w:p w:rsidR="0017270F" w:rsidRDefault="005E76C4">
            <w:r>
              <w:t>1</w:t>
            </w:r>
          </w:p>
        </w:tc>
        <w:tc>
          <w:tcPr>
            <w:tcW w:w="2268" w:type="dxa"/>
          </w:tcPr>
          <w:p w:rsidR="0017270F" w:rsidRDefault="005E76C4">
            <w:r>
              <w:t>Package</w:t>
            </w:r>
          </w:p>
        </w:tc>
        <w:tc>
          <w:tcPr>
            <w:tcW w:w="3378" w:type="dxa"/>
          </w:tcPr>
          <w:p w:rsidR="0017270F" w:rsidRDefault="005E76C4">
            <w:r>
              <w:t>5</w:t>
            </w:r>
          </w:p>
        </w:tc>
        <w:tc>
          <w:tcPr>
            <w:tcW w:w="2250" w:type="dxa"/>
          </w:tcPr>
          <w:p w:rsidR="0017270F" w:rsidRDefault="0017270F"/>
        </w:tc>
      </w:tr>
      <w:tr w:rsidR="0017270F">
        <w:tc>
          <w:tcPr>
            <w:tcW w:w="1101" w:type="dxa"/>
          </w:tcPr>
          <w:p w:rsidR="0017270F" w:rsidRDefault="005E76C4">
            <w:r>
              <w:lastRenderedPageBreak/>
              <w:t>2</w:t>
            </w:r>
          </w:p>
        </w:tc>
        <w:tc>
          <w:tcPr>
            <w:tcW w:w="2268" w:type="dxa"/>
          </w:tcPr>
          <w:p w:rsidR="0017270F" w:rsidRDefault="005E76C4">
            <w:proofErr w:type="spellStart"/>
            <w:r>
              <w:t>Số</w:t>
            </w:r>
            <w:proofErr w:type="spellEnd"/>
            <w:r>
              <w:t xml:space="preserve"> </w:t>
            </w:r>
            <w:proofErr w:type="spellStart"/>
            <w:r>
              <w:t>lớp</w:t>
            </w:r>
            <w:proofErr w:type="spellEnd"/>
          </w:p>
        </w:tc>
        <w:tc>
          <w:tcPr>
            <w:tcW w:w="3378" w:type="dxa"/>
          </w:tcPr>
          <w:p w:rsidR="0017270F" w:rsidRDefault="005E76C4">
            <w:r>
              <w:t>23</w:t>
            </w:r>
          </w:p>
        </w:tc>
        <w:tc>
          <w:tcPr>
            <w:tcW w:w="2250" w:type="dxa"/>
          </w:tcPr>
          <w:p w:rsidR="0017270F" w:rsidRDefault="0017270F"/>
        </w:tc>
      </w:tr>
      <w:tr w:rsidR="0017270F">
        <w:tc>
          <w:tcPr>
            <w:tcW w:w="1101" w:type="dxa"/>
          </w:tcPr>
          <w:p w:rsidR="0017270F" w:rsidRDefault="005E76C4">
            <w:r>
              <w:t>4</w:t>
            </w:r>
          </w:p>
        </w:tc>
        <w:tc>
          <w:tcPr>
            <w:tcW w:w="2268" w:type="dxa"/>
          </w:tcPr>
          <w:p w:rsidR="0017270F" w:rsidRDefault="005E76C4">
            <w:r>
              <w:t xml:space="preserve">Dung </w:t>
            </w:r>
            <w:proofErr w:type="spellStart"/>
            <w:r>
              <w:t>lượng</w:t>
            </w:r>
            <w:proofErr w:type="spellEnd"/>
            <w:r>
              <w:t xml:space="preserve"> </w:t>
            </w:r>
            <w:proofErr w:type="spellStart"/>
            <w:r>
              <w:t>mã</w:t>
            </w:r>
            <w:proofErr w:type="spellEnd"/>
            <w:r>
              <w:t xml:space="preserve"> </w:t>
            </w:r>
            <w:proofErr w:type="spellStart"/>
            <w:r>
              <w:t>nguồn</w:t>
            </w:r>
            <w:proofErr w:type="spellEnd"/>
          </w:p>
        </w:tc>
        <w:tc>
          <w:tcPr>
            <w:tcW w:w="3378" w:type="dxa"/>
          </w:tcPr>
          <w:p w:rsidR="0017270F" w:rsidRDefault="005E76C4">
            <w:r>
              <w:t>39MB</w:t>
            </w:r>
          </w:p>
        </w:tc>
        <w:tc>
          <w:tcPr>
            <w:tcW w:w="2250" w:type="dxa"/>
          </w:tcPr>
          <w:p w:rsidR="0017270F" w:rsidRDefault="005E76C4">
            <w:r>
              <w:t xml:space="preserve"> Dung </w:t>
            </w:r>
            <w:proofErr w:type="spellStart"/>
            <w:r>
              <w:t>lượng</w:t>
            </w:r>
            <w:proofErr w:type="spellEnd"/>
            <w:r>
              <w:t xml:space="preserve"> project </w:t>
            </w:r>
            <w:proofErr w:type="spellStart"/>
            <w:r>
              <w:t>trên</w:t>
            </w:r>
            <w:proofErr w:type="spellEnd"/>
            <w:r>
              <w:t xml:space="preserve"> Visual Studio</w:t>
            </w:r>
          </w:p>
        </w:tc>
      </w:tr>
      <w:tr w:rsidR="0017270F">
        <w:tc>
          <w:tcPr>
            <w:tcW w:w="1101" w:type="dxa"/>
          </w:tcPr>
          <w:p w:rsidR="0017270F" w:rsidRDefault="005E76C4">
            <w:r>
              <w:t>5</w:t>
            </w:r>
          </w:p>
        </w:tc>
        <w:tc>
          <w:tcPr>
            <w:tcW w:w="2268" w:type="dxa"/>
          </w:tcPr>
          <w:p w:rsidR="0017270F" w:rsidRDefault="005E76C4">
            <w:proofErr w:type="spellStart"/>
            <w:r>
              <w:t>Số</w:t>
            </w:r>
            <w:proofErr w:type="spellEnd"/>
            <w:r>
              <w:t xml:space="preserve"> module</w:t>
            </w:r>
          </w:p>
        </w:tc>
        <w:tc>
          <w:tcPr>
            <w:tcW w:w="3378" w:type="dxa"/>
          </w:tcPr>
          <w:p w:rsidR="0017270F" w:rsidRDefault="0021505E">
            <w:r>
              <w:t>4</w:t>
            </w:r>
          </w:p>
        </w:tc>
        <w:tc>
          <w:tcPr>
            <w:tcW w:w="2250" w:type="dxa"/>
          </w:tcPr>
          <w:p w:rsidR="0017270F" w:rsidRDefault="0017270F"/>
        </w:tc>
      </w:tr>
      <w:tr w:rsidR="0017270F">
        <w:tc>
          <w:tcPr>
            <w:tcW w:w="1101" w:type="dxa"/>
          </w:tcPr>
          <w:p w:rsidR="0017270F" w:rsidRDefault="005E76C4">
            <w:r>
              <w:t>6</w:t>
            </w:r>
          </w:p>
        </w:tc>
        <w:tc>
          <w:tcPr>
            <w:tcW w:w="2268" w:type="dxa"/>
          </w:tcPr>
          <w:p w:rsidR="0017270F" w:rsidRDefault="005E76C4">
            <w:proofErr w:type="spellStart"/>
            <w:r>
              <w:t>Số</w:t>
            </w:r>
            <w:proofErr w:type="spellEnd"/>
            <w:r>
              <w:t xml:space="preserve"> webpage</w:t>
            </w:r>
          </w:p>
        </w:tc>
        <w:tc>
          <w:tcPr>
            <w:tcW w:w="3378" w:type="dxa"/>
          </w:tcPr>
          <w:p w:rsidR="0017270F" w:rsidRDefault="005E76C4">
            <w:r>
              <w:t>5</w:t>
            </w:r>
          </w:p>
        </w:tc>
        <w:tc>
          <w:tcPr>
            <w:tcW w:w="2250" w:type="dxa"/>
          </w:tcPr>
          <w:p w:rsidR="0017270F" w:rsidRDefault="0017270F"/>
        </w:tc>
      </w:tr>
      <w:tr w:rsidR="0017270F">
        <w:tc>
          <w:tcPr>
            <w:tcW w:w="1101" w:type="dxa"/>
          </w:tcPr>
          <w:p w:rsidR="0017270F" w:rsidRDefault="005E76C4">
            <w:r>
              <w:t>7</w:t>
            </w:r>
          </w:p>
        </w:tc>
        <w:tc>
          <w:tcPr>
            <w:tcW w:w="2268" w:type="dxa"/>
          </w:tcPr>
          <w:p w:rsidR="0017270F" w:rsidRDefault="005E76C4">
            <w:proofErr w:type="spellStart"/>
            <w:r>
              <w:t>Kích</w:t>
            </w:r>
            <w:proofErr w:type="spellEnd"/>
            <w:r>
              <w:t xml:space="preserve"> </w:t>
            </w:r>
            <w:proofErr w:type="spellStart"/>
            <w:r>
              <w:t>cỡ</w:t>
            </w:r>
            <w:proofErr w:type="spellEnd"/>
            <w:r>
              <w:t xml:space="preserve"> </w:t>
            </w:r>
            <w:proofErr w:type="spellStart"/>
            <w:r>
              <w:t>dữ</w:t>
            </w:r>
            <w:proofErr w:type="spellEnd"/>
            <w:r>
              <w:t xml:space="preserve"> </w:t>
            </w:r>
            <w:proofErr w:type="spellStart"/>
            <w:r>
              <w:t>liệu</w:t>
            </w:r>
            <w:proofErr w:type="spellEnd"/>
          </w:p>
        </w:tc>
        <w:tc>
          <w:tcPr>
            <w:tcW w:w="3378" w:type="dxa"/>
          </w:tcPr>
          <w:p w:rsidR="0017270F" w:rsidRDefault="005E76C4">
            <w:r>
              <w:t>18MB</w:t>
            </w:r>
          </w:p>
        </w:tc>
        <w:tc>
          <w:tcPr>
            <w:tcW w:w="2250" w:type="dxa"/>
          </w:tcPr>
          <w:p w:rsidR="0017270F" w:rsidRDefault="0017270F"/>
        </w:tc>
      </w:tr>
    </w:tbl>
    <w:p w:rsidR="0017270F" w:rsidRDefault="0017270F"/>
    <w:p w:rsidR="0017270F" w:rsidRDefault="005E76C4">
      <w:pPr>
        <w:pStyle w:val="u3"/>
        <w:numPr>
          <w:ilvl w:val="2"/>
          <w:numId w:val="10"/>
        </w:numPr>
      </w:pPr>
      <w:bookmarkStart w:id="271" w:name="_1d96cc0" w:colFirst="0" w:colLast="0"/>
      <w:bookmarkEnd w:id="271"/>
      <w:r>
        <w:t xml:space="preserve">Minh </w:t>
      </w:r>
      <w:proofErr w:type="spellStart"/>
      <w:r>
        <w:t>hoạ</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p>
    <w:p w:rsidR="0017270F" w:rsidRDefault="005E76C4">
      <w:r>
        <w:t xml:space="preserve">Sau </w:t>
      </w:r>
      <w:proofErr w:type="spellStart"/>
      <w:r>
        <w:t>khi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trang</w:t>
      </w:r>
      <w:proofErr w:type="spellEnd"/>
      <w:r>
        <w:t xml:space="preserve"> web,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rsidR="0021505E">
        <w:t>được</w:t>
      </w:r>
      <w:proofErr w:type="spellEnd"/>
      <w:r w:rsidR="0021505E">
        <w:t xml:space="preserve"> </w:t>
      </w:r>
      <w:proofErr w:type="spellStart"/>
      <w:r w:rsidR="0021505E">
        <w:t>đưa</w:t>
      </w:r>
      <w:proofErr w:type="spellEnd"/>
      <w:r w:rsidR="0021505E">
        <w:t xml:space="preserve"> </w:t>
      </w:r>
      <w:proofErr w:type="spellStart"/>
      <w:r w:rsidR="0021505E">
        <w:t>đến</w:t>
      </w:r>
      <w:proofErr w:type="spellEnd"/>
      <w:r w:rsidR="0021505E">
        <w:t xml:space="preserve"> </w:t>
      </w:r>
      <w:proofErr w:type="spellStart"/>
      <w:r w:rsidR="0021505E">
        <w:t>trang</w:t>
      </w:r>
      <w:proofErr w:type="spellEnd"/>
      <w:r w:rsidR="0021505E">
        <w:t xml:space="preserve"> </w:t>
      </w:r>
      <w:proofErr w:type="spellStart"/>
      <w:r w:rsidR="0021505E">
        <w:t>đăng</w:t>
      </w:r>
      <w:proofErr w:type="spellEnd"/>
      <w:r w:rsidR="0021505E">
        <w:t xml:space="preserve"> </w:t>
      </w:r>
      <w:proofErr w:type="spellStart"/>
      <w:r w:rsidR="0021505E">
        <w:t>nhập</w:t>
      </w:r>
      <w:proofErr w:type="spellEnd"/>
    </w:p>
    <w:p w:rsidR="0017270F" w:rsidRDefault="0021505E">
      <w:r>
        <w:rPr>
          <w:noProof/>
        </w:rPr>
        <w:drawing>
          <wp:inline distT="0" distB="0" distL="0" distR="0" wp14:anchorId="09A095C3" wp14:editId="33DAFC5A">
            <wp:extent cx="5575935" cy="3175000"/>
            <wp:effectExtent l="0" t="0" r="5715" b="6350"/>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5935" cy="3175000"/>
                    </a:xfrm>
                    <a:prstGeom prst="rect">
                      <a:avLst/>
                    </a:prstGeom>
                  </pic:spPr>
                </pic:pic>
              </a:graphicData>
            </a:graphic>
          </wp:inline>
        </w:drawing>
      </w:r>
    </w:p>
    <w:p w:rsidR="0021505E" w:rsidRPr="0021505E" w:rsidRDefault="0021505E" w:rsidP="0021505E">
      <w:pPr>
        <w:jc w:val="center"/>
        <w:rPr>
          <w:sz w:val="24"/>
          <w:szCs w:val="24"/>
        </w:rPr>
      </w:pPr>
      <w:proofErr w:type="spellStart"/>
      <w:r w:rsidRPr="0021505E">
        <w:rPr>
          <w:sz w:val="24"/>
          <w:szCs w:val="24"/>
        </w:rPr>
        <w:t>Hình</w:t>
      </w:r>
      <w:proofErr w:type="spellEnd"/>
      <w:r w:rsidRPr="0021505E">
        <w:rPr>
          <w:sz w:val="24"/>
          <w:szCs w:val="24"/>
        </w:rPr>
        <w:t xml:space="preserve"> 39: </w:t>
      </w:r>
      <w:proofErr w:type="spellStart"/>
      <w:r w:rsidRPr="0021505E">
        <w:rPr>
          <w:sz w:val="24"/>
          <w:szCs w:val="24"/>
        </w:rPr>
        <w:t>Giao</w:t>
      </w:r>
      <w:proofErr w:type="spellEnd"/>
      <w:r w:rsidRPr="0021505E">
        <w:rPr>
          <w:sz w:val="24"/>
          <w:szCs w:val="24"/>
        </w:rPr>
        <w:t xml:space="preserve"> </w:t>
      </w:r>
      <w:proofErr w:type="spellStart"/>
      <w:r w:rsidRPr="0021505E">
        <w:rPr>
          <w:sz w:val="24"/>
          <w:szCs w:val="24"/>
        </w:rPr>
        <w:t>diện</w:t>
      </w:r>
      <w:proofErr w:type="spellEnd"/>
      <w:r w:rsidRPr="0021505E">
        <w:rPr>
          <w:sz w:val="24"/>
          <w:szCs w:val="24"/>
        </w:rPr>
        <w:t xml:space="preserve"> </w:t>
      </w:r>
      <w:proofErr w:type="spellStart"/>
      <w:r w:rsidRPr="0021505E">
        <w:rPr>
          <w:sz w:val="24"/>
          <w:szCs w:val="24"/>
        </w:rPr>
        <w:t>trang</w:t>
      </w:r>
      <w:proofErr w:type="spellEnd"/>
      <w:r w:rsidRPr="0021505E">
        <w:rPr>
          <w:sz w:val="24"/>
          <w:szCs w:val="24"/>
        </w:rPr>
        <w:t xml:space="preserve"> </w:t>
      </w:r>
      <w:proofErr w:type="spellStart"/>
      <w:r w:rsidRPr="0021505E">
        <w:rPr>
          <w:sz w:val="24"/>
          <w:szCs w:val="24"/>
        </w:rPr>
        <w:t>đăng</w:t>
      </w:r>
      <w:proofErr w:type="spellEnd"/>
      <w:r w:rsidRPr="0021505E">
        <w:rPr>
          <w:sz w:val="24"/>
          <w:szCs w:val="24"/>
        </w:rPr>
        <w:t xml:space="preserve"> </w:t>
      </w:r>
      <w:proofErr w:type="spellStart"/>
      <w:r w:rsidRPr="0021505E">
        <w:rPr>
          <w:sz w:val="24"/>
          <w:szCs w:val="24"/>
        </w:rPr>
        <w:t>nhập</w:t>
      </w:r>
      <w:proofErr w:type="spellEnd"/>
    </w:p>
    <w:p w:rsidR="0021505E" w:rsidRDefault="005E76C4">
      <w:r>
        <w:t xml:space="preserve">Sau </w:t>
      </w:r>
      <w:proofErr w:type="spellStart"/>
      <w:r>
        <w:t>khi</w:t>
      </w:r>
      <w:proofErr w:type="spellEnd"/>
      <w:r>
        <w:t xml:space="preserve"> </w:t>
      </w:r>
      <w:proofErr w:type="spellStart"/>
      <w:r>
        <w:t>đăng</w:t>
      </w:r>
      <w:proofErr w:type="spellEnd"/>
      <w:r>
        <w:t xml:space="preserve"> </w:t>
      </w:r>
      <w:proofErr w:type="spellStart"/>
      <w:r>
        <w:t>nhập</w:t>
      </w:r>
      <w:proofErr w:type="spellEnd"/>
      <w:r w:rsidR="0021505E">
        <w:t>:</w:t>
      </w:r>
    </w:p>
    <w:p w:rsidR="0021505E" w:rsidRDefault="0021505E">
      <w:proofErr w:type="spellStart"/>
      <w:r w:rsidRPr="0021505E">
        <w:rPr>
          <w:b/>
        </w:rPr>
        <w:t>Với</w:t>
      </w:r>
      <w:proofErr w:type="spellEnd"/>
      <w:r w:rsidRPr="0021505E">
        <w:rPr>
          <w:b/>
        </w:rPr>
        <w:t xml:space="preserve"> </w:t>
      </w:r>
      <w:proofErr w:type="spellStart"/>
      <w:r w:rsidRPr="0021505E">
        <w:rPr>
          <w:b/>
        </w:rPr>
        <w:t>đối</w:t>
      </w:r>
      <w:proofErr w:type="spellEnd"/>
      <w:r w:rsidRPr="0021505E">
        <w:rPr>
          <w:b/>
        </w:rPr>
        <w:t xml:space="preserve"> </w:t>
      </w:r>
      <w:proofErr w:type="spellStart"/>
      <w:r w:rsidRPr="0021505E">
        <w:rPr>
          <w:b/>
        </w:rPr>
        <w:t>tượng</w:t>
      </w:r>
      <w:proofErr w:type="spellEnd"/>
      <w:r w:rsidRPr="0021505E">
        <w:rPr>
          <w:b/>
        </w:rPr>
        <w:t xml:space="preserve"> </w:t>
      </w:r>
      <w:proofErr w:type="spellStart"/>
      <w:r w:rsidRPr="0021505E">
        <w:rPr>
          <w:b/>
        </w:rPr>
        <w:t>quản</w:t>
      </w:r>
      <w:proofErr w:type="spellEnd"/>
      <w:r w:rsidRPr="0021505E">
        <w:rPr>
          <w:b/>
        </w:rPr>
        <w:t xml:space="preserve"> </w:t>
      </w:r>
      <w:proofErr w:type="spellStart"/>
      <w:r w:rsidRPr="0021505E">
        <w:rPr>
          <w:b/>
        </w:rPr>
        <w:t>lý</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là</w:t>
      </w:r>
      <w:proofErr w:type="spellEnd"/>
      <w:r>
        <w:t xml:space="preserve"> tab </w:t>
      </w:r>
      <w:proofErr w:type="spellStart"/>
      <w:r>
        <w:t>tổng</w:t>
      </w:r>
      <w:proofErr w:type="spellEnd"/>
      <w:r>
        <w:t xml:space="preserve"> </w:t>
      </w:r>
      <w:proofErr w:type="spellStart"/>
      <w:r>
        <w:t>quan</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chung</w:t>
      </w:r>
      <w:proofErr w:type="spellEnd"/>
      <w:r>
        <w:t xml:space="preserve"> </w:t>
      </w:r>
      <w:proofErr w:type="spellStart"/>
      <w:r>
        <w:t>tình</w:t>
      </w:r>
      <w:proofErr w:type="spellEnd"/>
      <w:r>
        <w:t xml:space="preserve"> </w:t>
      </w:r>
      <w:proofErr w:type="spellStart"/>
      <w:r>
        <w:t>hình</w:t>
      </w:r>
      <w:proofErr w:type="spellEnd"/>
      <w:r>
        <w:t xml:space="preserve"> </w:t>
      </w:r>
      <w:proofErr w:type="spellStart"/>
      <w:r>
        <w:t>doanh</w:t>
      </w:r>
      <w:proofErr w:type="spellEnd"/>
      <w:r>
        <w:t xml:space="preserve"> </w:t>
      </w:r>
      <w:proofErr w:type="spellStart"/>
      <w:r>
        <w:t>thu</w:t>
      </w:r>
      <w:proofErr w:type="spellEnd"/>
      <w:r>
        <w:t xml:space="preserve">, chi </w:t>
      </w:r>
      <w:proofErr w:type="spellStart"/>
      <w:r>
        <w:t>phí</w:t>
      </w:r>
      <w:proofErr w:type="spellEnd"/>
      <w:r>
        <w:t xml:space="preserve">, </w:t>
      </w:r>
      <w:proofErr w:type="spellStart"/>
      <w:r>
        <w:t>lợi</w:t>
      </w:r>
      <w:proofErr w:type="spellEnd"/>
      <w:r>
        <w:t xml:space="preserve"> </w:t>
      </w:r>
      <w:proofErr w:type="spellStart"/>
      <w:r>
        <w:t>nhuận</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có</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cách</w:t>
      </w:r>
      <w:proofErr w:type="spellEnd"/>
      <w:r>
        <w:t xml:space="preserve"> </w:t>
      </w:r>
      <w:proofErr w:type="spellStart"/>
      <w:r>
        <w:lastRenderedPageBreak/>
        <w:t>tổng</w:t>
      </w:r>
      <w:proofErr w:type="spellEnd"/>
      <w:r>
        <w:t xml:space="preserve"> </w:t>
      </w:r>
      <w:proofErr w:type="spellStart"/>
      <w:r>
        <w:t>quan</w:t>
      </w:r>
      <w:proofErr w:type="spellEnd"/>
      <w:r>
        <w:t xml:space="preserve">. </w:t>
      </w:r>
      <w:proofErr w:type="spellStart"/>
      <w:r>
        <w:t>Bên</w:t>
      </w:r>
      <w:proofErr w:type="spellEnd"/>
      <w:r>
        <w:t xml:space="preserve"> </w:t>
      </w:r>
      <w:proofErr w:type="spellStart"/>
      <w:r>
        <w:t>trái</w:t>
      </w:r>
      <w:proofErr w:type="spellEnd"/>
      <w:r>
        <w:t xml:space="preserve"> </w:t>
      </w:r>
      <w:proofErr w:type="spellStart"/>
      <w:r>
        <w:t>là</w:t>
      </w:r>
      <w:proofErr w:type="spellEnd"/>
      <w:r>
        <w:t xml:space="preserve"> menu </w:t>
      </w:r>
      <w:proofErr w:type="spellStart"/>
      <w:r>
        <w:t>để</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mục</w:t>
      </w:r>
      <w:proofErr w:type="spellEnd"/>
      <w:r>
        <w:t xml:space="preserve"> </w:t>
      </w:r>
      <w:proofErr w:type="spellStart"/>
      <w:r>
        <w:t>khác</w:t>
      </w:r>
      <w:proofErr w:type="spellEnd"/>
      <w:r>
        <w:t xml:space="preserve"> </w:t>
      </w:r>
      <w:proofErr w:type="spellStart"/>
      <w:r>
        <w:t>như</w:t>
      </w:r>
      <w:proofErr w:type="spellEnd"/>
      <w:r>
        <w:t xml:space="preserve"> </w:t>
      </w:r>
      <w:proofErr w:type="spellStart"/>
      <w:r>
        <w:t>báo</w:t>
      </w:r>
      <w:proofErr w:type="spellEnd"/>
      <w:r>
        <w:t xml:space="preserve"> </w:t>
      </w:r>
      <w:proofErr w:type="spellStart"/>
      <w:r>
        <w:t>cáo</w:t>
      </w:r>
      <w:proofErr w:type="spellEnd"/>
      <w:r>
        <w:t xml:space="preserve"> </w:t>
      </w:r>
      <w:proofErr w:type="spellStart"/>
      <w:r>
        <w:t>cụ</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quỹ</w:t>
      </w:r>
      <w:proofErr w:type="spellEnd"/>
      <w:r>
        <w:t xml:space="preserve"> </w:t>
      </w:r>
      <w:proofErr w:type="spellStart"/>
      <w:r>
        <w:t>tiền</w:t>
      </w:r>
      <w:proofErr w:type="spellEnd"/>
      <w:r>
        <w:t xml:space="preserve">, </w:t>
      </w:r>
      <w:proofErr w:type="spellStart"/>
      <w:r>
        <w:t>kho</w:t>
      </w:r>
      <w:proofErr w:type="spellEnd"/>
      <w:r>
        <w:t>.</w:t>
      </w:r>
    </w:p>
    <w:p w:rsidR="0021505E" w:rsidRDefault="0021505E">
      <w:r>
        <w:rPr>
          <w:noProof/>
        </w:rPr>
        <w:drawing>
          <wp:inline distT="0" distB="0" distL="0" distR="0" wp14:anchorId="73FC857A" wp14:editId="1FB6CCED">
            <wp:extent cx="5575935" cy="2756535"/>
            <wp:effectExtent l="0" t="0" r="5715" b="5715"/>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5935" cy="2756535"/>
                    </a:xfrm>
                    <a:prstGeom prst="rect">
                      <a:avLst/>
                    </a:prstGeom>
                  </pic:spPr>
                </pic:pic>
              </a:graphicData>
            </a:graphic>
          </wp:inline>
        </w:drawing>
      </w:r>
    </w:p>
    <w:p w:rsidR="0021505E" w:rsidRDefault="0021505E" w:rsidP="0021505E">
      <w:pPr>
        <w:jc w:val="center"/>
      </w:pPr>
      <w:proofErr w:type="spellStart"/>
      <w:r>
        <w:rPr>
          <w:sz w:val="24"/>
          <w:szCs w:val="24"/>
        </w:rPr>
        <w:t>Hình</w:t>
      </w:r>
      <w:proofErr w:type="spellEnd"/>
      <w:r>
        <w:rPr>
          <w:sz w:val="24"/>
          <w:szCs w:val="24"/>
        </w:rPr>
        <w:t xml:space="preserve"> 40: </w:t>
      </w:r>
      <w:proofErr w:type="spellStart"/>
      <w:r>
        <w:rPr>
          <w:sz w:val="24"/>
          <w:szCs w:val="24"/>
        </w:rPr>
        <w:t>Giao</w:t>
      </w:r>
      <w:proofErr w:type="spellEnd"/>
      <w:r>
        <w:rPr>
          <w:sz w:val="24"/>
          <w:szCs w:val="24"/>
        </w:rPr>
        <w:t xml:space="preserve"> </w:t>
      </w:r>
      <w:proofErr w:type="spellStart"/>
      <w:r>
        <w:rPr>
          <w:sz w:val="24"/>
          <w:szCs w:val="24"/>
        </w:rPr>
        <w:t>diện</w:t>
      </w:r>
      <w:proofErr w:type="spellEnd"/>
      <w:r>
        <w:rPr>
          <w:sz w:val="24"/>
          <w:szCs w:val="24"/>
        </w:rPr>
        <w:t xml:space="preserve"> </w:t>
      </w:r>
      <w:proofErr w:type="spellStart"/>
      <w:r>
        <w:rPr>
          <w:sz w:val="24"/>
          <w:szCs w:val="24"/>
        </w:rPr>
        <w:t>trang</w:t>
      </w:r>
      <w:proofErr w:type="spellEnd"/>
      <w:r>
        <w:rPr>
          <w:sz w:val="24"/>
          <w:szCs w:val="24"/>
        </w:rPr>
        <w:t xml:space="preserve"> </w:t>
      </w:r>
      <w:proofErr w:type="spellStart"/>
      <w:r>
        <w:rPr>
          <w:sz w:val="24"/>
          <w:szCs w:val="24"/>
        </w:rPr>
        <w:t>tổng</w:t>
      </w:r>
      <w:proofErr w:type="spellEnd"/>
      <w:r>
        <w:rPr>
          <w:sz w:val="24"/>
          <w:szCs w:val="24"/>
        </w:rPr>
        <w:t xml:space="preserve"> </w:t>
      </w:r>
      <w:proofErr w:type="spellStart"/>
      <w:r>
        <w:rPr>
          <w:sz w:val="24"/>
          <w:szCs w:val="24"/>
        </w:rPr>
        <w:t>quan</w:t>
      </w:r>
      <w:proofErr w:type="spellEnd"/>
    </w:p>
    <w:p w:rsidR="0021505E" w:rsidRDefault="005E76C4">
      <w:r>
        <w:t xml:space="preserve"> </w:t>
      </w:r>
    </w:p>
    <w:p w:rsidR="0017270F" w:rsidRDefault="0021505E">
      <w:r>
        <w:rPr>
          <w:noProof/>
        </w:rPr>
        <w:drawing>
          <wp:inline distT="0" distB="0" distL="0" distR="0" wp14:anchorId="4F3C67A8" wp14:editId="248235E6">
            <wp:extent cx="5575935" cy="2760345"/>
            <wp:effectExtent l="0" t="0" r="5715" b="1905"/>
            <wp:docPr id="97" name="Hình ả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5935" cy="2760345"/>
                    </a:xfrm>
                    <a:prstGeom prst="rect">
                      <a:avLst/>
                    </a:prstGeom>
                  </pic:spPr>
                </pic:pic>
              </a:graphicData>
            </a:graphic>
          </wp:inline>
        </w:drawing>
      </w:r>
    </w:p>
    <w:p w:rsidR="0021505E" w:rsidRDefault="0021505E" w:rsidP="0021505E">
      <w:pPr>
        <w:jc w:val="center"/>
        <w:rPr>
          <w:sz w:val="24"/>
          <w:szCs w:val="24"/>
        </w:rPr>
      </w:pPr>
      <w:proofErr w:type="spellStart"/>
      <w:r>
        <w:rPr>
          <w:sz w:val="24"/>
          <w:szCs w:val="24"/>
        </w:rPr>
        <w:t>Hình</w:t>
      </w:r>
      <w:proofErr w:type="spellEnd"/>
      <w:r>
        <w:rPr>
          <w:sz w:val="24"/>
          <w:szCs w:val="24"/>
        </w:rPr>
        <w:t xml:space="preserve"> 41: </w:t>
      </w:r>
      <w:proofErr w:type="spellStart"/>
      <w:r>
        <w:rPr>
          <w:sz w:val="24"/>
          <w:szCs w:val="24"/>
        </w:rPr>
        <w:t>Giao</w:t>
      </w:r>
      <w:proofErr w:type="spellEnd"/>
      <w:r>
        <w:rPr>
          <w:sz w:val="24"/>
          <w:szCs w:val="24"/>
        </w:rPr>
        <w:t xml:space="preserve"> </w:t>
      </w:r>
      <w:proofErr w:type="spellStart"/>
      <w:r>
        <w:rPr>
          <w:sz w:val="24"/>
          <w:szCs w:val="24"/>
        </w:rPr>
        <w:t>điện</w:t>
      </w:r>
      <w:proofErr w:type="spellEnd"/>
      <w:r>
        <w:rPr>
          <w:sz w:val="24"/>
          <w:szCs w:val="24"/>
        </w:rPr>
        <w:t xml:space="preserve"> </w:t>
      </w:r>
      <w:proofErr w:type="spellStart"/>
      <w:r>
        <w:rPr>
          <w:sz w:val="24"/>
          <w:szCs w:val="24"/>
        </w:rPr>
        <w:t>trang</w:t>
      </w:r>
      <w:proofErr w:type="spellEnd"/>
      <w:r>
        <w:rPr>
          <w:sz w:val="24"/>
          <w:szCs w:val="24"/>
        </w:rPr>
        <w:t xml:space="preserve"> </w:t>
      </w:r>
      <w:proofErr w:type="spellStart"/>
      <w:r>
        <w:rPr>
          <w:sz w:val="24"/>
          <w:szCs w:val="24"/>
        </w:rPr>
        <w:t>báo</w:t>
      </w:r>
      <w:proofErr w:type="spellEnd"/>
      <w:r>
        <w:rPr>
          <w:sz w:val="24"/>
          <w:szCs w:val="24"/>
        </w:rPr>
        <w:t xml:space="preserve"> </w:t>
      </w:r>
      <w:proofErr w:type="spellStart"/>
      <w:r>
        <w:rPr>
          <w:sz w:val="24"/>
          <w:szCs w:val="24"/>
        </w:rPr>
        <w:t>cáo</w:t>
      </w:r>
      <w:proofErr w:type="spellEnd"/>
    </w:p>
    <w:p w:rsidR="0017270F" w:rsidRPr="0021505E" w:rsidRDefault="0021505E">
      <w:proofErr w:type="spellStart"/>
      <w:r w:rsidRPr="0021505E">
        <w:rPr>
          <w:b/>
        </w:rPr>
        <w:t>Với</w:t>
      </w:r>
      <w:proofErr w:type="spellEnd"/>
      <w:r w:rsidRPr="0021505E">
        <w:rPr>
          <w:b/>
        </w:rPr>
        <w:t xml:space="preserve"> </w:t>
      </w:r>
      <w:proofErr w:type="spellStart"/>
      <w:r w:rsidRPr="0021505E">
        <w:rPr>
          <w:b/>
        </w:rPr>
        <w:t>đối</w:t>
      </w:r>
      <w:proofErr w:type="spellEnd"/>
      <w:r w:rsidRPr="0021505E">
        <w:rPr>
          <w:b/>
        </w:rPr>
        <w:t xml:space="preserve"> </w:t>
      </w:r>
      <w:proofErr w:type="spellStart"/>
      <w:r w:rsidRPr="0021505E">
        <w:rPr>
          <w:b/>
        </w:rPr>
        <w:t>tượng</w:t>
      </w:r>
      <w:proofErr w:type="spellEnd"/>
      <w:r w:rsidRPr="0021505E">
        <w:rPr>
          <w:b/>
        </w:rPr>
        <w:t xml:space="preserve"> </w:t>
      </w:r>
      <w:proofErr w:type="spellStart"/>
      <w:r w:rsidRPr="0021505E">
        <w:rPr>
          <w:b/>
        </w:rPr>
        <w:t>nhân</w:t>
      </w:r>
      <w:proofErr w:type="spellEnd"/>
      <w:r w:rsidRPr="0021505E">
        <w:rPr>
          <w:b/>
        </w:rPr>
        <w:t xml:space="preserve"> </w:t>
      </w:r>
      <w:proofErr w:type="spellStart"/>
      <w:r w:rsidRPr="0021505E">
        <w:rPr>
          <w:b/>
        </w:rPr>
        <w:t>viên</w:t>
      </w:r>
      <w:proofErr w:type="spellEnd"/>
      <w:r w:rsidRPr="0021505E">
        <w:rPr>
          <w:b/>
        </w:rPr>
        <w:t xml:space="preserve">: </w:t>
      </w:r>
      <w:proofErr w:type="spellStart"/>
      <w:r w:rsidRPr="0021505E">
        <w:t>Giao</w:t>
      </w:r>
      <w:proofErr w:type="spellEnd"/>
      <w:r w:rsidRPr="0021505E">
        <w:t xml:space="preserve"> </w:t>
      </w:r>
      <w:proofErr w:type="spellStart"/>
      <w:r w:rsidRPr="0021505E">
        <w:t>diện</w:t>
      </w:r>
      <w:proofErr w:type="spellEnd"/>
      <w:r w:rsidRPr="0021505E">
        <w:t xml:space="preserve"> </w:t>
      </w:r>
      <w:proofErr w:type="spellStart"/>
      <w:r w:rsidRPr="0021505E">
        <w:t>hiển</w:t>
      </w:r>
      <w:proofErr w:type="spellEnd"/>
      <w:r w:rsidRPr="0021505E">
        <w:t xml:space="preserve"> </w:t>
      </w:r>
      <w:proofErr w:type="spellStart"/>
      <w:r w:rsidRPr="0021505E">
        <w:t>thị</w:t>
      </w:r>
      <w:proofErr w:type="spellEnd"/>
      <w:r w:rsidRPr="0021505E">
        <w:t xml:space="preserve"> </w:t>
      </w:r>
      <w:proofErr w:type="spellStart"/>
      <w:r w:rsidRPr="0021505E">
        <w:t>mặc</w:t>
      </w:r>
      <w:proofErr w:type="spellEnd"/>
      <w:r w:rsidRPr="0021505E">
        <w:t xml:space="preserve"> </w:t>
      </w:r>
      <w:proofErr w:type="spellStart"/>
      <w:r w:rsidRPr="0021505E">
        <w:t>địch</w:t>
      </w:r>
      <w:proofErr w:type="spellEnd"/>
      <w:r w:rsidRPr="0021505E">
        <w:t xml:space="preserve"> </w:t>
      </w:r>
      <w:proofErr w:type="spellStart"/>
      <w:r w:rsidRPr="0021505E">
        <w:t>là</w:t>
      </w:r>
      <w:proofErr w:type="spellEnd"/>
      <w:r w:rsidRPr="0021505E">
        <w:t xml:space="preserve"> </w:t>
      </w:r>
      <w:proofErr w:type="spellStart"/>
      <w:r w:rsidRPr="0021505E">
        <w:t>màn</w:t>
      </w:r>
      <w:proofErr w:type="spellEnd"/>
      <w:r w:rsidRPr="0021505E">
        <w:t xml:space="preserve"> </w:t>
      </w:r>
      <w:proofErr w:type="spellStart"/>
      <w:r w:rsidRPr="0021505E">
        <w:t>hình</w:t>
      </w:r>
      <w:proofErr w:type="spellEnd"/>
      <w:r w:rsidRPr="0021505E">
        <w:t xml:space="preserve"> </w:t>
      </w:r>
      <w:proofErr w:type="spellStart"/>
      <w:r w:rsidRPr="0021505E">
        <w:t>lập</w:t>
      </w:r>
      <w:proofErr w:type="spellEnd"/>
      <w:r w:rsidRPr="0021505E">
        <w:t xml:space="preserve"> </w:t>
      </w:r>
      <w:proofErr w:type="spellStart"/>
      <w:r w:rsidRPr="0021505E">
        <w:t>hóa</w:t>
      </w:r>
      <w:proofErr w:type="spellEnd"/>
      <w:r w:rsidRPr="0021505E">
        <w:t xml:space="preserve"> </w:t>
      </w:r>
      <w:proofErr w:type="spellStart"/>
      <w:r w:rsidRPr="0021505E">
        <w:t>đơn</w:t>
      </w:r>
      <w:proofErr w:type="spellEnd"/>
      <w:r>
        <w:t xml:space="preserve">, </w:t>
      </w:r>
      <w:proofErr w:type="spellStart"/>
      <w:r>
        <w:t>ngoài</w:t>
      </w:r>
      <w:proofErr w:type="spellEnd"/>
      <w:r>
        <w:t xml:space="preserve"> ra </w:t>
      </w:r>
      <w:proofErr w:type="spellStart"/>
      <w:r>
        <w:t>nhân</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lập</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phiếu</w:t>
      </w:r>
      <w:proofErr w:type="spellEnd"/>
      <w:r>
        <w:t xml:space="preserve">, </w:t>
      </w:r>
      <w:proofErr w:type="spellStart"/>
      <w:r>
        <w:t>xem</w:t>
      </w:r>
      <w:proofErr w:type="spellEnd"/>
      <w:r>
        <w:t xml:space="preserve"> </w:t>
      </w:r>
      <w:proofErr w:type="spellStart"/>
      <w:r>
        <w:t>bảng</w:t>
      </w:r>
      <w:proofErr w:type="spellEnd"/>
      <w:r>
        <w:t xml:space="preserve"> </w:t>
      </w:r>
      <w:proofErr w:type="spellStart"/>
      <w:r>
        <w:t>công</w:t>
      </w:r>
      <w:proofErr w:type="spellEnd"/>
      <w:r>
        <w:t xml:space="preserve">, </w:t>
      </w:r>
      <w:proofErr w:type="spellStart"/>
      <w:r>
        <w:t>tra</w:t>
      </w:r>
      <w:proofErr w:type="spellEnd"/>
      <w:r>
        <w:t xml:space="preserve"> </w:t>
      </w:r>
      <w:proofErr w:type="spellStart"/>
      <w:r>
        <w:t>cứu</w:t>
      </w:r>
      <w:proofErr w:type="spellEnd"/>
      <w:r>
        <w:t xml:space="preserve"> </w:t>
      </w:r>
      <w:proofErr w:type="spellStart"/>
      <w:r>
        <w:t>lương</w:t>
      </w:r>
      <w:proofErr w:type="spellEnd"/>
      <w:r w:rsidRPr="0021505E">
        <w:t>:</w:t>
      </w:r>
    </w:p>
    <w:p w:rsidR="0021505E" w:rsidRDefault="0021505E">
      <w:pPr>
        <w:rPr>
          <w:sz w:val="24"/>
          <w:szCs w:val="24"/>
        </w:rPr>
      </w:pPr>
      <w:r>
        <w:rPr>
          <w:noProof/>
        </w:rPr>
        <w:lastRenderedPageBreak/>
        <w:drawing>
          <wp:inline distT="0" distB="0" distL="0" distR="0" wp14:anchorId="7E68B79A" wp14:editId="7B63B2CF">
            <wp:extent cx="5575935" cy="2732405"/>
            <wp:effectExtent l="0" t="0" r="5715" b="0"/>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935" cy="2732405"/>
                    </a:xfrm>
                    <a:prstGeom prst="rect">
                      <a:avLst/>
                    </a:prstGeom>
                  </pic:spPr>
                </pic:pic>
              </a:graphicData>
            </a:graphic>
          </wp:inline>
        </w:drawing>
      </w:r>
    </w:p>
    <w:p w:rsidR="0021505E" w:rsidRDefault="0021505E" w:rsidP="0021505E">
      <w:pPr>
        <w:jc w:val="center"/>
        <w:rPr>
          <w:sz w:val="24"/>
          <w:szCs w:val="24"/>
        </w:rPr>
      </w:pPr>
      <w:proofErr w:type="spellStart"/>
      <w:r>
        <w:rPr>
          <w:sz w:val="24"/>
          <w:szCs w:val="24"/>
        </w:rPr>
        <w:t>Hình</w:t>
      </w:r>
      <w:proofErr w:type="spellEnd"/>
      <w:r>
        <w:rPr>
          <w:sz w:val="24"/>
          <w:szCs w:val="24"/>
        </w:rPr>
        <w:t xml:space="preserve"> 42: </w:t>
      </w:r>
      <w:proofErr w:type="spellStart"/>
      <w:r>
        <w:rPr>
          <w:sz w:val="24"/>
          <w:szCs w:val="24"/>
        </w:rPr>
        <w:t>Màn</w:t>
      </w:r>
      <w:proofErr w:type="spellEnd"/>
      <w:r>
        <w:rPr>
          <w:sz w:val="24"/>
          <w:szCs w:val="24"/>
        </w:rPr>
        <w:t xml:space="preserve"> </w:t>
      </w:r>
      <w:proofErr w:type="spellStart"/>
      <w:r>
        <w:rPr>
          <w:sz w:val="24"/>
          <w:szCs w:val="24"/>
        </w:rPr>
        <w:t>hình</w:t>
      </w:r>
      <w:proofErr w:type="spellEnd"/>
      <w:r>
        <w:rPr>
          <w:sz w:val="24"/>
          <w:szCs w:val="24"/>
        </w:rPr>
        <w:t xml:space="preserve"> </w:t>
      </w:r>
      <w:proofErr w:type="spellStart"/>
      <w:r>
        <w:rPr>
          <w:sz w:val="24"/>
          <w:szCs w:val="24"/>
        </w:rPr>
        <w:t>lập</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đơn</w:t>
      </w:r>
      <w:proofErr w:type="spellEnd"/>
    </w:p>
    <w:p w:rsidR="0021505E" w:rsidRDefault="0021505E" w:rsidP="0021505E">
      <w:pPr>
        <w:jc w:val="center"/>
        <w:rPr>
          <w:sz w:val="24"/>
          <w:szCs w:val="24"/>
        </w:rPr>
      </w:pPr>
      <w:r>
        <w:rPr>
          <w:noProof/>
        </w:rPr>
        <w:drawing>
          <wp:inline distT="0" distB="0" distL="0" distR="0" wp14:anchorId="20C74508" wp14:editId="49E9CF98">
            <wp:extent cx="5575935" cy="2767330"/>
            <wp:effectExtent l="0" t="0" r="5715" b="0"/>
            <wp:docPr id="99"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5935" cy="2767330"/>
                    </a:xfrm>
                    <a:prstGeom prst="rect">
                      <a:avLst/>
                    </a:prstGeom>
                  </pic:spPr>
                </pic:pic>
              </a:graphicData>
            </a:graphic>
          </wp:inline>
        </w:drawing>
      </w:r>
    </w:p>
    <w:p w:rsidR="0021505E" w:rsidRDefault="0021505E" w:rsidP="0021505E">
      <w:pPr>
        <w:jc w:val="center"/>
        <w:rPr>
          <w:sz w:val="24"/>
          <w:szCs w:val="24"/>
        </w:rPr>
      </w:pPr>
      <w:proofErr w:type="spellStart"/>
      <w:r>
        <w:rPr>
          <w:sz w:val="24"/>
          <w:szCs w:val="24"/>
        </w:rPr>
        <w:t>Hình</w:t>
      </w:r>
      <w:proofErr w:type="spellEnd"/>
      <w:r>
        <w:rPr>
          <w:sz w:val="24"/>
          <w:szCs w:val="24"/>
        </w:rPr>
        <w:t xml:space="preserve"> </w:t>
      </w:r>
      <w:proofErr w:type="gramStart"/>
      <w:r>
        <w:rPr>
          <w:sz w:val="24"/>
          <w:szCs w:val="24"/>
        </w:rPr>
        <w:t>43:Form</w:t>
      </w:r>
      <w:proofErr w:type="gramEnd"/>
      <w:r>
        <w:rPr>
          <w:sz w:val="24"/>
          <w:szCs w:val="24"/>
        </w:rPr>
        <w:t xml:space="preserve"> </w:t>
      </w:r>
      <w:proofErr w:type="spellStart"/>
      <w:r>
        <w:rPr>
          <w:sz w:val="24"/>
          <w:szCs w:val="24"/>
        </w:rPr>
        <w:t>thêm</w:t>
      </w:r>
      <w:proofErr w:type="spellEnd"/>
      <w:r>
        <w:rPr>
          <w:sz w:val="24"/>
          <w:szCs w:val="24"/>
        </w:rPr>
        <w:t xml:space="preserve"> </w:t>
      </w:r>
      <w:proofErr w:type="spellStart"/>
      <w:r>
        <w:rPr>
          <w:sz w:val="24"/>
          <w:szCs w:val="24"/>
        </w:rPr>
        <w:t>phiếu</w:t>
      </w:r>
      <w:proofErr w:type="spellEnd"/>
      <w:r>
        <w:rPr>
          <w:sz w:val="24"/>
          <w:szCs w:val="24"/>
        </w:rPr>
        <w:t xml:space="preserve"> </w:t>
      </w:r>
      <w:proofErr w:type="spellStart"/>
      <w:r>
        <w:rPr>
          <w:sz w:val="24"/>
          <w:szCs w:val="24"/>
        </w:rPr>
        <w:t>nhập</w:t>
      </w:r>
      <w:proofErr w:type="spellEnd"/>
      <w:r>
        <w:rPr>
          <w:sz w:val="24"/>
          <w:szCs w:val="24"/>
        </w:rPr>
        <w:t xml:space="preserve"> </w:t>
      </w:r>
      <w:proofErr w:type="spellStart"/>
      <w:r>
        <w:rPr>
          <w:sz w:val="24"/>
          <w:szCs w:val="24"/>
        </w:rPr>
        <w:t>kho</w:t>
      </w:r>
      <w:proofErr w:type="spellEnd"/>
    </w:p>
    <w:p w:rsidR="0021505E" w:rsidRDefault="0021505E" w:rsidP="0021505E">
      <w:pPr>
        <w:jc w:val="center"/>
        <w:rPr>
          <w:sz w:val="24"/>
          <w:szCs w:val="24"/>
        </w:rPr>
      </w:pPr>
      <w:r>
        <w:rPr>
          <w:noProof/>
        </w:rPr>
        <w:lastRenderedPageBreak/>
        <w:drawing>
          <wp:inline distT="0" distB="0" distL="0" distR="0" wp14:anchorId="577BD0F0" wp14:editId="4096171D">
            <wp:extent cx="5575935" cy="2753360"/>
            <wp:effectExtent l="0" t="0" r="5715" b="8890"/>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5935" cy="2753360"/>
                    </a:xfrm>
                    <a:prstGeom prst="rect">
                      <a:avLst/>
                    </a:prstGeom>
                  </pic:spPr>
                </pic:pic>
              </a:graphicData>
            </a:graphic>
          </wp:inline>
        </w:drawing>
      </w:r>
    </w:p>
    <w:p w:rsidR="0021505E" w:rsidRPr="0021505E" w:rsidRDefault="0021505E" w:rsidP="0021505E">
      <w:pPr>
        <w:jc w:val="center"/>
        <w:rPr>
          <w:sz w:val="24"/>
          <w:szCs w:val="24"/>
        </w:rPr>
      </w:pPr>
      <w:proofErr w:type="spellStart"/>
      <w:r>
        <w:rPr>
          <w:sz w:val="24"/>
          <w:szCs w:val="24"/>
        </w:rPr>
        <w:t>Hình</w:t>
      </w:r>
      <w:proofErr w:type="spellEnd"/>
      <w:r>
        <w:rPr>
          <w:sz w:val="24"/>
          <w:szCs w:val="24"/>
        </w:rPr>
        <w:t xml:space="preserve"> </w:t>
      </w:r>
      <w:proofErr w:type="gramStart"/>
      <w:r>
        <w:rPr>
          <w:sz w:val="24"/>
          <w:szCs w:val="24"/>
        </w:rPr>
        <w:t>44:Theo</w:t>
      </w:r>
      <w:proofErr w:type="gramEnd"/>
      <w:r>
        <w:rPr>
          <w:sz w:val="24"/>
          <w:szCs w:val="24"/>
        </w:rPr>
        <w:t xml:space="preserve"> </w:t>
      </w:r>
      <w:proofErr w:type="spellStart"/>
      <w:r>
        <w:rPr>
          <w:sz w:val="24"/>
          <w:szCs w:val="24"/>
        </w:rPr>
        <w:t>dõi</w:t>
      </w:r>
      <w:proofErr w:type="spellEnd"/>
      <w:r>
        <w:rPr>
          <w:sz w:val="24"/>
          <w:szCs w:val="24"/>
        </w:rPr>
        <w:t xml:space="preserve"> </w:t>
      </w:r>
      <w:proofErr w:type="spellStart"/>
      <w:r>
        <w:rPr>
          <w:sz w:val="24"/>
          <w:szCs w:val="24"/>
        </w:rPr>
        <w:t>ngày</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tháng</w:t>
      </w:r>
      <w:proofErr w:type="spellEnd"/>
    </w:p>
    <w:p w:rsidR="0017270F" w:rsidRDefault="0017270F">
      <w:pPr>
        <w:rPr>
          <w:del w:id="272" w:author="BUI Mai Anh" w:date="2018-05-28T02:05:00Z"/>
        </w:rPr>
      </w:pPr>
    </w:p>
    <w:p w:rsidR="0017270F" w:rsidRDefault="0017270F"/>
    <w:p w:rsidR="0017270F" w:rsidRDefault="005E76C4">
      <w:pPr>
        <w:pStyle w:val="u2"/>
        <w:numPr>
          <w:ilvl w:val="1"/>
          <w:numId w:val="10"/>
        </w:numPr>
      </w:pPr>
      <w:bookmarkStart w:id="273" w:name="_3x8tuzt" w:colFirst="0" w:colLast="0"/>
      <w:bookmarkEnd w:id="273"/>
      <w:proofErr w:type="spellStart"/>
      <w:r>
        <w:t>Triển</w:t>
      </w:r>
      <w:proofErr w:type="spellEnd"/>
      <w:r>
        <w:t xml:space="preserve"> </w:t>
      </w:r>
      <w:proofErr w:type="spellStart"/>
      <w:r>
        <w:t>khai</w:t>
      </w:r>
      <w:proofErr w:type="spellEnd"/>
    </w:p>
    <w:p w:rsidR="0017270F" w:rsidRDefault="005E76C4">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trên</w:t>
      </w:r>
      <w:proofErr w:type="spellEnd"/>
      <w:r>
        <w:t xml:space="preserve"> server IIS </w:t>
      </w:r>
      <w:proofErr w:type="spellStart"/>
      <w:r>
        <w:t>ảo</w:t>
      </w:r>
      <w:proofErr w:type="spellEnd"/>
      <w:r>
        <w:t xml:space="preserve"> </w:t>
      </w:r>
      <w:proofErr w:type="spellStart"/>
      <w:r>
        <w:t>trên</w:t>
      </w:r>
      <w:proofErr w:type="spellEnd"/>
      <w:r>
        <w:t xml:space="preserve"> localhost. </w:t>
      </w:r>
    </w:p>
    <w:p w:rsidR="0017270F" w:rsidRDefault="005E76C4">
      <w:proofErr w:type="spellStart"/>
      <w:r>
        <w:t>Các</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được</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từ</w:t>
      </w:r>
      <w:proofErr w:type="spellEnd"/>
      <w:r>
        <w:t xml:space="preserve"> Browser </w:t>
      </w:r>
      <w:proofErr w:type="spellStart"/>
      <w:r>
        <w:t>hoặc</w:t>
      </w:r>
      <w:proofErr w:type="spellEnd"/>
      <w:r>
        <w:t xml:space="preserve"> Postman</w:t>
      </w:r>
    </w:p>
    <w:p w:rsidR="0017270F" w:rsidRDefault="005E76C4">
      <w:pPr>
        <w:pStyle w:val="u1"/>
        <w:numPr>
          <w:ilvl w:val="0"/>
          <w:numId w:val="10"/>
        </w:numPr>
        <w:rPr>
          <w:ins w:id="274" w:author="BUI Mai Anh" w:date="2018-05-28T02:05:00Z"/>
        </w:rPr>
      </w:pPr>
      <w:r>
        <w:br w:type="page"/>
      </w:r>
      <w:proofErr w:type="spellStart"/>
      <w:r>
        <w:lastRenderedPageBreak/>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và</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nổi</w:t>
      </w:r>
      <w:proofErr w:type="spellEnd"/>
      <w:r>
        <w:t xml:space="preserve"> </w:t>
      </w:r>
      <w:proofErr w:type="spellStart"/>
      <w:r>
        <w:t>bật</w:t>
      </w:r>
      <w:bookmarkStart w:id="275" w:name="_2ce457m" w:colFirst="0" w:colLast="0"/>
      <w:bookmarkEnd w:id="275"/>
      <w:proofErr w:type="spellEnd"/>
    </w:p>
    <w:p w:rsidR="0017270F" w:rsidRPr="0017270F" w:rsidRDefault="005E76C4">
      <w:pPr>
        <w:rPr>
          <w:rFonts w:ascii="Arial" w:eastAsia="Arial" w:hAnsi="Arial" w:cs="Arial"/>
          <w:color w:val="000000"/>
          <w:sz w:val="22"/>
          <w:szCs w:val="22"/>
          <w:rPrChange w:id="276" w:author="BUI Mai Anh" w:date="2018-05-28T02:05:00Z">
            <w:rPr/>
          </w:rPrChange>
        </w:rPr>
        <w:pPrChange w:id="277" w:author="BUI Mai Anh" w:date="2018-05-28T02:05:00Z">
          <w:pPr>
            <w:pStyle w:val="u1"/>
            <w:numPr>
              <w:numId w:val="10"/>
            </w:numPr>
          </w:pPr>
        </w:pPrChange>
      </w:pPr>
      <w:proofErr w:type="spellStart"/>
      <w:ins w:id="278" w:author="BUI Mai Anh" w:date="2018-05-28T02:05:00Z">
        <w:r>
          <w:t>Trong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em</w:t>
        </w:r>
        <w:proofErr w:type="spellEnd"/>
        <w:r>
          <w:t xml:space="preserve"> </w:t>
        </w:r>
        <w:proofErr w:type="spellStart"/>
        <w:r>
          <w:t>xin</w:t>
        </w:r>
        <w:proofErr w:type="spellEnd"/>
        <w:r>
          <w:t xml:space="preserve"> </w:t>
        </w:r>
        <w:proofErr w:type="spellStart"/>
        <w:r>
          <w:t>được</w:t>
        </w:r>
        <w:proofErr w:type="spellEnd"/>
        <w:r>
          <w:t xml:space="preserve"> </w:t>
        </w:r>
        <w:proofErr w:type="spellStart"/>
        <w:r>
          <w:t>tóm</w:t>
        </w:r>
        <w:proofErr w:type="spellEnd"/>
        <w:r>
          <w:t xml:space="preserve"> </w:t>
        </w:r>
        <w:proofErr w:type="spellStart"/>
        <w:r>
          <w:t>lược</w:t>
        </w:r>
        <w:proofErr w:type="spellEnd"/>
        <w:r>
          <w:t xml:space="preserve"> </w:t>
        </w:r>
        <w:proofErr w:type="spellStart"/>
        <w:r>
          <w:t>lại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án</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phần</w:t>
        </w:r>
        <w:proofErr w:type="spellEnd"/>
        <w:r>
          <w:t xml:space="preserve"> </w:t>
        </w:r>
        <w:proofErr w:type="spellStart"/>
        <w:r>
          <w:t>mà</w:t>
        </w:r>
        <w:proofErr w:type="spellEnd"/>
        <w:r>
          <w:t xml:space="preserve"> </w:t>
        </w:r>
        <w:proofErr w:type="spellStart"/>
        <w:r>
          <w:t>em</w:t>
        </w:r>
        <w:proofErr w:type="spellEnd"/>
        <w:r>
          <w:t xml:space="preserve"> </w:t>
        </w:r>
        <w:proofErr w:type="spellStart"/>
        <w:r>
          <w:t>cảm</w:t>
        </w:r>
        <w:proofErr w:type="spellEnd"/>
        <w:r>
          <w:t xml:space="preserve"> </w:t>
        </w:r>
        <w:proofErr w:type="spellStart"/>
        <w:r>
          <w:t>thấy</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đồ</w:t>
        </w:r>
        <w:proofErr w:type="spellEnd"/>
        <w:r>
          <w:t xml:space="preserve"> </w:t>
        </w:r>
        <w:proofErr w:type="spellStart"/>
        <w:r>
          <w:t>án</w:t>
        </w:r>
        <w:proofErr w:type="spellEnd"/>
        <w:r>
          <w:t xml:space="preserve">. </w:t>
        </w:r>
        <w:proofErr w:type="spellStart"/>
        <w:r>
          <w:t>Về</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đồ</w:t>
        </w:r>
        <w:proofErr w:type="spellEnd"/>
        <w:r>
          <w:t xml:space="preserve"> </w:t>
        </w:r>
        <w:proofErr w:type="spellStart"/>
        <w:r>
          <w:t>án</w:t>
        </w:r>
        <w:proofErr w:type="spellEnd"/>
        <w:r>
          <w:t xml:space="preserve"> </w:t>
        </w:r>
        <w:proofErr w:type="spellStart"/>
        <w:r>
          <w:t>này</w:t>
        </w:r>
        <w:proofErr w:type="spellEnd"/>
        <w:r>
          <w:t xml:space="preserve">, </w:t>
        </w:r>
        <w:proofErr w:type="spellStart"/>
        <w:r>
          <w:t>em</w:t>
        </w:r>
        <w:proofErr w:type="spellEnd"/>
        <w:r>
          <w:t xml:space="preserve"> </w:t>
        </w:r>
        <w:proofErr w:type="spellStart"/>
        <w:r>
          <w:t>đã</w:t>
        </w:r>
        <w:proofErr w:type="spellEnd"/>
        <w:r>
          <w:t xml:space="preserve"> </w:t>
        </w:r>
        <w:proofErr w:type="spellStart"/>
        <w:r>
          <w:t>thay</w:t>
        </w:r>
        <w:proofErr w:type="spellEnd"/>
        <w:r>
          <w:t xml:space="preserve"> </w:t>
        </w:r>
        <w:proofErr w:type="spellStart"/>
        <w:r>
          <w:t>thế</w:t>
        </w:r>
        <w:proofErr w:type="spellEnd"/>
        <w:r>
          <w:t xml:space="preserve"> </w:t>
        </w:r>
        <w:proofErr w:type="spellStart"/>
        <w:r>
          <w:t>mô</w:t>
        </w:r>
        <w:proofErr w:type="spellEnd"/>
        <w:r>
          <w:t xml:space="preserve"> </w:t>
        </w:r>
        <w:proofErr w:type="spellStart"/>
        <w:r>
          <w:t>hình</w:t>
        </w:r>
        <w:proofErr w:type="spellEnd"/>
        <w:r>
          <w:t xml:space="preserve"> MVC </w:t>
        </w:r>
        <w:proofErr w:type="spellStart"/>
        <w:r>
          <w:t>truyền</w:t>
        </w:r>
        <w:proofErr w:type="spellEnd"/>
        <w:r>
          <w:t xml:space="preserve"> </w:t>
        </w:r>
        <w:proofErr w:type="spellStart"/>
        <w:r>
          <w:t>thống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WEB API </w:t>
        </w:r>
        <w:proofErr w:type="spellStart"/>
        <w:r>
          <w:t>để</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về</w:t>
        </w:r>
        <w:proofErr w:type="spellEnd"/>
        <w:r>
          <w:t xml:space="preserve"> </w:t>
        </w:r>
        <w:proofErr w:type="spellStart"/>
        <w:r>
          <w:t>mặt</w:t>
        </w:r>
        <w:proofErr w:type="spellEnd"/>
        <w:r>
          <w:t xml:space="preserve"> </w:t>
        </w:r>
        <w:proofErr w:type="spellStart"/>
        <w:r>
          <w:t>hiệu</w:t>
        </w:r>
        <w:proofErr w:type="spellEnd"/>
        <w:r>
          <w:t xml:space="preserve"> </w:t>
        </w:r>
      </w:ins>
      <w:proofErr w:type="spellStart"/>
      <w:r w:rsidR="009809F7">
        <w:t>năng</w:t>
      </w:r>
      <w:proofErr w:type="spellEnd"/>
      <w:r w:rsidR="009809F7">
        <w:t>.</w:t>
      </w:r>
      <w:ins w:id="279" w:author="BUI Mai Anh" w:date="2018-05-28T02:05:00Z">
        <w:r>
          <w:t xml:space="preserve"> Sau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tóm</w:t>
        </w:r>
        <w:proofErr w:type="spellEnd"/>
        <w:r>
          <w:t xml:space="preserve"> </w:t>
        </w:r>
        <w:proofErr w:type="spellStart"/>
        <w:r>
          <w:t>lược</w:t>
        </w:r>
        <w:proofErr w:type="spellEnd"/>
        <w:r>
          <w:t xml:space="preserve"> </w:t>
        </w:r>
        <w:proofErr w:type="spellStart"/>
        <w:r>
          <w:t>về</w:t>
        </w:r>
        <w:proofErr w:type="spellEnd"/>
        <w:r>
          <w:t xml:space="preserve"> </w:t>
        </w:r>
        <w:proofErr w:type="spellStart"/>
        <w:r>
          <w:t>các</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cơ</w:t>
        </w:r>
        <w:proofErr w:type="spellEnd"/>
        <w:r>
          <w:t xml:space="preserve"> </w:t>
        </w:r>
        <w:proofErr w:type="spellStart"/>
        <w:r>
          <w:t>bản</w:t>
        </w:r>
        <w:proofErr w:type="spellEnd"/>
        <w:r>
          <w:t>.</w:t>
        </w:r>
      </w:ins>
    </w:p>
    <w:p w:rsidR="0017270F" w:rsidRDefault="005E76C4">
      <w:pPr>
        <w:pStyle w:val="u2"/>
        <w:numPr>
          <w:ilvl w:val="1"/>
          <w:numId w:val="10"/>
        </w:numPr>
      </w:pPr>
      <w:bookmarkStart w:id="280" w:name="_rjefff" w:colFirst="0" w:colLast="0"/>
      <w:bookmarkEnd w:id="280"/>
      <w:r>
        <w:t xml:space="preserve">.NET WEB API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trong</w:t>
      </w:r>
      <w:proofErr w:type="spellEnd"/>
      <w:r>
        <w:t xml:space="preserve"> Project</w:t>
      </w:r>
    </w:p>
    <w:p w:rsidR="0017270F" w:rsidRDefault="005E76C4">
      <w:pPr>
        <w:rPr>
          <w:del w:id="281" w:author="BUI Mai Anh" w:date="2018-05-28T02:05:00Z"/>
        </w:rPr>
      </w:pPr>
      <w:proofErr w:type="spellStart"/>
      <w:r>
        <w:t>Không</w:t>
      </w:r>
      <w:proofErr w:type="spellEnd"/>
      <w:r>
        <w:t xml:space="preserve"> </w:t>
      </w:r>
      <w:del w:id="282" w:author="BUI Mai Anh" w:date="2018-05-28T02:05:00Z">
        <w:r>
          <w:delText>giống  như</w:delText>
        </w:r>
      </w:del>
      <w:proofErr w:type="spellStart"/>
      <w:ins w:id="283" w:author="BUI Mai Anh" w:date="2018-05-28T02:05:00Z">
        <w:r>
          <w:t>giống</w:t>
        </w:r>
        <w:proofErr w:type="spellEnd"/>
        <w:r>
          <w:t xml:space="preserve"> </w:t>
        </w:r>
        <w:proofErr w:type="spellStart"/>
        <w:r>
          <w:t>như</w:t>
        </w:r>
      </w:ins>
      <w:proofErr w:type="spellEnd"/>
      <w:r>
        <w:t xml:space="preserve"> </w:t>
      </w:r>
      <w:proofErr w:type="spellStart"/>
      <w:r>
        <w:t>các</w:t>
      </w:r>
      <w:proofErr w:type="spellEnd"/>
      <w:r>
        <w:t xml:space="preserve"> website PHP hay </w:t>
      </w:r>
      <w:proofErr w:type="spellStart"/>
      <w:r>
        <w:t>các</w:t>
      </w:r>
      <w:proofErr w:type="spellEnd"/>
      <w:r>
        <w:t xml:space="preserve"> website </w:t>
      </w:r>
      <w:proofErr w:type="spellStart"/>
      <w:r>
        <w:t>sử</w:t>
      </w:r>
      <w:proofErr w:type="spellEnd"/>
      <w:r>
        <w:t xml:space="preserve"> </w:t>
      </w:r>
      <w:proofErr w:type="spellStart"/>
      <w:r>
        <w:t>dụng</w:t>
      </w:r>
      <w:proofErr w:type="spellEnd"/>
      <w:r>
        <w:t xml:space="preserve"> framework </w:t>
      </w:r>
      <w:proofErr w:type="spellStart"/>
      <w:r>
        <w:t>như</w:t>
      </w:r>
      <w:proofErr w:type="spellEnd"/>
      <w:r>
        <w:t xml:space="preserve"> WordPress, Magneto</w:t>
      </w:r>
      <w:del w:id="284" w:author="BUI Mai Anh" w:date="2018-05-28T02:05:00Z">
        <w:r>
          <w:delText>,</w:delText>
        </w:r>
      </w:del>
      <w:r>
        <w:t xml:space="preserve">... </w:t>
      </w:r>
      <w:proofErr w:type="spellStart"/>
      <w:r>
        <w:t>rất</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ngập</w:t>
      </w:r>
      <w:proofErr w:type="spellEnd"/>
      <w:r>
        <w:t xml:space="preserve"> </w:t>
      </w:r>
      <w:proofErr w:type="spellStart"/>
      <w:r>
        <w:t>tràn</w:t>
      </w:r>
      <w:proofErr w:type="spellEnd"/>
      <w:r>
        <w:t xml:space="preserve"> </w:t>
      </w:r>
      <w:proofErr w:type="spellStart"/>
      <w:r>
        <w:t>trên</w:t>
      </w:r>
      <w:proofErr w:type="spellEnd"/>
      <w:r>
        <w:t xml:space="preserve"> </w:t>
      </w:r>
      <w:proofErr w:type="spellStart"/>
      <w:r>
        <w:t>mạng</w:t>
      </w:r>
      <w:proofErr w:type="spellEnd"/>
      <w:r>
        <w:t xml:space="preserve">, .NET Web API </w:t>
      </w:r>
      <w:proofErr w:type="spellStart"/>
      <w:r>
        <w:t>chỉ</w:t>
      </w:r>
      <w:proofErr w:type="spellEnd"/>
      <w:r>
        <w:t xml:space="preserve"> </w:t>
      </w:r>
      <w:proofErr w:type="spellStart"/>
      <w:r>
        <w:t>mới</w:t>
      </w:r>
      <w:proofErr w:type="spellEnd"/>
      <w:r>
        <w:t xml:space="preserve"> </w:t>
      </w:r>
      <w:proofErr w:type="spellStart"/>
      <w:r>
        <w:t>được</w:t>
      </w:r>
      <w:proofErr w:type="spellEnd"/>
      <w:r>
        <w:t xml:space="preserve"> </w:t>
      </w:r>
      <w:proofErr w:type="spellStart"/>
      <w:r>
        <w:t>tung</w:t>
      </w:r>
      <w:proofErr w:type="spellEnd"/>
      <w:r>
        <w:t xml:space="preserve"> ra </w:t>
      </w:r>
      <w:proofErr w:type="spellStart"/>
      <w:r>
        <w:t>vài</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và</w:t>
      </w:r>
      <w:proofErr w:type="spellEnd"/>
      <w:r>
        <w:t xml:space="preserve"> </w:t>
      </w:r>
      <w:proofErr w:type="spellStart"/>
      <w:r>
        <w:t>cũng</w:t>
      </w:r>
      <w:proofErr w:type="spellEnd"/>
      <w:r>
        <w:t xml:space="preserve"> </w:t>
      </w:r>
      <w:proofErr w:type="spellStart"/>
      <w:r>
        <w:t>không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vì</w:t>
      </w:r>
      <w:proofErr w:type="spellEnd"/>
      <w:r>
        <w:t xml:space="preserve"> </w:t>
      </w:r>
      <w:proofErr w:type="spellStart"/>
      <w:r>
        <w:t>tính</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chỉ</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và</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lớn</w:t>
      </w:r>
      <w:proofErr w:type="spellEnd"/>
      <w:r>
        <w:t xml:space="preserve"> </w:t>
      </w:r>
      <w:proofErr w:type="spellStart"/>
      <w:r>
        <w:t>của</w:t>
      </w:r>
      <w:proofErr w:type="spellEnd"/>
      <w:r>
        <w:t xml:space="preserve"> </w:t>
      </w:r>
      <w:proofErr w:type="spellStart"/>
      <w:r>
        <w:t>nó</w:t>
      </w:r>
      <w:proofErr w:type="spellEnd"/>
      <w:r>
        <w:t>.</w:t>
      </w:r>
      <w:ins w:id="285" w:author="BUI Mai Anh" w:date="2018-05-28T02:05:00Z">
        <w:r>
          <w:t xml:space="preserve"> </w:t>
        </w:r>
      </w:ins>
    </w:p>
    <w:p w:rsidR="0017270F" w:rsidRDefault="005E76C4">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khá</w:t>
      </w:r>
      <w:proofErr w:type="spellEnd"/>
      <w:r>
        <w:t xml:space="preserve"> </w:t>
      </w:r>
      <w:proofErr w:type="spellStart"/>
      <w:r>
        <w:t>mới</w:t>
      </w:r>
      <w:proofErr w:type="spellEnd"/>
      <w:r>
        <w:t xml:space="preserve">, </w:t>
      </w:r>
      <w:proofErr w:type="spellStart"/>
      <w:r>
        <w:t>còn</w:t>
      </w:r>
      <w:proofErr w:type="spellEnd"/>
      <w:r>
        <w:t xml:space="preserve"> </w:t>
      </w:r>
      <w:proofErr w:type="spellStart"/>
      <w:r>
        <w:t>rất</w:t>
      </w:r>
      <w:proofErr w:type="spellEnd"/>
      <w:r>
        <w:t xml:space="preserve"> </w:t>
      </w:r>
      <w:proofErr w:type="spellStart"/>
      <w:r>
        <w:t>ít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là</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của</w:t>
      </w:r>
      <w:proofErr w:type="spellEnd"/>
      <w:r>
        <w:t xml:space="preserve"> Microsoft </w:t>
      </w:r>
      <w:proofErr w:type="spellStart"/>
      <w:r>
        <w:t>và</w:t>
      </w:r>
      <w:proofErr w:type="spellEnd"/>
      <w:r>
        <w:t xml:space="preserve"> </w:t>
      </w:r>
      <w:proofErr w:type="spellStart"/>
      <w:r>
        <w:t>các</w:t>
      </w:r>
      <w:proofErr w:type="spellEnd"/>
      <w:r>
        <w:t xml:space="preserve"> </w:t>
      </w:r>
      <w:proofErr w:type="spellStart"/>
      <w:r>
        <w:t>trang</w:t>
      </w:r>
      <w:proofErr w:type="spellEnd"/>
      <w:r>
        <w:t xml:space="preserve"> </w:t>
      </w:r>
      <w:proofErr w:type="spellStart"/>
      <w:r>
        <w:t>nước</w:t>
      </w:r>
      <w:proofErr w:type="spellEnd"/>
      <w:r>
        <w:t xml:space="preserve"> </w:t>
      </w:r>
      <w:proofErr w:type="spellStart"/>
      <w:r>
        <w:t>ngoài</w:t>
      </w:r>
      <w:proofErr w:type="spellEnd"/>
      <w:r>
        <w:t xml:space="preserve"> </w:t>
      </w:r>
      <w:proofErr w:type="spellStart"/>
      <w:r>
        <w:t>khiến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của</w:t>
      </w:r>
      <w:proofErr w:type="spellEnd"/>
      <w:r>
        <w:t xml:space="preserve"> </w:t>
      </w:r>
      <w:del w:id="286" w:author="BUI Mai Anh" w:date="2018-05-28T02:05:00Z">
        <w:r>
          <w:delText>tôi</w:delText>
        </w:r>
      </w:del>
      <w:proofErr w:type="spellStart"/>
      <w:ins w:id="287" w:author="BUI Mai Anh" w:date="2018-05-28T02:05:00Z">
        <w:r>
          <w:t>em</w:t>
        </w:r>
      </w:ins>
      <w:proofErr w:type="spellEnd"/>
      <w:r>
        <w:t xml:space="preserve"> </w:t>
      </w:r>
      <w:proofErr w:type="spellStart"/>
      <w:r>
        <w:t>rất</w:t>
      </w:r>
      <w:proofErr w:type="spellEnd"/>
      <w:r>
        <w:t xml:space="preserve"> </w:t>
      </w:r>
      <w:proofErr w:type="spellStart"/>
      <w:r>
        <w:t>khó</w:t>
      </w:r>
      <w:proofErr w:type="spellEnd"/>
      <w:r>
        <w:t xml:space="preserve"> </w:t>
      </w:r>
      <w:proofErr w:type="spellStart"/>
      <w:r>
        <w:t>khăn</w:t>
      </w:r>
      <w:proofErr w:type="spellEnd"/>
      <w:r>
        <w:t xml:space="preserve">. </w:t>
      </w:r>
    </w:p>
    <w:p w:rsidR="0017270F" w:rsidRDefault="005E76C4">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đều</w:t>
      </w:r>
      <w:proofErr w:type="spellEnd"/>
      <w:r>
        <w:t xml:space="preserve"> </w:t>
      </w:r>
      <w:proofErr w:type="spellStart"/>
      <w:r>
        <w:t>chỉ</w:t>
      </w:r>
      <w:proofErr w:type="spellEnd"/>
      <w:r>
        <w:t xml:space="preserve"> </w:t>
      </w:r>
      <w:proofErr w:type="spellStart"/>
      <w:r>
        <w:t>mang</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hoặc</w:t>
      </w:r>
      <w:proofErr w:type="spellEnd"/>
      <w:r>
        <w:t xml:space="preserve"> </w:t>
      </w:r>
      <w:proofErr w:type="spellStart"/>
      <w:r>
        <w:t>minh</w:t>
      </w:r>
      <w:proofErr w:type="spellEnd"/>
      <w:r>
        <w:t xml:space="preserve"> </w:t>
      </w:r>
      <w:proofErr w:type="spellStart"/>
      <w:r>
        <w:t>họa</w:t>
      </w:r>
      <w:proofErr w:type="spellEnd"/>
      <w:r>
        <w:t xml:space="preserve">, </w:t>
      </w: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nó</w:t>
      </w:r>
      <w:proofErr w:type="spellEnd"/>
      <w:r>
        <w:t xml:space="preserve"> </w:t>
      </w:r>
      <w:proofErr w:type="spellStart"/>
      <w:r>
        <w:t>vào</w:t>
      </w:r>
      <w:proofErr w:type="spellEnd"/>
      <w:r>
        <w:t xml:space="preserve"> </w:t>
      </w:r>
      <w:proofErr w:type="spellStart"/>
      <w:r>
        <w:t>một</w:t>
      </w:r>
      <w:proofErr w:type="spellEnd"/>
      <w:r>
        <w:t xml:space="preserve"> </w:t>
      </w:r>
      <w:proofErr w:type="spellStart"/>
      <w:r>
        <w:t>dự</w:t>
      </w:r>
      <w:proofErr w:type="spellEnd"/>
      <w:r>
        <w:t xml:space="preserve"> </w:t>
      </w:r>
      <w:proofErr w:type="spellStart"/>
      <w:r>
        <w:t>án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như</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9809F7">
        <w:t>cửa</w:t>
      </w:r>
      <w:proofErr w:type="spellEnd"/>
      <w:r w:rsidR="009809F7">
        <w:t xml:space="preserve"> </w:t>
      </w:r>
      <w:proofErr w:type="spellStart"/>
      <w:r w:rsidR="009809F7">
        <w:t>hàng</w:t>
      </w:r>
      <w:proofErr w:type="spellEnd"/>
      <w:r>
        <w:t xml:space="preserve"> </w:t>
      </w:r>
      <w:proofErr w:type="spellStart"/>
      <w:r>
        <w:t>là</w:t>
      </w:r>
      <w:proofErr w:type="spellEnd"/>
      <w:r>
        <w:t xml:space="preserve"> </w:t>
      </w:r>
      <w:proofErr w:type="spellStart"/>
      <w:r>
        <w:t>rất</w:t>
      </w:r>
      <w:proofErr w:type="spellEnd"/>
      <w:r>
        <w:t xml:space="preserve"> </w:t>
      </w:r>
      <w:proofErr w:type="spellStart"/>
      <w:r>
        <w:t>khó</w:t>
      </w:r>
      <w:proofErr w:type="spellEnd"/>
      <w:r>
        <w:t xml:space="preserve">. </w:t>
      </w:r>
      <w:proofErr w:type="spellStart"/>
      <w:r>
        <w:t>Nhưng</w:t>
      </w:r>
      <w:proofErr w:type="spellEnd"/>
      <w:ins w:id="288" w:author="BUI Mai Anh" w:date="2018-05-28T02:05:00Z">
        <w:r>
          <w:t xml:space="preserve"> </w:t>
        </w:r>
        <w:proofErr w:type="spellStart"/>
        <w:r>
          <w:t>rất</w:t>
        </w:r>
      </w:ins>
      <w:proofErr w:type="spellEnd"/>
      <w:r>
        <w:t xml:space="preserve"> may </w:t>
      </w:r>
      <w:proofErr w:type="spellStart"/>
      <w:r>
        <w:t>mắn</w:t>
      </w:r>
      <w:proofErr w:type="spellEnd"/>
      <w:ins w:id="289" w:author="BUI Mai Anh" w:date="2018-05-28T02:05:00Z">
        <w:r>
          <w:t xml:space="preserve"> </w:t>
        </w:r>
      </w:ins>
      <w:del w:id="290" w:author="BUI Mai Anh" w:date="2018-05-28T02:05:00Z">
        <w:r>
          <w:delText xml:space="preserve"> cho tôi</w:delText>
        </w:r>
      </w:del>
      <w:proofErr w:type="spellStart"/>
      <w:proofErr w:type="gramStart"/>
      <w:ins w:id="291" w:author="BUI Mai Anh" w:date="2018-05-28T02:05:00Z">
        <w:r>
          <w:t>là</w:t>
        </w:r>
        <w:proofErr w:type="spellEnd"/>
        <w:r>
          <w:t xml:space="preserve"> </w:t>
        </w:r>
      </w:ins>
      <w:r>
        <w:t xml:space="preserve"> </w:t>
      </w:r>
      <w:proofErr w:type="spellStart"/>
      <w:r>
        <w:t>trong</w:t>
      </w:r>
      <w:proofErr w:type="spellEnd"/>
      <w:proofErr w:type="gramEnd"/>
      <w:r>
        <w:t xml:space="preserve"> </w:t>
      </w:r>
      <w:proofErr w:type="spellStart"/>
      <w:r>
        <w:t>quãng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tập</w:t>
      </w:r>
      <w:proofErr w:type="spellEnd"/>
      <w:r>
        <w:t xml:space="preserve"> </w:t>
      </w:r>
      <w:proofErr w:type="spellStart"/>
      <w:r>
        <w:t>tại</w:t>
      </w:r>
      <w:proofErr w:type="spellEnd"/>
      <w:r>
        <w:t xml:space="preserve"> MISA, </w:t>
      </w:r>
      <w:del w:id="292" w:author="BUI Mai Anh" w:date="2018-05-28T02:05:00Z">
        <w:r>
          <w:delText>tôi</w:delText>
        </w:r>
      </w:del>
      <w:proofErr w:type="spellStart"/>
      <w:ins w:id="293" w:author="BUI Mai Anh" w:date="2018-05-28T02:05:00Z">
        <w:r>
          <w:t>em</w:t>
        </w:r>
      </w:ins>
      <w:proofErr w:type="spellEnd"/>
      <w:r>
        <w:t xml:space="preserve"> </w:t>
      </w:r>
      <w:proofErr w:type="spellStart"/>
      <w:r>
        <w:t>có</w:t>
      </w:r>
      <w:proofErr w:type="spellEnd"/>
      <w:r>
        <w:t xml:space="preserve"> </w:t>
      </w:r>
      <w:proofErr w:type="spellStart"/>
      <w:r>
        <w:t>cơ</w:t>
      </w:r>
      <w:proofErr w:type="spellEnd"/>
      <w:r>
        <w:t xml:space="preserve"> </w:t>
      </w:r>
      <w:proofErr w:type="spellStart"/>
      <w:r>
        <w:t>hội</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như</w:t>
      </w:r>
      <w:proofErr w:type="spellEnd"/>
      <w:r>
        <w:t xml:space="preserve"> </w:t>
      </w:r>
      <w:proofErr w:type="spellStart"/>
      <w:r>
        <w:t>này</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anh</w:t>
      </w:r>
      <w:proofErr w:type="spellEnd"/>
      <w:r>
        <w:t xml:space="preserve"> </w:t>
      </w:r>
      <w:proofErr w:type="spellStart"/>
      <w:r>
        <w:t>chị</w:t>
      </w:r>
      <w:proofErr w:type="spellEnd"/>
      <w:r>
        <w:t xml:space="preserve"> </w:t>
      </w:r>
      <w:proofErr w:type="spellStart"/>
      <w:r>
        <w:t>nhiều</w:t>
      </w:r>
      <w:proofErr w:type="spellEnd"/>
      <w:r>
        <w:t xml:space="preserve"> </w:t>
      </w:r>
      <w:proofErr w:type="spellStart"/>
      <w:r>
        <w:t>kinh</w:t>
      </w:r>
      <w:proofErr w:type="spellEnd"/>
      <w:r>
        <w:t xml:space="preserve"> </w:t>
      </w:r>
      <w:proofErr w:type="spellStart"/>
      <w:r>
        <w:t>nghiệm</w:t>
      </w:r>
      <w:proofErr w:type="spellEnd"/>
      <w:r>
        <w:t xml:space="preserve"> ở </w:t>
      </w:r>
      <w:proofErr w:type="spellStart"/>
      <w:r>
        <w:t>đây</w:t>
      </w:r>
      <w:proofErr w:type="spellEnd"/>
      <w:r>
        <w:t xml:space="preserve">. </w:t>
      </w:r>
      <w:del w:id="294" w:author="BUI Mai Anh" w:date="2018-05-28T02:05:00Z">
        <w:r>
          <w:delText>Tôi</w:delText>
        </w:r>
      </w:del>
      <w:proofErr w:type="spellStart"/>
      <w:ins w:id="295" w:author="BUI Mai Anh" w:date="2018-05-28T02:05:00Z">
        <w:r>
          <w:t>Em</w:t>
        </w:r>
      </w:ins>
      <w:proofErr w:type="spellEnd"/>
      <w:r>
        <w:t xml:space="preserve"> </w:t>
      </w:r>
      <w:proofErr w:type="spellStart"/>
      <w:r>
        <w:t>đã</w:t>
      </w:r>
      <w:proofErr w:type="spellEnd"/>
      <w:r>
        <w:t xml:space="preserve"> </w:t>
      </w:r>
      <w:proofErr w:type="spellStart"/>
      <w:r>
        <w:t>tháo</w:t>
      </w:r>
      <w:proofErr w:type="spellEnd"/>
      <w:r>
        <w:t xml:space="preserve"> </w:t>
      </w:r>
      <w:proofErr w:type="spellStart"/>
      <w:r>
        <w:t>gỡ</w:t>
      </w:r>
      <w:proofErr w:type="spellEnd"/>
      <w:r>
        <w:t xml:space="preserve"> </w:t>
      </w:r>
      <w:proofErr w:type="spellStart"/>
      <w:r>
        <w:t>những</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đồ</w:t>
      </w:r>
      <w:proofErr w:type="spellEnd"/>
      <w:r>
        <w:t xml:space="preserve"> </w:t>
      </w:r>
      <w:proofErr w:type="spellStart"/>
      <w:r>
        <w:t>án</w:t>
      </w:r>
      <w:proofErr w:type="spellEnd"/>
      <w:r>
        <w:t xml:space="preserve"> </w:t>
      </w:r>
      <w:proofErr w:type="spellStart"/>
      <w:r>
        <w:t>này</w:t>
      </w:r>
      <w:proofErr w:type="spellEnd"/>
      <w:r>
        <w:t>.</w:t>
      </w:r>
    </w:p>
    <w:p w:rsidR="0017270F" w:rsidRDefault="005E76C4">
      <w:proofErr w:type="spellStart"/>
      <w:r>
        <w:t>Để</w:t>
      </w:r>
      <w:proofErr w:type="spellEnd"/>
      <w:r>
        <w:t xml:space="preserve"> </w:t>
      </w:r>
      <w:proofErr w:type="spellStart"/>
      <w:r>
        <w:t>nói</w:t>
      </w:r>
      <w:proofErr w:type="spellEnd"/>
      <w:r>
        <w:t xml:space="preserve"> </w:t>
      </w:r>
      <w:proofErr w:type="spellStart"/>
      <w:r>
        <w:t>đến</w:t>
      </w:r>
      <w:proofErr w:type="spellEnd"/>
      <w:r>
        <w:t xml:space="preserve"> </w:t>
      </w:r>
      <w:proofErr w:type="spellStart"/>
      <w:r>
        <w:t>công</w:t>
      </w:r>
      <w:proofErr w:type="spellEnd"/>
      <w:r>
        <w:t xml:space="preserve"> </w:t>
      </w:r>
      <w:proofErr w:type="spellStart"/>
      <w:r>
        <w:t>dụng</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của</w:t>
      </w:r>
      <w:proofErr w:type="spellEnd"/>
      <w:r>
        <w:t xml:space="preserve"> Web API,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là</w:t>
      </w:r>
      <w:proofErr w:type="spellEnd"/>
      <w:r>
        <w:t xml:space="preserve"> </w:t>
      </w:r>
      <w:proofErr w:type="spellStart"/>
      <w:r>
        <w:t>thay</w:t>
      </w:r>
      <w:proofErr w:type="spellEnd"/>
      <w:r>
        <w:t xml:space="preserve"> </w:t>
      </w:r>
      <w:proofErr w:type="spellStart"/>
      <w:r>
        <w:t>vì</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toàn</w:t>
      </w:r>
      <w:proofErr w:type="spellEnd"/>
      <w:r>
        <w:t xml:space="preserve"> </w:t>
      </w:r>
      <w:proofErr w:type="spellStart"/>
      <w:r>
        <w:t>bộ</w:t>
      </w:r>
      <w:proofErr w:type="spellEnd"/>
      <w:r>
        <w:t xml:space="preserve"> </w:t>
      </w:r>
      <w:proofErr w:type="spellStart"/>
      <w:r>
        <w:t>nội</w:t>
      </w:r>
      <w:proofErr w:type="spellEnd"/>
      <w:r>
        <w:t xml:space="preserve"> dung </w:t>
      </w:r>
      <w:proofErr w:type="spellStart"/>
      <w:r>
        <w:t>trang</w:t>
      </w:r>
      <w:proofErr w:type="spellEnd"/>
      <w:r>
        <w:t xml:space="preserve"> web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Web Server </w:t>
      </w:r>
      <w:proofErr w:type="spellStart"/>
      <w:r>
        <w:t>truyền</w:t>
      </w:r>
      <w:proofErr w:type="spellEnd"/>
      <w:r>
        <w:t xml:space="preserve"> </w:t>
      </w:r>
      <w:proofErr w:type="spellStart"/>
      <w:r>
        <w:t>thống</w:t>
      </w:r>
      <w:proofErr w:type="spellEnd"/>
      <w:r>
        <w:t xml:space="preserve">, API Web Service </w:t>
      </w:r>
      <w:proofErr w:type="spellStart"/>
      <w:r>
        <w:t>chỉ</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Nó</w:t>
      </w:r>
      <w:proofErr w:type="spellEnd"/>
      <w:r>
        <w:t xml:space="preserve"> </w:t>
      </w:r>
      <w:proofErr w:type="spellStart"/>
      <w:r>
        <w:t>nhận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del w:id="296" w:author="BUI Mai Anh" w:date="2018-05-28T02:05:00Z">
        <w:r>
          <w:delText>( XML</w:delText>
        </w:r>
      </w:del>
      <w:ins w:id="297" w:author="BUI Mai Anh" w:date="2018-05-28T02:05:00Z">
        <w:r>
          <w:t>(XML</w:t>
        </w:r>
      </w:ins>
      <w:r>
        <w:t xml:space="preserve"> </w:t>
      </w:r>
      <w:proofErr w:type="spellStart"/>
      <w:r>
        <w:t>hoặc</w:t>
      </w:r>
      <w:proofErr w:type="spellEnd"/>
      <w:r>
        <w:t xml:space="preserve"> JSON </w:t>
      </w:r>
      <w:proofErr w:type="spellStart"/>
      <w:r>
        <w:t>hoặc</w:t>
      </w:r>
      <w:proofErr w:type="spellEnd"/>
      <w:r>
        <w:t xml:space="preserve"> </w:t>
      </w:r>
      <w:proofErr w:type="spellStart"/>
      <w:r>
        <w:t>cả</w:t>
      </w:r>
      <w:proofErr w:type="spellEnd"/>
      <w:r>
        <w:t xml:space="preserve"> 2), </w:t>
      </w:r>
      <w:proofErr w:type="spellStart"/>
      <w:r>
        <w:t>sau</w:t>
      </w:r>
      <w:proofErr w:type="spellEnd"/>
      <w:r>
        <w:t xml:space="preserve"> </w:t>
      </w:r>
      <w:proofErr w:type="spellStart"/>
      <w:r>
        <w:t>đó</w:t>
      </w:r>
      <w:proofErr w:type="spellEnd"/>
      <w:r>
        <w:t xml:space="preserve"> </w:t>
      </w:r>
      <w:proofErr w:type="spellStart"/>
      <w:r>
        <w:t>trả</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w:t>
      </w:r>
      <w:proofErr w:type="spellStart"/>
      <w:r>
        <w:t>hề</w:t>
      </w:r>
      <w:proofErr w:type="spellEnd"/>
      <w:r>
        <w:t xml:space="preserve"> </w:t>
      </w:r>
      <w:proofErr w:type="spellStart"/>
      <w:r>
        <w:t>gửi</w:t>
      </w:r>
      <w:proofErr w:type="spellEnd"/>
      <w:r>
        <w:t xml:space="preserve"> </w:t>
      </w:r>
      <w:proofErr w:type="spellStart"/>
      <w:r>
        <w:t>về</w:t>
      </w:r>
      <w:proofErr w:type="spellEnd"/>
      <w:r>
        <w:t xml:space="preserve"> </w:t>
      </w:r>
      <w:proofErr w:type="spellStart"/>
      <w:r>
        <w:t>một</w:t>
      </w:r>
      <w:proofErr w:type="spellEnd"/>
      <w:r>
        <w:t xml:space="preserve"> </w:t>
      </w:r>
      <w:proofErr w:type="spellStart"/>
      <w:r>
        <w:t>dòng</w:t>
      </w:r>
      <w:proofErr w:type="spellEnd"/>
      <w:r>
        <w:t xml:space="preserve"> HTML, CSS, JS </w:t>
      </w:r>
      <w:proofErr w:type="spellStart"/>
      <w:r>
        <w:t>nào</w:t>
      </w:r>
      <w:proofErr w:type="spellEnd"/>
      <w:r>
        <w:t xml:space="preserve"> </w:t>
      </w:r>
      <w:proofErr w:type="spellStart"/>
      <w:r>
        <w:t>cả</w:t>
      </w:r>
      <w:proofErr w:type="spellEnd"/>
      <w:r>
        <w:t xml:space="preserve">. </w:t>
      </w:r>
      <w:proofErr w:type="spellStart"/>
      <w:r>
        <w:lastRenderedPageBreak/>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chúng</w:t>
      </w:r>
      <w:proofErr w:type="spellEnd"/>
      <w:r>
        <w:t xml:space="preserve"> ta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chia </w:t>
      </w:r>
      <w:proofErr w:type="spellStart"/>
      <w:r>
        <w:t>nhỏ</w:t>
      </w:r>
      <w:proofErr w:type="spellEnd"/>
      <w:r>
        <w:t xml:space="preserve"> 1 </w:t>
      </w:r>
      <w:proofErr w:type="spellStart"/>
      <w:r>
        <w:t>hệ</w:t>
      </w:r>
      <w:proofErr w:type="spellEnd"/>
      <w:r>
        <w:t xml:space="preserve"> </w:t>
      </w:r>
      <w:proofErr w:type="spellStart"/>
      <w:r>
        <w:t>thống</w:t>
      </w:r>
      <w:proofErr w:type="spellEnd"/>
      <w:r>
        <w:t xml:space="preserve"> </w:t>
      </w:r>
      <w:proofErr w:type="spellStart"/>
      <w:r>
        <w:t>thành</w:t>
      </w:r>
      <w:proofErr w:type="spellEnd"/>
      <w:r>
        <w:t xml:space="preserve"> </w:t>
      </w:r>
      <w:proofErr w:type="spellStart"/>
      <w:r>
        <w:t>nhiều</w:t>
      </w:r>
      <w:proofErr w:type="spellEnd"/>
      <w:r>
        <w:t xml:space="preserve"> API </w:t>
      </w:r>
      <w:proofErr w:type="spellStart"/>
      <w:r>
        <w:t>khác</w:t>
      </w:r>
      <w:proofErr w:type="spellEnd"/>
      <w:r>
        <w:t xml:space="preserve"> </w:t>
      </w:r>
      <w:proofErr w:type="spellStart"/>
      <w:r>
        <w:t>nhau</w:t>
      </w:r>
      <w:proofErr w:type="spellEnd"/>
      <w:r>
        <w:t xml:space="preserve"> VD </w:t>
      </w:r>
      <w:proofErr w:type="spellStart"/>
      <w:r>
        <w:t>trong</w:t>
      </w:r>
      <w:proofErr w:type="spellEnd"/>
      <w:r>
        <w:t xml:space="preserve"> 1 </w:t>
      </w:r>
      <w:proofErr w:type="spellStart"/>
      <w:r>
        <w:t>trang</w:t>
      </w:r>
      <w:proofErr w:type="spellEnd"/>
      <w:r>
        <w:t xml:space="preserve"> </w:t>
      </w:r>
      <w:proofErr w:type="spellStart"/>
      <w:r w:rsidR="009809F7">
        <w:t>cửa</w:t>
      </w:r>
      <w:proofErr w:type="spellEnd"/>
      <w:r w:rsidR="009809F7">
        <w:t xml:space="preserve"> </w:t>
      </w:r>
      <w:proofErr w:type="spellStart"/>
      <w:r w:rsidR="009809F7">
        <w:t>hàng</w:t>
      </w:r>
      <w:proofErr w:type="spellEnd"/>
      <w:r>
        <w:t xml:space="preserve"> </w:t>
      </w:r>
      <w:proofErr w:type="spellStart"/>
      <w:r>
        <w:t>sẽ</w:t>
      </w:r>
      <w:proofErr w:type="spellEnd"/>
      <w:r>
        <w:t xml:space="preserve"> </w:t>
      </w:r>
      <w:proofErr w:type="spellStart"/>
      <w:r>
        <w:t>có</w:t>
      </w:r>
      <w:proofErr w:type="spellEnd"/>
      <w:r>
        <w:t xml:space="preserve"> </w:t>
      </w:r>
      <w:proofErr w:type="spellStart"/>
      <w:r>
        <w:t>các</w:t>
      </w:r>
      <w:proofErr w:type="spellEnd"/>
      <w:r>
        <w:t xml:space="preserve"> API </w:t>
      </w:r>
      <w:proofErr w:type="spellStart"/>
      <w:r>
        <w:t>Quản</w:t>
      </w:r>
      <w:proofErr w:type="spellEnd"/>
      <w:r>
        <w:t xml:space="preserve"> </w:t>
      </w:r>
      <w:proofErr w:type="spellStart"/>
      <w:r>
        <w:t>lý</w:t>
      </w:r>
      <w:proofErr w:type="spellEnd"/>
      <w:r>
        <w:t xml:space="preserve"> </w:t>
      </w:r>
      <w:proofErr w:type="spellStart"/>
      <w:r w:rsidR="009809F7">
        <w:t>kho</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9809F7">
        <w:t>thu</w:t>
      </w:r>
      <w:proofErr w:type="spellEnd"/>
      <w:r w:rsidR="009809F7">
        <w:t>, chi</w:t>
      </w:r>
      <w:r>
        <w:t xml:space="preserve">, </w:t>
      </w:r>
      <w:proofErr w:type="spellStart"/>
      <w:r>
        <w:t>Quản</w:t>
      </w:r>
      <w:proofErr w:type="spellEnd"/>
      <w:r>
        <w:t xml:space="preserve"> </w:t>
      </w:r>
      <w:proofErr w:type="spellStart"/>
      <w:r>
        <w:t>lý</w:t>
      </w:r>
      <w:proofErr w:type="spellEnd"/>
      <w:r>
        <w:t xml:space="preserve"> </w:t>
      </w:r>
      <w:proofErr w:type="spellStart"/>
      <w:r w:rsidR="009809F7">
        <w:t>bán</w:t>
      </w:r>
      <w:proofErr w:type="spellEnd"/>
      <w:r w:rsidR="009809F7">
        <w:t xml:space="preserve"> </w:t>
      </w:r>
      <w:proofErr w:type="spellStart"/>
      <w:r w:rsidR="009809F7">
        <w:t>hàng</w:t>
      </w:r>
      <w:proofErr w:type="spellEnd"/>
      <w:r>
        <w:t xml:space="preserve">,... </w:t>
      </w:r>
      <w:proofErr w:type="spellStart"/>
      <w:r>
        <w:t>hoặc</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chia </w:t>
      </w:r>
      <w:proofErr w:type="spellStart"/>
      <w:r>
        <w:t>nhỏ</w:t>
      </w:r>
      <w:proofErr w:type="spellEnd"/>
      <w:r>
        <w:t xml:space="preserve"> </w:t>
      </w:r>
      <w:proofErr w:type="spellStart"/>
      <w:r>
        <w:t>nó</w:t>
      </w:r>
      <w:proofErr w:type="spellEnd"/>
      <w:r>
        <w:t xml:space="preserve"> ra </w:t>
      </w:r>
      <w:proofErr w:type="spellStart"/>
      <w:r>
        <w:t>thành</w:t>
      </w:r>
      <w:proofErr w:type="spellEnd"/>
      <w:r>
        <w:t xml:space="preserve"> </w:t>
      </w:r>
      <w:proofErr w:type="spellStart"/>
      <w:r>
        <w:t>nhiều</w:t>
      </w:r>
      <w:proofErr w:type="spellEnd"/>
      <w:r>
        <w:t xml:space="preserve"> API </w:t>
      </w:r>
      <w:proofErr w:type="spellStart"/>
      <w:r>
        <w:t>nữa</w:t>
      </w:r>
      <w:proofErr w:type="spellEnd"/>
      <w:r>
        <w:t xml:space="preserve"> </w:t>
      </w:r>
      <w:proofErr w:type="spellStart"/>
      <w:r>
        <w:t>như</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sửa</w:t>
      </w:r>
      <w:proofErr w:type="spellEnd"/>
      <w:r>
        <w:t xml:space="preserve"> </w:t>
      </w:r>
      <w:proofErr w:type="spellStart"/>
      <w:r>
        <w:t>thông</w:t>
      </w:r>
      <w:proofErr w:type="spellEnd"/>
      <w:r>
        <w:t xml:space="preserve"> tin, </w:t>
      </w:r>
      <w:proofErr w:type="spellStart"/>
      <w:r>
        <w:t>xóa</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các</w:t>
      </w:r>
      <w:proofErr w:type="spellEnd"/>
      <w:r>
        <w:t xml:space="preserve"> API </w:t>
      </w:r>
      <w:proofErr w:type="spellStart"/>
      <w:r>
        <w:t>này</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tách</w:t>
      </w:r>
      <w:proofErr w:type="spellEnd"/>
      <w:r>
        <w:t xml:space="preserve"> ra </w:t>
      </w:r>
      <w:proofErr w:type="spellStart"/>
      <w:r>
        <w:t>hoặc</w:t>
      </w:r>
      <w:proofErr w:type="spellEnd"/>
      <w:r>
        <w:t xml:space="preserve"> </w:t>
      </w:r>
      <w:proofErr w:type="spellStart"/>
      <w:r>
        <w:t>gộp</w:t>
      </w:r>
      <w:proofErr w:type="spellEnd"/>
      <w:r>
        <w:t xml:space="preserve"> </w:t>
      </w:r>
      <w:proofErr w:type="spellStart"/>
      <w:r>
        <w:t>vào</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trên</w:t>
      </w:r>
      <w:proofErr w:type="spellEnd"/>
      <w:r>
        <w:t xml:space="preserve"> </w:t>
      </w:r>
      <w:proofErr w:type="spellStart"/>
      <w:r>
        <w:t>cũng</w:t>
      </w:r>
      <w:proofErr w:type="spellEnd"/>
      <w:r>
        <w:t xml:space="preserve"> 1 service </w:t>
      </w:r>
      <w:proofErr w:type="spellStart"/>
      <w:r>
        <w:t>hoặc</w:t>
      </w:r>
      <w:proofErr w:type="spellEnd"/>
      <w:r>
        <w:t xml:space="preserve"> </w:t>
      </w:r>
      <w:proofErr w:type="spellStart"/>
      <w:r>
        <w:t>nhiều</w:t>
      </w:r>
      <w:proofErr w:type="spellEnd"/>
      <w:r>
        <w:t xml:space="preserve"> service, </w:t>
      </w:r>
      <w:proofErr w:type="spellStart"/>
      <w:r>
        <w:t>chúng</w:t>
      </w:r>
      <w:proofErr w:type="spellEnd"/>
      <w:r>
        <w:t xml:space="preserve"> ta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từ</w:t>
      </w:r>
      <w:proofErr w:type="spellEnd"/>
      <w:r>
        <w:t xml:space="preserve"> 1 view </w:t>
      </w:r>
      <w:proofErr w:type="spellStart"/>
      <w:r>
        <w:t>gọi</w:t>
      </w:r>
      <w:proofErr w:type="spellEnd"/>
      <w:r>
        <w:t xml:space="preserve"> </w:t>
      </w:r>
      <w:proofErr w:type="spellStart"/>
      <w:r>
        <w:t>đến</w:t>
      </w:r>
      <w:proofErr w:type="spellEnd"/>
      <w:r>
        <w:t xml:space="preserve"> </w:t>
      </w:r>
      <w:proofErr w:type="spellStart"/>
      <w:r>
        <w:t>các</w:t>
      </w:r>
      <w:proofErr w:type="spellEnd"/>
      <w:r>
        <w:t xml:space="preserve"> Web Service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khi</w:t>
      </w:r>
      <w:proofErr w:type="spellEnd"/>
      <w:r>
        <w:t xml:space="preserve"> </w:t>
      </w:r>
      <w:proofErr w:type="spellStart"/>
      <w:r>
        <w:t>vào</w:t>
      </w:r>
      <w:proofErr w:type="spellEnd"/>
      <w:r>
        <w:t xml:space="preserve"> tab</w:t>
      </w:r>
      <w:r w:rsidR="009809F7">
        <w:t xml:space="preserve"> </w:t>
      </w:r>
      <w:proofErr w:type="spellStart"/>
      <w:r w:rsidR="009809F7">
        <w:t>Lập</w:t>
      </w:r>
      <w:proofErr w:type="spellEnd"/>
      <w:r w:rsidR="009809F7">
        <w:t xml:space="preserve"> </w:t>
      </w:r>
      <w:proofErr w:type="spellStart"/>
      <w:r w:rsidR="009809F7">
        <w:t>hóa</w:t>
      </w:r>
      <w:proofErr w:type="spellEnd"/>
      <w:r w:rsidR="009809F7">
        <w:t xml:space="preserve"> </w:t>
      </w:r>
      <w:proofErr w:type="spellStart"/>
      <w:r w:rsidR="009809F7">
        <w:t>đơn</w:t>
      </w:r>
      <w:proofErr w:type="spellEnd"/>
      <w:r>
        <w:t xml:space="preserve">, </w:t>
      </w:r>
      <w:r w:rsidR="009809F7">
        <w:t xml:space="preserve">ta </w:t>
      </w:r>
      <w:proofErr w:type="spellStart"/>
      <w:r w:rsidR="009809F7">
        <w:t>gọi</w:t>
      </w:r>
      <w:proofErr w:type="spellEnd"/>
      <w:r w:rsidR="009809F7">
        <w:t xml:space="preserve"> </w:t>
      </w:r>
      <w:proofErr w:type="spellStart"/>
      <w:r w:rsidR="009809F7">
        <w:t>đến</w:t>
      </w:r>
      <w:proofErr w:type="spellEnd"/>
      <w:r w:rsidR="009809F7">
        <w:t xml:space="preserve"> </w:t>
      </w:r>
      <w:proofErr w:type="spellStart"/>
      <w:r w:rsidR="009809F7">
        <w:t>danh</w:t>
      </w:r>
      <w:proofErr w:type="spellEnd"/>
      <w:r w:rsidR="009809F7">
        <w:t xml:space="preserve"> </w:t>
      </w:r>
      <w:proofErr w:type="spellStart"/>
      <w:r w:rsidR="009809F7">
        <w:t>sách</w:t>
      </w:r>
      <w:proofErr w:type="spellEnd"/>
      <w:r w:rsidR="009809F7">
        <w:t xml:space="preserve"> </w:t>
      </w:r>
      <w:proofErr w:type="spellStart"/>
      <w:r w:rsidR="009809F7">
        <w:t>hàng</w:t>
      </w:r>
      <w:proofErr w:type="spellEnd"/>
      <w:r w:rsidR="009809F7">
        <w:t xml:space="preserve"> </w:t>
      </w:r>
      <w:proofErr w:type="spellStart"/>
      <w:r w:rsidR="009809F7">
        <w:t>hóa</w:t>
      </w:r>
      <w:proofErr w:type="spellEnd"/>
      <w:r w:rsidR="009809F7">
        <w:t xml:space="preserve"> </w:t>
      </w:r>
      <w:proofErr w:type="spellStart"/>
      <w:r w:rsidR="009809F7">
        <w:t>Từ</w:t>
      </w:r>
      <w:proofErr w:type="spellEnd"/>
      <w:r w:rsidR="009809F7">
        <w:t xml:space="preserve"> Service </w:t>
      </w:r>
      <w:proofErr w:type="spellStart"/>
      <w:r w:rsidR="009809F7">
        <w:t>khác</w:t>
      </w:r>
      <w:proofErr w:type="spellEnd"/>
      <w:r w:rsidR="009809F7">
        <w:t xml:space="preserve"> </w:t>
      </w:r>
      <w:r>
        <w:t xml:space="preserve"> </w:t>
      </w:r>
    </w:p>
    <w:p w:rsidR="0017270F" w:rsidRDefault="005E76C4">
      <w:pPr>
        <w:rPr>
          <w:del w:id="298" w:author="BUI Mai Anh" w:date="2018-05-28T02:05:00Z"/>
        </w:rPr>
      </w:pPr>
      <w:proofErr w:type="spellStart"/>
      <w:r>
        <w:t>Việc</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bảo</w:t>
      </w:r>
      <w:proofErr w:type="spellEnd"/>
      <w:r>
        <w:t xml:space="preserve"> 2 </w:t>
      </w:r>
      <w:proofErr w:type="spellStart"/>
      <w:r>
        <w:t>yếu</w:t>
      </w:r>
      <w:proofErr w:type="spellEnd"/>
      <w:r>
        <w:t xml:space="preserve"> </w:t>
      </w:r>
      <w:proofErr w:type="spellStart"/>
      <w:r>
        <w:t>tố</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w:proofErr w:type="spellStart"/>
      <w:r>
        <w:t>khi</w:t>
      </w:r>
      <w:proofErr w:type="spellEnd"/>
      <w:r>
        <w:t xml:space="preserve"> service </w:t>
      </w:r>
      <w:proofErr w:type="spellStart"/>
      <w:r w:rsidR="009809F7">
        <w:t>này</w:t>
      </w:r>
      <w:proofErr w:type="spellEnd"/>
      <w:r w:rsidR="009809F7">
        <w:t xml:space="preserve"> </w:t>
      </w:r>
      <w:proofErr w:type="spellStart"/>
      <w:r>
        <w:t>bị</w:t>
      </w:r>
      <w:proofErr w:type="spellEnd"/>
      <w:r>
        <w:t xml:space="preserve"> </w:t>
      </w:r>
      <w:proofErr w:type="spellStart"/>
      <w:r>
        <w:t>sập</w:t>
      </w:r>
      <w:proofErr w:type="spellEnd"/>
      <w:r>
        <w:t xml:space="preserve">, service </w:t>
      </w:r>
      <w:proofErr w:type="spellStart"/>
      <w:r w:rsidR="009809F7">
        <w:t>kia</w:t>
      </w:r>
      <w:proofErr w:type="spellEnd"/>
      <w:r w:rsidR="009809F7">
        <w:t xml:space="preserve"> </w:t>
      </w:r>
      <w:proofErr w:type="spellStart"/>
      <w:r w:rsidR="009809F7">
        <w:t>vẫn</w:t>
      </w:r>
      <w:proofErr w:type="spellEnd"/>
      <w:r w:rsidR="009809F7">
        <w:t xml:space="preserve"> </w:t>
      </w:r>
      <w:proofErr w:type="spellStart"/>
      <w:r>
        <w:t>hoạt</w:t>
      </w:r>
      <w:proofErr w:type="spellEnd"/>
      <w:r>
        <w:t xml:space="preserve"> </w:t>
      </w:r>
      <w:proofErr w:type="spellStart"/>
      <w:r>
        <w:t>động</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thứ</w:t>
      </w:r>
      <w:proofErr w:type="spellEnd"/>
      <w:r>
        <w:t xml:space="preserve"> 2 </w:t>
      </w:r>
      <w:proofErr w:type="spellStart"/>
      <w:r>
        <w:t>là</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gọi</w:t>
      </w:r>
      <w:proofErr w:type="spellEnd"/>
      <w:r>
        <w:t xml:space="preserve"> </w:t>
      </w:r>
      <w:proofErr w:type="spellStart"/>
      <w:r>
        <w:t>truy</w:t>
      </w:r>
      <w:proofErr w:type="spellEnd"/>
      <w:r>
        <w:t xml:space="preserve"> </w:t>
      </w:r>
      <w:proofErr w:type="spellStart"/>
      <w:r>
        <w:t>vấn</w:t>
      </w:r>
      <w:proofErr w:type="spellEnd"/>
      <w:r>
        <w:t xml:space="preserve"> </w:t>
      </w:r>
      <w:r w:rsidR="009809F7">
        <w:t>HTTP Request</w:t>
      </w:r>
      <w:r>
        <w:t xml:space="preserve"> </w:t>
      </w:r>
      <w:proofErr w:type="spellStart"/>
      <w:r>
        <w:t>từ</w:t>
      </w:r>
      <w:proofErr w:type="spellEnd"/>
      <w:r>
        <w:t xml:space="preserve"> </w:t>
      </w:r>
      <w:proofErr w:type="spellStart"/>
      <w:r>
        <w:t>ứng</w:t>
      </w:r>
      <w:proofErr w:type="spellEnd"/>
      <w:r>
        <w:t xml:space="preserve"> </w:t>
      </w:r>
      <w:proofErr w:type="spellStart"/>
      <w:r>
        <w:t>dụng</w:t>
      </w:r>
      <w:proofErr w:type="spellEnd"/>
      <w:r>
        <w:t xml:space="preserve"> di </w:t>
      </w:r>
      <w:proofErr w:type="spellStart"/>
      <w:r>
        <w:t>động</w:t>
      </w:r>
      <w:proofErr w:type="spellEnd"/>
      <w:r>
        <w:t xml:space="preserve">, desktop hay </w:t>
      </w:r>
      <w:proofErr w:type="spellStart"/>
      <w:r>
        <w:t>thậm</w:t>
      </w:r>
      <w:proofErr w:type="spellEnd"/>
      <w:r>
        <w:t xml:space="preserve"> </w:t>
      </w:r>
      <w:proofErr w:type="spellStart"/>
      <w:r>
        <w:t>chí</w:t>
      </w:r>
      <w:proofErr w:type="spellEnd"/>
      <w:r>
        <w:t xml:space="preserve"> </w:t>
      </w:r>
      <w:proofErr w:type="spellStart"/>
      <w:r>
        <w:t>là</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w:t>
      </w:r>
      <w:proofErr w:type="spellStart"/>
      <w:r>
        <w:t>nên</w:t>
      </w:r>
      <w:proofErr w:type="spellEnd"/>
      <w:r>
        <w:t xml:space="preserve"> </w:t>
      </w:r>
      <w:proofErr w:type="spellStart"/>
      <w:r>
        <w:t>nếu</w:t>
      </w:r>
      <w:proofErr w:type="spellEnd"/>
      <w:r>
        <w:t xml:space="preserve"> </w:t>
      </w:r>
      <w:proofErr w:type="spellStart"/>
      <w:r>
        <w:t>muốn</w:t>
      </w:r>
      <w:proofErr w:type="spellEnd"/>
      <w:r>
        <w:t xml:space="preserve"> </w:t>
      </w:r>
      <w:proofErr w:type="spellStart"/>
      <w:r>
        <w:t>tạo</w:t>
      </w:r>
      <w:proofErr w:type="spellEnd"/>
      <w:r>
        <w:t xml:space="preserve"> </w:t>
      </w:r>
      <w:del w:id="299" w:author="BUI Mai Anh" w:date="2018-05-28T02:05:00Z">
        <w:r>
          <w:delText>1</w:delText>
        </w:r>
      </w:del>
      <w:ins w:id="300" w:author="BUI Mai Anh" w:date="2018-05-28T02:05:00Z">
        <w:r>
          <w:t xml:space="preserve">ra </w:t>
        </w:r>
        <w:proofErr w:type="spellStart"/>
        <w:r>
          <w:t>một</w:t>
        </w:r>
      </w:ins>
      <w:proofErr w:type="spellEnd"/>
      <w:r>
        <w:t xml:space="preserve"> </w:t>
      </w:r>
      <w:proofErr w:type="spellStart"/>
      <w:r>
        <w:t>hệ</w:t>
      </w:r>
      <w:proofErr w:type="spellEnd"/>
      <w:r>
        <w:t xml:space="preserve"> </w:t>
      </w:r>
      <w:proofErr w:type="spellStart"/>
      <w:r>
        <w:t>thống</w:t>
      </w:r>
      <w:proofErr w:type="spellEnd"/>
      <w:r>
        <w:t xml:space="preserve"> </w:t>
      </w:r>
      <w:proofErr w:type="spellStart"/>
      <w:r>
        <w:t>đa</w:t>
      </w:r>
      <w:proofErr w:type="spellEnd"/>
      <w:r>
        <w:t xml:space="preserve"> </w:t>
      </w:r>
      <w:proofErr w:type="spellStart"/>
      <w:r>
        <w:t>nền</w:t>
      </w:r>
      <w:proofErr w:type="spellEnd"/>
      <w:r>
        <w:t xml:space="preserve"> </w:t>
      </w:r>
      <w:proofErr w:type="spellStart"/>
      <w:r>
        <w:t>tảng</w:t>
      </w:r>
      <w:proofErr w:type="spellEnd"/>
      <w:r>
        <w:t xml:space="preserve">, </w:t>
      </w:r>
      <w:proofErr w:type="spellStart"/>
      <w:ins w:id="301" w:author="BUI Mai Anh" w:date="2018-05-28T02:05:00Z">
        <w:r>
          <w:t>chúng</w:t>
        </w:r>
        <w:proofErr w:type="spellEnd"/>
        <w:r>
          <w:t xml:space="preserve"> </w:t>
        </w:r>
      </w:ins>
      <w:r>
        <w:t xml:space="preserve">ta </w:t>
      </w:r>
      <w:proofErr w:type="spellStart"/>
      <w:r>
        <w:t>chỉ</w:t>
      </w:r>
      <w:proofErr w:type="spellEnd"/>
      <w:r>
        <w:t xml:space="preserve"> </w:t>
      </w:r>
      <w:proofErr w:type="spellStart"/>
      <w:r>
        <w:t>cần</w:t>
      </w:r>
      <w:proofErr w:type="spellEnd"/>
      <w:r>
        <w:t xml:space="preserve"> </w:t>
      </w:r>
      <w:proofErr w:type="spellStart"/>
      <w:r>
        <w:t>viết</w:t>
      </w:r>
      <w:proofErr w:type="spellEnd"/>
      <w:r>
        <w:t xml:space="preserve"> </w:t>
      </w:r>
      <w:proofErr w:type="spellStart"/>
      <w:r>
        <w:t>lại</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mỗi</w:t>
      </w:r>
      <w:proofErr w:type="spellEnd"/>
      <w:r>
        <w:t xml:space="preserve"> </w:t>
      </w:r>
      <w:proofErr w:type="spellStart"/>
      <w:r>
        <w:t>loại</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còn</w:t>
      </w:r>
      <w:proofErr w:type="spellEnd"/>
      <w:r>
        <w:t xml:space="preserve"> </w:t>
      </w:r>
      <w:proofErr w:type="spellStart"/>
      <w:r>
        <w:t>phần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w:t>
      </w:r>
      <w:ins w:id="302" w:author="BUI Mai Anh" w:date="2018-05-28T02:05:00Z">
        <w:r>
          <w:t xml:space="preserve"> </w:t>
        </w:r>
        <w:proofErr w:type="spellStart"/>
        <w:r>
          <w:t>Như</w:t>
        </w:r>
        <w:proofErr w:type="spellEnd"/>
        <w:r>
          <w:t xml:space="preserve"> </w:t>
        </w:r>
        <w:proofErr w:type="spellStart"/>
        <w:r>
          <w:t>vậy</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khi</w:t>
        </w:r>
        <w:proofErr w:type="spellEnd"/>
        <w:r>
          <w:t xml:space="preserve"> </w:t>
        </w:r>
        <w:proofErr w:type="spellStart"/>
        <w:r>
          <w:t>muốn</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thêm</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cho</w:t>
        </w:r>
        <w:proofErr w:type="spellEnd"/>
        <w:r>
          <w:t xml:space="preserve"> </w:t>
        </w:r>
        <w:proofErr w:type="spellStart"/>
        <w:r>
          <w:t>các</w:t>
        </w:r>
        <w:proofErr w:type="spellEnd"/>
        <w:r>
          <w:t xml:space="preserve"> </w:t>
        </w:r>
        <w:proofErr w:type="spellStart"/>
        <w:r>
          <w:t>nền</w:t>
        </w:r>
        <w:proofErr w:type="spellEnd"/>
        <w:r>
          <w:t xml:space="preserve"> </w:t>
        </w:r>
        <w:proofErr w:type="spellStart"/>
        <w:r>
          <w:t>tảng</w:t>
        </w:r>
        <w:proofErr w:type="spellEnd"/>
        <w:r>
          <w:t xml:space="preserve"> mobile </w:t>
        </w:r>
        <w:proofErr w:type="spellStart"/>
        <w:r>
          <w:t>như</w:t>
        </w:r>
        <w:proofErr w:type="spellEnd"/>
        <w:r>
          <w:t xml:space="preserve"> iOS, Android,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ins>
      <w:proofErr w:type="spellEnd"/>
    </w:p>
    <w:p w:rsidR="0017270F" w:rsidRDefault="005E76C4">
      <w:pPr>
        <w:rPr>
          <w:del w:id="303" w:author="BUI Mai Anh" w:date="2018-05-28T02:05:00Z"/>
        </w:rPr>
        <w:pPrChange w:id="304" w:author="BUI Mai Anh" w:date="2018-05-28T02:05:00Z">
          <w:pPr>
            <w:keepNext/>
          </w:pPr>
        </w:pPrChange>
      </w:pPr>
      <w:del w:id="305" w:author="BUI Mai Anh" w:date="2018-05-28T02:05:00Z">
        <w:r>
          <w:rPr>
            <w:noProof/>
          </w:rPr>
          <w:drawing>
            <wp:inline distT="0" distB="0" distL="0" distR="0">
              <wp:extent cx="5575935" cy="3288925"/>
              <wp:effectExtent l="0" t="0" r="0" b="0"/>
              <wp:docPr id="10" name="image9.png" descr="http://csharpcorner.mindcrackerinc.netdna-cdn.com/article/creating-web-api-with-repository-pattern-and-dependency-injection/Images/wjRm6.png"/>
              <wp:cNvGraphicFramePr/>
              <a:graphic xmlns:a="http://schemas.openxmlformats.org/drawingml/2006/main">
                <a:graphicData uri="http://schemas.openxmlformats.org/drawingml/2006/picture">
                  <pic:pic xmlns:pic="http://schemas.openxmlformats.org/drawingml/2006/picture">
                    <pic:nvPicPr>
                      <pic:cNvPr id="0" name="image9.png" descr="http://csharpcorner.mindcrackerinc.netdna-cdn.com/article/creating-web-api-with-repository-pattern-and-dependency-injection/Images/wjRm6.png"/>
                      <pic:cNvPicPr preferRelativeResize="0"/>
                    </pic:nvPicPr>
                    <pic:blipFill>
                      <a:blip r:embed="rId66"/>
                      <a:srcRect/>
                      <a:stretch>
                        <a:fillRect/>
                      </a:stretch>
                    </pic:blipFill>
                    <pic:spPr>
                      <a:xfrm>
                        <a:off x="0" y="0"/>
                        <a:ext cx="5575935" cy="3288925"/>
                      </a:xfrm>
                      <a:prstGeom prst="rect">
                        <a:avLst/>
                      </a:prstGeom>
                      <a:ln/>
                    </pic:spPr>
                  </pic:pic>
                </a:graphicData>
              </a:graphic>
            </wp:inline>
          </w:drawing>
        </w:r>
      </w:del>
    </w:p>
    <w:p w:rsidR="0017270F" w:rsidRDefault="005E76C4">
      <w:pPr>
        <w:rPr>
          <w:del w:id="306" w:author="BUI Mai Anh" w:date="2018-05-28T02:05:00Z"/>
          <w:color w:val="000000"/>
          <w:sz w:val="24"/>
          <w:szCs w:val="24"/>
        </w:rPr>
        <w:pPrChange w:id="307" w:author="BUI Mai Anh" w:date="2018-05-28T02:05:00Z">
          <w:pPr>
            <w:pBdr>
              <w:top w:val="nil"/>
              <w:left w:val="nil"/>
              <w:bottom w:val="nil"/>
              <w:right w:val="nil"/>
              <w:between w:val="nil"/>
            </w:pBdr>
          </w:pPr>
        </w:pPrChange>
      </w:pPr>
      <w:bookmarkStart w:id="308" w:name="_3bj1y38" w:colFirst="0" w:colLast="0"/>
      <w:bookmarkEnd w:id="308"/>
      <w:del w:id="309" w:author="BUI Mai Anh" w:date="2018-05-28T02:05:00Z">
        <w:r>
          <w:rPr>
            <w:color w:val="000000"/>
            <w:sz w:val="24"/>
            <w:szCs w:val="24"/>
          </w:rPr>
          <w:delText>Hình 39 Kiến trúc cơ bản của Web API</w:delText>
        </w:r>
      </w:del>
    </w:p>
    <w:p w:rsidR="0017270F" w:rsidRDefault="005E76C4">
      <w:pPr>
        <w:rPr>
          <w:del w:id="310" w:author="BUI Mai Anh" w:date="2018-05-28T02:05:00Z"/>
        </w:rPr>
      </w:pPr>
      <w:del w:id="311" w:author="BUI Mai Anh" w:date="2018-05-28T02:05:00Z">
        <w:r>
          <w:delText>Đoạn AJAX gọi lên truy cập API trong chương trình</w:delText>
        </w:r>
      </w:del>
    </w:p>
    <w:p w:rsidR="0017270F" w:rsidRDefault="005E76C4">
      <w:pPr>
        <w:rPr>
          <w:del w:id="312" w:author="BUI Mai Anh" w:date="2018-05-28T02:05:00Z"/>
        </w:rPr>
      </w:pPr>
      <w:del w:id="313" w:author="BUI Mai Anh" w:date="2018-05-28T02:05:00Z">
        <w:r>
          <w:rPr>
            <w:noProof/>
          </w:rPr>
          <w:drawing>
            <wp:inline distT="0" distB="0" distL="0" distR="0">
              <wp:extent cx="5575935" cy="2488565"/>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7"/>
                      <a:srcRect/>
                      <a:stretch>
                        <a:fillRect/>
                      </a:stretch>
                    </pic:blipFill>
                    <pic:spPr>
                      <a:xfrm>
                        <a:off x="0" y="0"/>
                        <a:ext cx="5575935" cy="2488565"/>
                      </a:xfrm>
                      <a:prstGeom prst="rect">
                        <a:avLst/>
                      </a:prstGeom>
                      <a:ln/>
                    </pic:spPr>
                  </pic:pic>
                </a:graphicData>
              </a:graphic>
            </wp:inline>
          </w:drawing>
        </w:r>
      </w:del>
    </w:p>
    <w:p w:rsidR="0017270F" w:rsidRDefault="005E76C4">
      <w:pPr>
        <w:rPr>
          <w:del w:id="314" w:author="BUI Mai Anh" w:date="2018-05-28T02:05:00Z"/>
        </w:rPr>
      </w:pPr>
      <w:del w:id="315" w:author="BUI Mai Anh" w:date="2018-05-28T02:05:00Z">
        <w:r>
          <w:delText>Cấu hình địa chỉ url của API từ file WebConfig trên Server.</w:delText>
        </w:r>
      </w:del>
    </w:p>
    <w:p w:rsidR="0017270F" w:rsidRDefault="005E76C4">
      <w:pPr>
        <w:rPr>
          <w:del w:id="316" w:author="BUI Mai Anh" w:date="2018-05-28T02:05:00Z"/>
        </w:rPr>
      </w:pPr>
      <w:del w:id="317" w:author="BUI Mai Anh" w:date="2018-05-28T02:05:00Z">
        <w:r>
          <w:rPr>
            <w:noProof/>
          </w:rPr>
          <w:drawing>
            <wp:inline distT="0" distB="0" distL="0" distR="0">
              <wp:extent cx="3933825" cy="75247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3933825" cy="752475"/>
                      </a:xfrm>
                      <a:prstGeom prst="rect">
                        <a:avLst/>
                      </a:prstGeom>
                      <a:ln/>
                    </pic:spPr>
                  </pic:pic>
                </a:graphicData>
              </a:graphic>
            </wp:inline>
          </w:drawing>
        </w:r>
      </w:del>
    </w:p>
    <w:p w:rsidR="0017270F" w:rsidRDefault="005E76C4">
      <w:del w:id="318" w:author="BUI Mai Anh" w:date="2018-05-28T02:05:00Z">
        <w:r>
          <w:delText>Khi một request AJAX được gọi lên server, nhờ sự cấu hình ở trên, request sẽ được gửi đển method tương ứng trong class Controller dựa trên loại request và tham số truyền vào ( ở đây là [HttpGet] và StudentID). Từ Controller sẽ gọi đến Service để thực thi các nghiệp vụ.</w:delText>
        </w:r>
      </w:del>
    </w:p>
    <w:p w:rsidR="0017270F" w:rsidRDefault="005E76C4">
      <w:del w:id="319" w:author="BUI Mai Anh" w:date="2018-05-28T02:05:00Z">
        <w:r>
          <w:rPr>
            <w:noProof/>
          </w:rPr>
          <w:drawing>
            <wp:inline distT="0" distB="0" distL="0" distR="0">
              <wp:extent cx="5575935" cy="385572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9"/>
                      <a:srcRect/>
                      <a:stretch>
                        <a:fillRect/>
                      </a:stretch>
                    </pic:blipFill>
                    <pic:spPr>
                      <a:xfrm>
                        <a:off x="0" y="0"/>
                        <a:ext cx="5575935" cy="3855720"/>
                      </a:xfrm>
                      <a:prstGeom prst="rect">
                        <a:avLst/>
                      </a:prstGeom>
                      <a:ln/>
                    </pic:spPr>
                  </pic:pic>
                </a:graphicData>
              </a:graphic>
            </wp:inline>
          </w:drawing>
        </w:r>
      </w:del>
    </w:p>
    <w:p w:rsidR="0017270F" w:rsidRDefault="005E76C4">
      <w:pPr>
        <w:pStyle w:val="u2"/>
        <w:numPr>
          <w:ilvl w:val="1"/>
          <w:numId w:val="10"/>
        </w:numPr>
      </w:pPr>
      <w:bookmarkStart w:id="320" w:name="_1qoc8b1" w:colFirst="0" w:colLast="0"/>
      <w:bookmarkEnd w:id="320"/>
      <w:r>
        <w:t xml:space="preserve">  </w:t>
      </w:r>
      <w:proofErr w:type="spellStart"/>
      <w:r>
        <w:t>Tại</w:t>
      </w:r>
      <w:proofErr w:type="spellEnd"/>
      <w:r>
        <w:t xml:space="preserve"> </w:t>
      </w:r>
      <w:proofErr w:type="spellStart"/>
      <w:r>
        <w:t>sao</w:t>
      </w:r>
      <w:proofErr w:type="spellEnd"/>
      <w:r>
        <w:t xml:space="preserve"> </w:t>
      </w:r>
      <w:proofErr w:type="spellStart"/>
      <w:r>
        <w:t>phải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kiến</w:t>
      </w:r>
      <w:proofErr w:type="spellEnd"/>
      <w:r>
        <w:t xml:space="preserve"> </w:t>
      </w:r>
      <w:proofErr w:type="spellStart"/>
      <w:r>
        <w:t>trúc</w:t>
      </w:r>
      <w:proofErr w:type="spellEnd"/>
      <w:r>
        <w:t xml:space="preserve"> REST?</w:t>
      </w:r>
    </w:p>
    <w:p w:rsidR="0017270F" w:rsidRDefault="005E76C4">
      <w:proofErr w:type="spellStart"/>
      <w:r>
        <w:t>Khi</w:t>
      </w:r>
      <w:proofErr w:type="spellEnd"/>
      <w:r>
        <w:t xml:space="preserve"> </w:t>
      </w:r>
      <w:proofErr w:type="spellStart"/>
      <w:r>
        <w:t>chúng</w:t>
      </w:r>
      <w:proofErr w:type="spellEnd"/>
      <w:r>
        <w:t xml:space="preserve"> ta </w:t>
      </w:r>
      <w:proofErr w:type="spellStart"/>
      <w:r w:rsidR="007D544A">
        <w:t>sử</w:t>
      </w:r>
      <w:proofErr w:type="spellEnd"/>
      <w:r w:rsidR="007D544A">
        <w:t xml:space="preserve"> </w:t>
      </w:r>
      <w:proofErr w:type="spellStart"/>
      <w:r w:rsidR="007D544A">
        <w:t>dụng</w:t>
      </w:r>
      <w:proofErr w:type="spellEnd"/>
      <w:r w:rsidR="007D544A">
        <w:t xml:space="preserve"> HTTP Request</w:t>
      </w:r>
      <w:r>
        <w:t xml:space="preserve">, </w:t>
      </w:r>
      <w:proofErr w:type="spellStart"/>
      <w:r>
        <w:t>chúng</w:t>
      </w:r>
      <w:proofErr w:type="spellEnd"/>
      <w:r>
        <w:t xml:space="preserve"> ta </w:t>
      </w:r>
      <w:proofErr w:type="spellStart"/>
      <w:r>
        <w:t>chỉ</w:t>
      </w:r>
      <w:proofErr w:type="spellEnd"/>
      <w:r>
        <w:t xml:space="preserve"> </w:t>
      </w:r>
      <w:proofErr w:type="spellStart"/>
      <w:r>
        <w:t>truyền</w:t>
      </w:r>
      <w:proofErr w:type="spellEnd"/>
      <w:r>
        <w:t xml:space="preserve"> </w:t>
      </w:r>
      <w:proofErr w:type="spellStart"/>
      <w:r>
        <w:t>lên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địa</w:t>
      </w:r>
      <w:proofErr w:type="spellEnd"/>
      <w:r>
        <w:t xml:space="preserve"> </w:t>
      </w:r>
      <w:proofErr w:type="spellStart"/>
      <w:r>
        <w:t>chỉ</w:t>
      </w:r>
      <w:proofErr w:type="spellEnd"/>
      <w:r>
        <w:t xml:space="preserve"> API, </w:t>
      </w:r>
      <w:proofErr w:type="spellStart"/>
      <w:r>
        <w:t>vậy</w:t>
      </w:r>
      <w:proofErr w:type="spellEnd"/>
      <w:r>
        <w:t xml:space="preserve"> </w:t>
      </w:r>
      <w:proofErr w:type="spellStart"/>
      <w:r>
        <w:t>làm</w:t>
      </w:r>
      <w:proofErr w:type="spellEnd"/>
      <w:r>
        <w:t xml:space="preserve"> </w:t>
      </w:r>
      <w:proofErr w:type="spellStart"/>
      <w:r>
        <w:t>sao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biết</w:t>
      </w:r>
      <w:proofErr w:type="spellEnd"/>
      <w:r>
        <w:t xml:space="preserve"> </w:t>
      </w:r>
      <w:proofErr w:type="spellStart"/>
      <w:r>
        <w:t>gọi</w:t>
      </w:r>
      <w:proofErr w:type="spellEnd"/>
      <w:r>
        <w:t xml:space="preserve"> </w:t>
      </w:r>
      <w:proofErr w:type="spellStart"/>
      <w:r>
        <w:t>đến</w:t>
      </w:r>
      <w:proofErr w:type="spellEnd"/>
      <w:r>
        <w:t xml:space="preserve"> </w:t>
      </w:r>
      <w:proofErr w:type="spellStart"/>
      <w:r>
        <w:t>hàm</w:t>
      </w:r>
      <w:proofErr w:type="spellEnd"/>
      <w:r>
        <w:t xml:space="preserve"> </w:t>
      </w:r>
      <w:proofErr w:type="spellStart"/>
      <w:r>
        <w:t>nào</w:t>
      </w:r>
      <w:proofErr w:type="spellEnd"/>
      <w:r>
        <w:t xml:space="preserve"> ở </w:t>
      </w:r>
      <w:proofErr w:type="spellStart"/>
      <w:r>
        <w:t>trong</w:t>
      </w:r>
      <w:proofErr w:type="spellEnd"/>
      <w:r>
        <w:t xml:space="preserve"> Controller?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w:t>
      </w:r>
      <w:proofErr w:type="spellStart"/>
      <w:r>
        <w:t>lúc</w:t>
      </w:r>
      <w:proofErr w:type="spellEnd"/>
      <w:r>
        <w:t xml:space="preserve"> </w:t>
      </w:r>
      <w:proofErr w:type="spellStart"/>
      <w:r>
        <w:t>kiến</w:t>
      </w:r>
      <w:proofErr w:type="spellEnd"/>
      <w:r>
        <w:t xml:space="preserve"> </w:t>
      </w:r>
      <w:proofErr w:type="spellStart"/>
      <w:r>
        <w:t>trúc</w:t>
      </w:r>
      <w:proofErr w:type="spellEnd"/>
      <w:r>
        <w:t xml:space="preserve"> REST </w:t>
      </w:r>
      <w:proofErr w:type="spellStart"/>
      <w:r>
        <w:t>phát</w:t>
      </w:r>
      <w:proofErr w:type="spellEnd"/>
      <w:r>
        <w:t xml:space="preserve"> </w:t>
      </w:r>
      <w:proofErr w:type="spellStart"/>
      <w:r>
        <w:t>huy</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theo</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và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nó</w:t>
      </w:r>
      <w:proofErr w:type="spellEnd"/>
      <w:r>
        <w:t xml:space="preserve">. </w:t>
      </w:r>
      <w:r>
        <w:br/>
      </w:r>
      <w:del w:id="321" w:author="BUI Mai Anh" w:date="2018-05-28T02:05:00Z">
        <w:r>
          <w:delText xml:space="preserve">VD </w:delText>
        </w:r>
      </w:del>
      <w:proofErr w:type="spellStart"/>
      <w:ins w:id="322" w:author="BUI Mai Anh" w:date="2018-05-28T02:05:00Z">
        <w:r>
          <w:t>Ví</w:t>
        </w:r>
        <w:proofErr w:type="spellEnd"/>
        <w:r>
          <w:t xml:space="preserve"> </w:t>
        </w:r>
        <w:proofErr w:type="spellStart"/>
        <w:r>
          <w:t>dụ</w:t>
        </w:r>
        <w:proofErr w:type="spellEnd"/>
        <w:r>
          <w:t xml:space="preserve"> </w:t>
        </w:r>
      </w:ins>
      <w:del w:id="323" w:author="BUI Mai Anh" w:date="2018-05-28T02:05:00Z">
        <w:r>
          <w:delText>tôi</w:delText>
        </w:r>
      </w:del>
      <w:proofErr w:type="spellStart"/>
      <w:ins w:id="324" w:author="BUI Mai Anh" w:date="2018-05-28T02:05:00Z">
        <w:r>
          <w:t>khi</w:t>
        </w:r>
      </w:ins>
      <w:proofErr w:type="spellEnd"/>
      <w:r>
        <w:t xml:space="preserve"> </w:t>
      </w:r>
      <w:proofErr w:type="spellStart"/>
      <w:r>
        <w:t>gửi</w:t>
      </w:r>
      <w:proofErr w:type="spellEnd"/>
      <w:r>
        <w:t xml:space="preserve"> </w:t>
      </w:r>
      <w:proofErr w:type="spellStart"/>
      <w:r>
        <w:t>lên</w:t>
      </w:r>
      <w:proofErr w:type="spellEnd"/>
      <w:r>
        <w:t xml:space="preserve"> request GET</w:t>
      </w:r>
      <w:r w:rsidR="007D544A">
        <w:t xml:space="preserve"> </w:t>
      </w:r>
      <w:proofErr w:type="spellStart"/>
      <w:r w:rsidR="007D544A">
        <w:t>với</w:t>
      </w:r>
      <w:proofErr w:type="spellEnd"/>
      <w:r w:rsidR="007D544A">
        <w:t xml:space="preserve"> </w:t>
      </w:r>
      <w:proofErr w:type="spellStart"/>
      <w:r w:rsidR="007D544A">
        <w:t>đường</w:t>
      </w:r>
      <w:proofErr w:type="spellEnd"/>
      <w:r w:rsidR="007D544A">
        <w:t xml:space="preserve"> </w:t>
      </w:r>
      <w:proofErr w:type="spellStart"/>
      <w:r w:rsidR="007D544A">
        <w:t>dẫn</w:t>
      </w:r>
      <w:proofErr w:type="spellEnd"/>
      <w:r w:rsidR="007D544A">
        <w:t xml:space="preserve"> </w:t>
      </w:r>
      <w:proofErr w:type="spellStart"/>
      <w:r w:rsidR="007D544A">
        <w:t>chỉ</w:t>
      </w:r>
      <w:proofErr w:type="spellEnd"/>
      <w:r w:rsidR="007D544A">
        <w:t xml:space="preserve"> bao </w:t>
      </w:r>
      <w:proofErr w:type="spellStart"/>
      <w:r w:rsidR="007D544A">
        <w:t>gồm</w:t>
      </w:r>
      <w:proofErr w:type="spellEnd"/>
      <w:r w:rsidR="007D544A">
        <w:t xml:space="preserve"> </w:t>
      </w:r>
      <w:proofErr w:type="spellStart"/>
      <w:r w:rsidR="007D544A">
        <w:t>tên</w:t>
      </w:r>
      <w:proofErr w:type="spellEnd"/>
      <w:r w:rsidR="007D544A">
        <w:t xml:space="preserve"> Controller</w:t>
      </w:r>
      <w:r>
        <w:t xml:space="preserve"> </w:t>
      </w:r>
      <w:proofErr w:type="spellStart"/>
      <w:r>
        <w:t>và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gọi</w:t>
      </w:r>
      <w:proofErr w:type="spellEnd"/>
      <w:r>
        <w:t xml:space="preserve"> </w:t>
      </w:r>
      <w:proofErr w:type="spellStart"/>
      <w:r>
        <w:t>đến</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rsidR="007D544A">
        <w:t>GetInvoice</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GET </w:t>
      </w:r>
      <w:proofErr w:type="spellStart"/>
      <w:r>
        <w:t>và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còn</w:t>
      </w:r>
      <w:proofErr w:type="spellEnd"/>
      <w:r>
        <w:t xml:space="preserve"> </w:t>
      </w:r>
      <w:proofErr w:type="spellStart"/>
      <w:r>
        <w:t>nếu</w:t>
      </w:r>
      <w:proofErr w:type="spellEnd"/>
      <w:r>
        <w:t xml:space="preserve"> </w:t>
      </w:r>
      <w:del w:id="325" w:author="BUI Mai Anh" w:date="2018-05-28T02:05:00Z">
        <w:r>
          <w:delText>tôi</w:delText>
        </w:r>
      </w:del>
      <w:proofErr w:type="spellStart"/>
      <w:ins w:id="326" w:author="BUI Mai Anh" w:date="2018-05-28T02:05:00Z">
        <w:r>
          <w:t>em</w:t>
        </w:r>
      </w:ins>
      <w:proofErr w:type="spellEnd"/>
      <w:r>
        <w:t xml:space="preserve"> </w:t>
      </w:r>
      <w:proofErr w:type="spellStart"/>
      <w:r>
        <w:t>vẫn</w:t>
      </w:r>
      <w:proofErr w:type="spellEnd"/>
      <w:r>
        <w:t xml:space="preserve"> </w:t>
      </w:r>
      <w:proofErr w:type="spellStart"/>
      <w:r>
        <w:t>gửi</w:t>
      </w:r>
      <w:proofErr w:type="spellEnd"/>
      <w:r>
        <w:t xml:space="preserve"> </w:t>
      </w:r>
      <w:proofErr w:type="spellStart"/>
      <w:r>
        <w:t>lên</w:t>
      </w:r>
      <w:proofErr w:type="spellEnd"/>
      <w:r>
        <w:t xml:space="preserve"> request GET </w:t>
      </w:r>
      <w:proofErr w:type="spellStart"/>
      <w:r>
        <w:t>với</w:t>
      </w:r>
      <w:proofErr w:type="spellEnd"/>
      <w:r>
        <w:t xml:space="preserve"> </w:t>
      </w:r>
      <w:proofErr w:type="spellStart"/>
      <w:r>
        <w:t>tham</w:t>
      </w:r>
      <w:proofErr w:type="spellEnd"/>
      <w:r>
        <w:t xml:space="preserve"> </w:t>
      </w:r>
      <w:proofErr w:type="spellStart"/>
      <w:r>
        <w:t>số</w:t>
      </w:r>
      <w:proofErr w:type="spellEnd"/>
      <w:r>
        <w:t xml:space="preserve"> </w:t>
      </w:r>
      <w:proofErr w:type="spellStart"/>
      <w:r>
        <w:t>là</w:t>
      </w:r>
      <w:proofErr w:type="spellEnd"/>
      <w:r>
        <w:t xml:space="preserve"> </w:t>
      </w:r>
      <w:proofErr w:type="spellStart"/>
      <w:r w:rsidR="007D544A">
        <w:t>InvoiceID</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gọi</w:t>
      </w:r>
      <w:proofErr w:type="spellEnd"/>
      <w:r>
        <w:t xml:space="preserve"> </w:t>
      </w:r>
      <w:proofErr w:type="spellStart"/>
      <w:r>
        <w:t>đến</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rsidR="007D544A">
        <w:t>GetInvoiceByID</w:t>
      </w:r>
      <w:proofErr w:type="spellEnd"/>
      <w:r>
        <w:t xml:space="preserve">(GUID </w:t>
      </w:r>
      <w:proofErr w:type="spellStart"/>
      <w:r w:rsidR="007D544A">
        <w:t>invoiceID</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GET </w:t>
      </w:r>
      <w:proofErr w:type="spellStart"/>
      <w:r>
        <w:t>và</w:t>
      </w:r>
      <w:proofErr w:type="spellEnd"/>
      <w:r>
        <w:t xml:space="preserve"> </w:t>
      </w:r>
      <w:proofErr w:type="spellStart"/>
      <w:r>
        <w:t>tham</w:t>
      </w:r>
      <w:proofErr w:type="spellEnd"/>
      <w:r>
        <w:t xml:space="preserve"> </w:t>
      </w:r>
      <w:proofErr w:type="spellStart"/>
      <w:r>
        <w:t>số</w:t>
      </w:r>
      <w:proofErr w:type="spellEnd"/>
      <w:r>
        <w:t xml:space="preserve"> </w:t>
      </w:r>
      <w:proofErr w:type="spellStart"/>
      <w:r w:rsidR="007D544A">
        <w:t>invoiceID</w:t>
      </w:r>
      <w:proofErr w:type="spellEnd"/>
      <w:r>
        <w:t xml:space="preserve">. </w:t>
      </w:r>
    </w:p>
    <w:p w:rsidR="0017270F" w:rsidRDefault="005E76C4">
      <w:proofErr w:type="spellStart"/>
      <w:r>
        <w:t>Tất</w:t>
      </w:r>
      <w:proofErr w:type="spellEnd"/>
      <w:r>
        <w:t xml:space="preserve"> </w:t>
      </w:r>
      <w:proofErr w:type="spellStart"/>
      <w:r>
        <w:t>nhiên</w:t>
      </w:r>
      <w:proofErr w:type="spellEnd"/>
      <w:r>
        <w:t xml:space="preserve">, 2 </w:t>
      </w:r>
      <w:proofErr w:type="spellStart"/>
      <w:r>
        <w:t>phương</w:t>
      </w:r>
      <w:proofErr w:type="spellEnd"/>
      <w:r>
        <w:t xml:space="preserve"> </w:t>
      </w:r>
      <w:proofErr w:type="spellStart"/>
      <w:r>
        <w:t>thức</w:t>
      </w:r>
      <w:proofErr w:type="spellEnd"/>
      <w:r>
        <w:t xml:space="preserve"> </w:t>
      </w:r>
      <w:proofErr w:type="spellStart"/>
      <w:r>
        <w:t>với</w:t>
      </w:r>
      <w:proofErr w:type="spellEnd"/>
      <w:r>
        <w:t xml:space="preserve"> </w:t>
      </w:r>
      <w:proofErr w:type="spellStart"/>
      <w:r>
        <w:t>cùng</w:t>
      </w:r>
      <w:proofErr w:type="spellEnd"/>
      <w:r>
        <w:t xml:space="preserve"> 1 </w:t>
      </w:r>
      <w:proofErr w:type="spellStart"/>
      <w:r>
        <w:t>kiểu</w:t>
      </w:r>
      <w:proofErr w:type="spellEnd"/>
      <w:r>
        <w:t xml:space="preserve"> request </w:t>
      </w:r>
      <w:proofErr w:type="spellStart"/>
      <w:r>
        <w:t>và</w:t>
      </w:r>
      <w:proofErr w:type="spellEnd"/>
      <w:r>
        <w:t xml:space="preserve"> 1 </w:t>
      </w:r>
      <w:proofErr w:type="spellStart"/>
      <w:r>
        <w:t>kiểu</w:t>
      </w:r>
      <w:proofErr w:type="spellEnd"/>
      <w:r>
        <w:t xml:space="preserve"> </w:t>
      </w:r>
      <w:proofErr w:type="spellStart"/>
      <w:r>
        <w:t>tham</w:t>
      </w:r>
      <w:proofErr w:type="spellEnd"/>
      <w:r>
        <w:t xml:space="preserve"> </w:t>
      </w:r>
      <w:proofErr w:type="spellStart"/>
      <w:r>
        <w:t>số</w:t>
      </w:r>
      <w:proofErr w:type="spellEnd"/>
      <w:r>
        <w:t xml:space="preserve"> </w:t>
      </w:r>
      <w:proofErr w:type="spellStart"/>
      <w:r>
        <w:t>sẽ</w:t>
      </w:r>
      <w:proofErr w:type="spellEnd"/>
      <w:r>
        <w:t xml:space="preserve"> </w:t>
      </w:r>
      <w:proofErr w:type="spellStart"/>
      <w:r>
        <w:t>sinh</w:t>
      </w:r>
      <w:proofErr w:type="spellEnd"/>
      <w:r>
        <w:t xml:space="preserve"> ra </w:t>
      </w:r>
      <w:proofErr w:type="spellStart"/>
      <w:r>
        <w:t>lỗi</w:t>
      </w:r>
      <w:proofErr w:type="spellEnd"/>
      <w:r>
        <w:t>.</w:t>
      </w:r>
    </w:p>
    <w:p w:rsidR="0017270F" w:rsidRDefault="005E76C4">
      <w:proofErr w:type="spellStart"/>
      <w:r>
        <w:t>Như</w:t>
      </w:r>
      <w:proofErr w:type="spellEnd"/>
      <w:r>
        <w:t xml:space="preserve"> ở </w:t>
      </w:r>
      <w:proofErr w:type="spellStart"/>
      <w:r>
        <w:t>đoạn</w:t>
      </w:r>
      <w:proofErr w:type="spellEnd"/>
      <w:r>
        <w:t xml:space="preserve"> code </w:t>
      </w:r>
      <w:proofErr w:type="spellStart"/>
      <w:r>
        <w:t>bên</w:t>
      </w:r>
      <w:proofErr w:type="spellEnd"/>
      <w:r>
        <w:t xml:space="preserve"> </w:t>
      </w:r>
      <w:proofErr w:type="spellStart"/>
      <w:r>
        <w:t>dưới</w:t>
      </w:r>
      <w:proofErr w:type="spellEnd"/>
      <w:r>
        <w:t xml:space="preserve">, </w:t>
      </w:r>
      <w:proofErr w:type="spellStart"/>
      <w:r>
        <w:t>cả</w:t>
      </w:r>
      <w:proofErr w:type="spellEnd"/>
      <w:r>
        <w:t xml:space="preserve"> 2 </w:t>
      </w:r>
      <w:proofErr w:type="spellStart"/>
      <w:r>
        <w:t>đều</w:t>
      </w:r>
      <w:proofErr w:type="spellEnd"/>
      <w:r>
        <w:t xml:space="preserve"> </w:t>
      </w:r>
      <w:proofErr w:type="spellStart"/>
      <w:r>
        <w:t>là</w:t>
      </w:r>
      <w:proofErr w:type="spellEnd"/>
      <w:r>
        <w:t xml:space="preserve"> </w:t>
      </w:r>
      <w:proofErr w:type="spellStart"/>
      <w:r>
        <w:t>giao</w:t>
      </w:r>
      <w:proofErr w:type="spellEnd"/>
      <w:r>
        <w:t xml:space="preserve"> </w:t>
      </w:r>
      <w:proofErr w:type="spellStart"/>
      <w:r>
        <w:t>thức</w:t>
      </w:r>
      <w:proofErr w:type="spellEnd"/>
      <w:r>
        <w:t xml:space="preserve"> Get </w:t>
      </w:r>
      <w:proofErr w:type="spellStart"/>
      <w:r>
        <w:t>nhưng</w:t>
      </w:r>
      <w:proofErr w:type="spellEnd"/>
      <w:r>
        <w:t xml:space="preserve"> </w:t>
      </w:r>
      <w:proofErr w:type="spellStart"/>
      <w:r>
        <w:t>khác</w:t>
      </w:r>
      <w:proofErr w:type="spellEnd"/>
      <w:r>
        <w:t xml:space="preserve"> </w:t>
      </w:r>
      <w:proofErr w:type="spellStart"/>
      <w:r>
        <w:t>nhau</w:t>
      </w:r>
      <w:proofErr w:type="spellEnd"/>
      <w:r>
        <w:t xml:space="preserve"> ở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1 </w:t>
      </w:r>
      <w:proofErr w:type="spellStart"/>
      <w:r>
        <w:t>phương</w:t>
      </w:r>
      <w:proofErr w:type="spellEnd"/>
      <w:r>
        <w:t xml:space="preserve"> </w:t>
      </w:r>
      <w:proofErr w:type="spellStart"/>
      <w:r>
        <w:t>thức</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tham</w:t>
      </w:r>
      <w:proofErr w:type="spellEnd"/>
      <w:r>
        <w:t xml:space="preserve"> </w:t>
      </w:r>
      <w:proofErr w:type="spellStart"/>
      <w:r>
        <w:t>số</w:t>
      </w:r>
      <w:proofErr w:type="spellEnd"/>
      <w:r>
        <w:t xml:space="preserve"> </w:t>
      </w:r>
      <w:proofErr w:type="spellStart"/>
      <w:r>
        <w:t>còn</w:t>
      </w:r>
      <w:proofErr w:type="spellEnd"/>
      <w:r>
        <w:t xml:space="preserve"> 1 </w:t>
      </w:r>
      <w:proofErr w:type="spellStart"/>
      <w:r>
        <w:t>phương</w:t>
      </w:r>
      <w:proofErr w:type="spellEnd"/>
      <w:r>
        <w:t xml:space="preserve"> </w:t>
      </w:r>
      <w:proofErr w:type="spellStart"/>
      <w:r>
        <w:t>thức</w:t>
      </w:r>
      <w:proofErr w:type="spellEnd"/>
      <w:r>
        <w:t xml:space="preserve"> </w:t>
      </w:r>
      <w:proofErr w:type="spellStart"/>
      <w:r>
        <w:t>có</w:t>
      </w:r>
      <w:proofErr w:type="spellEnd"/>
      <w:r>
        <w:t xml:space="preserve"> </w:t>
      </w:r>
      <w:proofErr w:type="spellStart"/>
      <w:r>
        <w:t>tham</w:t>
      </w:r>
      <w:proofErr w:type="spellEnd"/>
      <w:r>
        <w:t xml:space="preserve"> </w:t>
      </w:r>
      <w:proofErr w:type="spellStart"/>
      <w:r>
        <w:t>số</w:t>
      </w:r>
      <w:proofErr w:type="spellEnd"/>
      <w:r>
        <w:t xml:space="preserve">. </w:t>
      </w:r>
    </w:p>
    <w:p w:rsidR="007D544A" w:rsidRDefault="007D544A">
      <w:proofErr w:type="spellStart"/>
      <w:r>
        <w:lastRenderedPageBreak/>
        <w:t>Không</w:t>
      </w:r>
      <w:proofErr w:type="spellEnd"/>
      <w:r>
        <w:t xml:space="preserve"> </w:t>
      </w:r>
      <w:proofErr w:type="spellStart"/>
      <w:r>
        <w:t>có</w:t>
      </w:r>
      <w:proofErr w:type="spellEnd"/>
      <w:r>
        <w:t xml:space="preserve"> </w:t>
      </w:r>
      <w:proofErr w:type="spellStart"/>
      <w:r>
        <w:t>tham</w:t>
      </w:r>
      <w:proofErr w:type="spellEnd"/>
      <w:r>
        <w:t xml:space="preserve"> </w:t>
      </w:r>
      <w:proofErr w:type="spellStart"/>
      <w:r>
        <w:t>số</w:t>
      </w:r>
      <w:proofErr w:type="spellEnd"/>
      <w:r>
        <w:t>:</w:t>
      </w:r>
    </w:p>
    <w:p w:rsidR="0017270F" w:rsidRDefault="007D544A">
      <w:r>
        <w:rPr>
          <w:noProof/>
        </w:rPr>
        <w:drawing>
          <wp:inline distT="0" distB="0" distL="0" distR="0" wp14:anchorId="0EE3BC72" wp14:editId="41F300DA">
            <wp:extent cx="4238625" cy="1304925"/>
            <wp:effectExtent l="0" t="0" r="9525" b="9525"/>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38625" cy="1304925"/>
                    </a:xfrm>
                    <a:prstGeom prst="rect">
                      <a:avLst/>
                    </a:prstGeom>
                  </pic:spPr>
                </pic:pic>
              </a:graphicData>
            </a:graphic>
          </wp:inline>
        </w:drawing>
      </w:r>
    </w:p>
    <w:p w:rsidR="0017270F" w:rsidRDefault="007D544A">
      <w:proofErr w:type="spellStart"/>
      <w:r>
        <w:t>Có</w:t>
      </w:r>
      <w:proofErr w:type="spellEnd"/>
      <w:r>
        <w:t xml:space="preserve"> </w:t>
      </w:r>
      <w:proofErr w:type="spellStart"/>
      <w:r>
        <w:t>tham</w:t>
      </w:r>
      <w:proofErr w:type="spellEnd"/>
      <w:r>
        <w:t xml:space="preserve"> </w:t>
      </w:r>
      <w:proofErr w:type="spellStart"/>
      <w:r>
        <w:t>số</w:t>
      </w:r>
      <w:proofErr w:type="spellEnd"/>
    </w:p>
    <w:p w:rsidR="007D544A" w:rsidRDefault="007D544A">
      <w:r>
        <w:rPr>
          <w:noProof/>
        </w:rPr>
        <w:drawing>
          <wp:inline distT="0" distB="0" distL="0" distR="0" wp14:anchorId="6B89C738" wp14:editId="3CB81820">
            <wp:extent cx="4914900" cy="1466850"/>
            <wp:effectExtent l="0" t="0" r="0" b="0"/>
            <wp:docPr id="104" name="Hình ảnh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14900" cy="1466850"/>
                    </a:xfrm>
                    <a:prstGeom prst="rect">
                      <a:avLst/>
                    </a:prstGeom>
                  </pic:spPr>
                </pic:pic>
              </a:graphicData>
            </a:graphic>
          </wp:inline>
        </w:drawing>
      </w:r>
    </w:p>
    <w:p w:rsidR="0017270F" w:rsidRDefault="0017270F">
      <w:bookmarkStart w:id="327" w:name="_4anzqyu" w:colFirst="0" w:colLast="0"/>
      <w:bookmarkEnd w:id="327"/>
    </w:p>
    <w:p w:rsidR="00CE7E28" w:rsidRDefault="00CE7E28"/>
    <w:p w:rsidR="00CE7E28" w:rsidRDefault="00CE7E28"/>
    <w:p w:rsidR="00CE7E28" w:rsidRDefault="00CE7E28"/>
    <w:p w:rsidR="00CE7E28" w:rsidRDefault="00CE7E28"/>
    <w:p w:rsidR="00CE7E28" w:rsidRDefault="00CE7E28"/>
    <w:p w:rsidR="00CE7E28" w:rsidRDefault="00CE7E28"/>
    <w:p w:rsidR="00CE7E28" w:rsidRDefault="00CE7E28"/>
    <w:p w:rsidR="00CE7E28" w:rsidRDefault="00CE7E28"/>
    <w:p w:rsidR="00CE7E28" w:rsidRDefault="00CE7E28"/>
    <w:p w:rsidR="00CE7E28" w:rsidRDefault="00CE7E28"/>
    <w:p w:rsidR="00CE7E28" w:rsidRDefault="00CE7E28"/>
    <w:p w:rsidR="0017270F" w:rsidRDefault="005E76C4">
      <w:pPr>
        <w:rPr>
          <w:del w:id="328" w:author="BUI Mai Anh" w:date="2018-05-28T02:05:00Z"/>
        </w:rPr>
      </w:pPr>
      <w:del w:id="329" w:author="BUI Mai Anh" w:date="2018-05-28T02:05:00Z">
        <w:r>
          <w:lastRenderedPageBreak/>
          <w:delText>Hi vọng đây cũng sẽ là một kinh nghiệm hữu ích cho các bạn khóa sau khi tìm nguồn cho dữ liệu của mình.</w:delText>
        </w:r>
      </w:del>
    </w:p>
    <w:p w:rsidR="0017270F" w:rsidRDefault="005E76C4">
      <w:pPr>
        <w:pStyle w:val="u1"/>
        <w:numPr>
          <w:ilvl w:val="0"/>
          <w:numId w:val="10"/>
        </w:numPr>
      </w:pPr>
      <w:bookmarkStart w:id="330" w:name="_243i4a2" w:colFirst="0" w:colLast="0"/>
      <w:bookmarkEnd w:id="330"/>
      <w:proofErr w:type="spellStart"/>
      <w:r>
        <w:t>Kết</w:t>
      </w:r>
      <w:proofErr w:type="spellEnd"/>
      <w:r>
        <w:t xml:space="preserve"> </w:t>
      </w:r>
      <w:proofErr w:type="spellStart"/>
      <w:r>
        <w:t>luận</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phát</w:t>
      </w:r>
      <w:proofErr w:type="spellEnd"/>
      <w:r>
        <w:t xml:space="preserve"> </w:t>
      </w:r>
      <w:proofErr w:type="spellStart"/>
      <w:r>
        <w:t>triển</w:t>
      </w:r>
      <w:proofErr w:type="spellEnd"/>
    </w:p>
    <w:p w:rsidR="0017270F" w:rsidRDefault="005E76C4">
      <w:pPr>
        <w:pStyle w:val="u2"/>
        <w:numPr>
          <w:ilvl w:val="1"/>
          <w:numId w:val="10"/>
        </w:numPr>
      </w:pPr>
      <w:bookmarkStart w:id="331" w:name="_j8sehv" w:colFirst="0" w:colLast="0"/>
      <w:bookmarkEnd w:id="331"/>
      <w:proofErr w:type="spellStart"/>
      <w:r>
        <w:t>Kết</w:t>
      </w:r>
      <w:proofErr w:type="spellEnd"/>
      <w:r>
        <w:t xml:space="preserve"> </w:t>
      </w:r>
      <w:proofErr w:type="spellStart"/>
      <w:r>
        <w:t>luận</w:t>
      </w:r>
      <w:proofErr w:type="spellEnd"/>
    </w:p>
    <w:p w:rsidR="0017270F" w:rsidRDefault="005E76C4">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số</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đặt</w:t>
      </w:r>
      <w:proofErr w:type="spellEnd"/>
      <w:r>
        <w:t xml:space="preserve"> ra, </w:t>
      </w:r>
      <w:proofErr w:type="spellStart"/>
      <w:r>
        <w:t>tuy</w:t>
      </w:r>
      <w:proofErr w:type="spellEnd"/>
      <w:r>
        <w:t xml:space="preserve"> </w:t>
      </w:r>
      <w:proofErr w:type="spellStart"/>
      <w:r>
        <w:t>nhiên</w:t>
      </w:r>
      <w:proofErr w:type="spellEnd"/>
      <w:r>
        <w:t xml:space="preserve"> </w:t>
      </w:r>
      <w:proofErr w:type="spellStart"/>
      <w:r>
        <w:t>vẫn</w:t>
      </w:r>
      <w:proofErr w:type="spellEnd"/>
      <w:r>
        <w:t xml:space="preserve"> </w:t>
      </w:r>
      <w:proofErr w:type="spellStart"/>
      <w:r>
        <w:t>chỉ</w:t>
      </w:r>
      <w:proofErr w:type="spellEnd"/>
      <w:r>
        <w:t xml:space="preserve"> ở </w:t>
      </w:r>
      <w:proofErr w:type="spellStart"/>
      <w:r>
        <w:t>mức</w:t>
      </w:r>
      <w:proofErr w:type="spellEnd"/>
      <w:r>
        <w:t xml:space="preserve"> </w:t>
      </w:r>
      <w:proofErr w:type="spellStart"/>
      <w:r>
        <w:t>độ</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và</w:t>
      </w:r>
      <w:proofErr w:type="spellEnd"/>
      <w:r>
        <w:t xml:space="preserve"> </w:t>
      </w:r>
      <w:proofErr w:type="spellStart"/>
      <w:r>
        <w:t>chưa</w:t>
      </w:r>
      <w:proofErr w:type="spellEnd"/>
      <w:r>
        <w:t xml:space="preserve"> </w:t>
      </w:r>
      <w:proofErr w:type="spellStart"/>
      <w:r>
        <w:t>có</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Còn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như</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yếu</w:t>
      </w:r>
      <w:proofErr w:type="spellEnd"/>
      <w:r>
        <w:t xml:space="preserve"> </w:t>
      </w:r>
      <w:proofErr w:type="spellStart"/>
      <w:r>
        <w:t>kém</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chưa</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sát</w:t>
      </w:r>
      <w:proofErr w:type="spellEnd"/>
      <w:r>
        <w:t xml:space="preserve"> </w:t>
      </w:r>
      <w:proofErr w:type="spellStart"/>
      <w:r>
        <w:t>với</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chưa</w:t>
      </w:r>
      <w:proofErr w:type="spellEnd"/>
      <w:r>
        <w:t xml:space="preserve"> </w:t>
      </w:r>
      <w:proofErr w:type="spellStart"/>
      <w:r>
        <w:t>bắt</w:t>
      </w:r>
      <w:proofErr w:type="spellEnd"/>
      <w:r>
        <w:t xml:space="preserve"> </w:t>
      </w:r>
      <w:proofErr w:type="spellStart"/>
      <w:r>
        <w:t>mắt</w:t>
      </w:r>
      <w:proofErr w:type="spellEnd"/>
      <w:r>
        <w:t>...</w:t>
      </w:r>
    </w:p>
    <w:p w:rsidR="0017270F" w:rsidRDefault="005E76C4">
      <w:r>
        <w:t xml:space="preserve"> </w:t>
      </w:r>
      <w:proofErr w:type="spellStart"/>
      <w:r>
        <w:t>Nguyên</w:t>
      </w:r>
      <w:proofErr w:type="spellEnd"/>
      <w:r>
        <w:t xml:space="preserve"> </w:t>
      </w:r>
      <w:proofErr w:type="spellStart"/>
      <w:r>
        <w:t>nhân</w:t>
      </w:r>
      <w:proofErr w:type="spellEnd"/>
      <w:r>
        <w:t xml:space="preserve"> do </w:t>
      </w:r>
      <w:proofErr w:type="spellStart"/>
      <w:r>
        <w:t>trình</w:t>
      </w:r>
      <w:proofErr w:type="spellEnd"/>
      <w:r>
        <w:t xml:space="preserve"> </w:t>
      </w:r>
      <w:proofErr w:type="spellStart"/>
      <w:r>
        <w:t>độ</w:t>
      </w:r>
      <w:proofErr w:type="spellEnd"/>
      <w:r>
        <w:t xml:space="preserve"> </w:t>
      </w:r>
      <w:proofErr w:type="spellStart"/>
      <w:r>
        <w:t>của</w:t>
      </w:r>
      <w:proofErr w:type="spellEnd"/>
      <w:r>
        <w:t xml:space="preserve"> </w:t>
      </w:r>
      <w:del w:id="332" w:author="BUI Mai Anh" w:date="2018-05-28T02:05:00Z">
        <w:r>
          <w:delText>tôi</w:delText>
        </w:r>
      </w:del>
      <w:proofErr w:type="spellStart"/>
      <w:ins w:id="333" w:author="BUI Mai Anh" w:date="2018-05-28T02:05:00Z">
        <w:r>
          <w:t>em</w:t>
        </w:r>
      </w:ins>
      <w:proofErr w:type="spellEnd"/>
      <w:r>
        <w:t xml:space="preserve"> </w:t>
      </w:r>
      <w:proofErr w:type="spellStart"/>
      <w:r>
        <w:t>còn</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này</w:t>
      </w:r>
      <w:proofErr w:type="spellEnd"/>
      <w:r>
        <w:t xml:space="preserve"> </w:t>
      </w:r>
      <w:proofErr w:type="spellStart"/>
      <w:r>
        <w:t>cần</w:t>
      </w:r>
      <w:proofErr w:type="spellEnd"/>
      <w:r>
        <w:t xml:space="preserve"> </w:t>
      </w:r>
      <w:proofErr w:type="spellStart"/>
      <w:r>
        <w:t>sự</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người</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dài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sự</w:t>
      </w:r>
      <w:proofErr w:type="spellEnd"/>
      <w:r>
        <w:t xml:space="preserve"> </w:t>
      </w:r>
      <w:proofErr w:type="spellStart"/>
      <w:r>
        <w:t>tham</w:t>
      </w:r>
      <w:proofErr w:type="spellEnd"/>
      <w:r>
        <w:t xml:space="preserve"> </w:t>
      </w:r>
      <w:proofErr w:type="spellStart"/>
      <w:r>
        <w:t>vấn</w:t>
      </w:r>
      <w:proofErr w:type="spellEnd"/>
      <w:r>
        <w:t xml:space="preserve"> </w:t>
      </w:r>
      <w:proofErr w:type="spellStart"/>
      <w:r>
        <w:t>của</w:t>
      </w:r>
      <w:proofErr w:type="spellEnd"/>
      <w:r>
        <w:t xml:space="preserve"> </w:t>
      </w:r>
      <w:proofErr w:type="spellStart"/>
      <w:r>
        <w:t>nhiều</w:t>
      </w:r>
      <w:proofErr w:type="spellEnd"/>
      <w:r>
        <w:t xml:space="preserve"> </w:t>
      </w:r>
      <w:proofErr w:type="spellStart"/>
      <w:r>
        <w:t>bên</w:t>
      </w:r>
      <w:proofErr w:type="spellEnd"/>
      <w:r>
        <w:t xml:space="preserve">. </w:t>
      </w:r>
    </w:p>
    <w:p w:rsidR="0017270F" w:rsidRDefault="005E76C4">
      <w:pPr>
        <w:pStyle w:val="u2"/>
        <w:numPr>
          <w:ilvl w:val="1"/>
          <w:numId w:val="10"/>
        </w:numPr>
      </w:pPr>
      <w:bookmarkStart w:id="334" w:name="_338fx5o" w:colFirst="0" w:colLast="0"/>
      <w:bookmarkEnd w:id="334"/>
      <w:proofErr w:type="spellStart"/>
      <w:r>
        <w:t>Hướng</w:t>
      </w:r>
      <w:proofErr w:type="spellEnd"/>
      <w:r>
        <w:t xml:space="preserve"> </w:t>
      </w:r>
      <w:proofErr w:type="spellStart"/>
      <w:r>
        <w:t>phát</w:t>
      </w:r>
      <w:proofErr w:type="spellEnd"/>
      <w:r>
        <w:t xml:space="preserve"> </w:t>
      </w:r>
      <w:proofErr w:type="spellStart"/>
      <w:r>
        <w:t>triển</w:t>
      </w:r>
      <w:proofErr w:type="spellEnd"/>
    </w:p>
    <w:p w:rsidR="0017270F" w:rsidRDefault="005E76C4">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mang</w:t>
      </w:r>
      <w:proofErr w:type="spellEnd"/>
      <w:r>
        <w:t xml:space="preserve"> </w:t>
      </w:r>
      <w:proofErr w:type="spellStart"/>
      <w:r>
        <w:t>tính</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cao</w:t>
      </w:r>
      <w:proofErr w:type="spellEnd"/>
      <w:r>
        <w:t xml:space="preserve"> </w:t>
      </w:r>
      <w:proofErr w:type="spellStart"/>
      <w:r>
        <w:t>hơn</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trước</w:t>
      </w:r>
      <w:proofErr w:type="spellEnd"/>
      <w:r>
        <w:t xml:space="preserve"> </w:t>
      </w:r>
      <w:proofErr w:type="spellStart"/>
      <w:r>
        <w:t>hết</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bám</w:t>
      </w:r>
      <w:proofErr w:type="spellEnd"/>
      <w:r>
        <w:t xml:space="preserve"> </w:t>
      </w:r>
      <w:proofErr w:type="spellStart"/>
      <w:r>
        <w:t>sát</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hơn</w:t>
      </w:r>
      <w:proofErr w:type="spellEnd"/>
      <w:r>
        <w:t xml:space="preserve">, </w:t>
      </w:r>
      <w:proofErr w:type="spellStart"/>
      <w:r>
        <w:t>làm</w:t>
      </w:r>
      <w:proofErr w:type="spellEnd"/>
      <w:r>
        <w:t xml:space="preserve"> </w:t>
      </w:r>
      <w:proofErr w:type="spellStart"/>
      <w:r>
        <w:t>sao</w:t>
      </w:r>
      <w:proofErr w:type="spellEnd"/>
      <w:r>
        <w:t xml:space="preserve"> </w:t>
      </w:r>
      <w:proofErr w:type="spellStart"/>
      <w:r>
        <w:t>cho</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đặt</w:t>
      </w:r>
      <w:proofErr w:type="spellEnd"/>
      <w:r>
        <w:t xml:space="preserve"> ra </w:t>
      </w:r>
      <w:proofErr w:type="spellStart"/>
      <w:r>
        <w:t>phải</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chính</w:t>
      </w:r>
      <w:proofErr w:type="spellEnd"/>
      <w:r>
        <w:t xml:space="preserve"> </w:t>
      </w:r>
      <w:proofErr w:type="spellStart"/>
      <w:r>
        <w:t>xác</w:t>
      </w:r>
      <w:proofErr w:type="spellEnd"/>
      <w:r>
        <w:t>.</w:t>
      </w:r>
    </w:p>
    <w:p w:rsidR="0017270F" w:rsidRDefault="005E76C4">
      <w:proofErr w:type="spellStart"/>
      <w:r>
        <w:t>Tiếp</w:t>
      </w:r>
      <w:proofErr w:type="spellEnd"/>
      <w:r>
        <w:t xml:space="preserve"> </w:t>
      </w:r>
      <w:proofErr w:type="spellStart"/>
      <w:r>
        <w:t>sau</w:t>
      </w:r>
      <w:proofErr w:type="spellEnd"/>
      <w:r>
        <w:t xml:space="preserve"> </w:t>
      </w:r>
      <w:proofErr w:type="spellStart"/>
      <w:r>
        <w:t>đó</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cái</w:t>
      </w:r>
      <w:proofErr w:type="spellEnd"/>
      <w:r>
        <w:t xml:space="preserve"> </w:t>
      </w:r>
      <w:proofErr w:type="spellStart"/>
      <w:r>
        <w:t>tiến</w:t>
      </w:r>
      <w:proofErr w:type="spellEnd"/>
      <w:r>
        <w:t xml:space="preserve"> </w:t>
      </w:r>
      <w:proofErr w:type="spellStart"/>
      <w:r>
        <w:t>để</w:t>
      </w:r>
      <w:proofErr w:type="spellEnd"/>
      <w:r>
        <w:t xml:space="preserve"> </w:t>
      </w:r>
      <w:proofErr w:type="spellStart"/>
      <w:r>
        <w:t>đạt</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w:t>
      </w:r>
      <w:proofErr w:type="spellStart"/>
      <w:r>
        <w:t>hơn</w:t>
      </w:r>
      <w:proofErr w:type="spellEnd"/>
      <w:r>
        <w:t xml:space="preserve">. </w:t>
      </w:r>
      <w:proofErr w:type="spellStart"/>
      <w:r>
        <w:t>Mô</w:t>
      </w:r>
      <w:proofErr w:type="spellEnd"/>
      <w:r>
        <w:t xml:space="preserve"> </w:t>
      </w:r>
      <w:proofErr w:type="spellStart"/>
      <w:r>
        <w:t>hình</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vẫn</w:t>
      </w:r>
      <w:proofErr w:type="spellEnd"/>
      <w:r>
        <w:t xml:space="preserve"> </w:t>
      </w:r>
      <w:proofErr w:type="spellStart"/>
      <w:r>
        <w:t>còn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như</w:t>
      </w:r>
      <w:proofErr w:type="spellEnd"/>
      <w:r>
        <w:t xml:space="preserve"> </w:t>
      </w:r>
      <w:proofErr w:type="spellStart"/>
      <w:r>
        <w:t>chưa</w:t>
      </w:r>
      <w:proofErr w:type="spellEnd"/>
      <w:r>
        <w:t xml:space="preserve"> </w:t>
      </w:r>
      <w:proofErr w:type="spellStart"/>
      <w:r>
        <w:t>phân</w:t>
      </w:r>
      <w:proofErr w:type="spellEnd"/>
      <w:r>
        <w:t xml:space="preserve"> </w:t>
      </w:r>
      <w:proofErr w:type="spellStart"/>
      <w:r>
        <w:t>hóa</w:t>
      </w:r>
      <w:proofErr w:type="spellEnd"/>
      <w:r>
        <w:t xml:space="preserve"> </w:t>
      </w:r>
      <w:proofErr w:type="spellStart"/>
      <w:r>
        <w:t>rõ</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tầng</w:t>
      </w:r>
      <w:proofErr w:type="spellEnd"/>
      <w:r>
        <w:t xml:space="preserve">, </w:t>
      </w:r>
      <w:proofErr w:type="spellStart"/>
      <w:r>
        <w:t>còn</w:t>
      </w:r>
      <w:proofErr w:type="spellEnd"/>
      <w:r>
        <w:t xml:space="preserve"> </w:t>
      </w:r>
      <w:proofErr w:type="spellStart"/>
      <w:r>
        <w:t>sự</w:t>
      </w:r>
      <w:proofErr w:type="spellEnd"/>
      <w:r>
        <w:t xml:space="preserve"> </w:t>
      </w:r>
      <w:proofErr w:type="spellStart"/>
      <w:r>
        <w:t>trùng</w:t>
      </w:r>
      <w:proofErr w:type="spellEnd"/>
      <w:r>
        <w:t xml:space="preserve"> </w:t>
      </w:r>
      <w:proofErr w:type="spellStart"/>
      <w:r>
        <w:t>lặp</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trùng</w:t>
      </w:r>
      <w:proofErr w:type="spellEnd"/>
      <w:r>
        <w:t xml:space="preserve"> </w:t>
      </w:r>
      <w:proofErr w:type="spellStart"/>
      <w:r>
        <w:t>lặp</w:t>
      </w:r>
      <w:proofErr w:type="spellEnd"/>
      <w:r>
        <w:t xml:space="preserve"> code.</w:t>
      </w:r>
    </w:p>
    <w:p w:rsidR="0017270F" w:rsidRDefault="005E76C4">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như</w:t>
      </w:r>
      <w:proofErr w:type="spellEnd"/>
      <w:r>
        <w:t xml:space="preserve"> token </w:t>
      </w:r>
      <w:proofErr w:type="spellStart"/>
      <w:r>
        <w:t>cho</w:t>
      </w:r>
      <w:proofErr w:type="spellEnd"/>
      <w:r>
        <w:t xml:space="preserve"> API, </w:t>
      </w:r>
      <w:proofErr w:type="spellStart"/>
      <w:r>
        <w:t>chống</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hệ</w:t>
      </w:r>
      <w:proofErr w:type="spellEnd"/>
      <w:r>
        <w:t xml:space="preserve"> </w:t>
      </w:r>
      <w:proofErr w:type="spellStart"/>
      <w:proofErr w:type="gramStart"/>
      <w:r>
        <w:t>thống</w:t>
      </w:r>
      <w:proofErr w:type="spellEnd"/>
      <w:r>
        <w:t>,...</w:t>
      </w:r>
      <w:proofErr w:type="gramEnd"/>
    </w:p>
    <w:p w:rsidR="0017270F" w:rsidRDefault="005E76C4">
      <w:pPr>
        <w:pStyle w:val="u1"/>
      </w:pPr>
      <w:bookmarkStart w:id="335" w:name="_1idq7dh" w:colFirst="0" w:colLast="0"/>
      <w:bookmarkEnd w:id="335"/>
      <w:r>
        <w:br w:type="page"/>
      </w:r>
      <w:proofErr w:type="spellStart"/>
      <w:r>
        <w:lastRenderedPageBreak/>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p>
    <w:p w:rsidR="0017270F" w:rsidRDefault="0017270F">
      <w:pPr>
        <w:pBdr>
          <w:top w:val="nil"/>
          <w:left w:val="nil"/>
          <w:bottom w:val="nil"/>
          <w:right w:val="nil"/>
          <w:between w:val="nil"/>
        </w:pBdr>
        <w:ind w:left="567" w:hanging="567"/>
        <w:jc w:val="left"/>
        <w:rPr>
          <w:del w:id="336" w:author="BUI Mai Anh" w:date="2018-05-28T02:05:00Z"/>
          <w:color w:val="000000"/>
        </w:rPr>
      </w:pPr>
    </w:p>
    <w:p w:rsidR="0017270F" w:rsidRDefault="0017270F">
      <w:pPr>
        <w:pBdr>
          <w:top w:val="nil"/>
          <w:left w:val="nil"/>
          <w:bottom w:val="nil"/>
          <w:right w:val="nil"/>
          <w:between w:val="nil"/>
        </w:pBdr>
        <w:ind w:left="567" w:hanging="567"/>
        <w:jc w:val="left"/>
        <w:rPr>
          <w:color w:val="000000"/>
          <w:sz w:val="20"/>
          <w:szCs w:val="20"/>
        </w:rPr>
      </w:pPr>
    </w:p>
    <w:tbl>
      <w:tblPr>
        <w:tblStyle w:val="af9"/>
        <w:tblW w:w="8871" w:type="dxa"/>
        <w:tblInd w:w="0" w:type="dxa"/>
        <w:tblLayout w:type="fixed"/>
        <w:tblLook w:val="0400" w:firstRow="0" w:lastRow="0" w:firstColumn="0" w:lastColumn="0" w:noHBand="0" w:noVBand="1"/>
      </w:tblPr>
      <w:tblGrid>
        <w:gridCol w:w="379"/>
        <w:gridCol w:w="8492"/>
      </w:tblGrid>
      <w:tr w:rsidR="0017270F">
        <w:tc>
          <w:tcPr>
            <w:tcW w:w="379" w:type="dxa"/>
          </w:tcPr>
          <w:p w:rsidR="0017270F" w:rsidRDefault="005E76C4">
            <w:pPr>
              <w:pBdr>
                <w:top w:val="nil"/>
                <w:left w:val="nil"/>
                <w:bottom w:val="nil"/>
                <w:right w:val="nil"/>
                <w:between w:val="nil"/>
              </w:pBdr>
              <w:rPr>
                <w:color w:val="000000"/>
                <w:sz w:val="24"/>
                <w:szCs w:val="24"/>
              </w:rPr>
            </w:pPr>
            <w:r>
              <w:rPr>
                <w:color w:val="000000"/>
              </w:rPr>
              <w:t xml:space="preserve">[1] </w:t>
            </w:r>
          </w:p>
        </w:tc>
        <w:tc>
          <w:tcPr>
            <w:tcW w:w="8492" w:type="dxa"/>
          </w:tcPr>
          <w:p w:rsidR="0017270F" w:rsidRDefault="005E76C4">
            <w:pPr>
              <w:pBdr>
                <w:top w:val="nil"/>
                <w:left w:val="nil"/>
                <w:bottom w:val="nil"/>
                <w:right w:val="nil"/>
                <w:between w:val="nil"/>
              </w:pBdr>
              <w:rPr>
                <w:color w:val="000000"/>
              </w:rPr>
            </w:pPr>
            <w:r>
              <w:rPr>
                <w:color w:val="000000"/>
              </w:rPr>
              <w:t>World Wide Web Consortium (W3C), "W3C," World Wide Web Consortium (W3C), [Online]. Available: https://www.w3.org/. [Accessed 25 05 2018].</w:t>
            </w:r>
          </w:p>
        </w:tc>
      </w:tr>
      <w:tr w:rsidR="0017270F">
        <w:tc>
          <w:tcPr>
            <w:tcW w:w="379" w:type="dxa"/>
          </w:tcPr>
          <w:p w:rsidR="0017270F" w:rsidRDefault="005E76C4">
            <w:pPr>
              <w:pBdr>
                <w:top w:val="nil"/>
                <w:left w:val="nil"/>
                <w:bottom w:val="nil"/>
                <w:right w:val="nil"/>
                <w:between w:val="nil"/>
              </w:pBdr>
              <w:rPr>
                <w:color w:val="000000"/>
              </w:rPr>
            </w:pPr>
            <w:r>
              <w:rPr>
                <w:color w:val="000000"/>
              </w:rPr>
              <w:t xml:space="preserve">[2] </w:t>
            </w:r>
          </w:p>
        </w:tc>
        <w:tc>
          <w:tcPr>
            <w:tcW w:w="8492" w:type="dxa"/>
          </w:tcPr>
          <w:p w:rsidR="0017270F" w:rsidRDefault="005E76C4">
            <w:pPr>
              <w:pBdr>
                <w:top w:val="nil"/>
                <w:left w:val="nil"/>
                <w:bottom w:val="nil"/>
                <w:right w:val="nil"/>
                <w:between w:val="nil"/>
              </w:pBdr>
              <w:rPr>
                <w:color w:val="000000"/>
              </w:rPr>
            </w:pPr>
            <w:r>
              <w:rPr>
                <w:color w:val="000000"/>
              </w:rPr>
              <w:t xml:space="preserve">D. K. Taft, jQuery Eases JavaScript, AJAX Development, </w:t>
            </w:r>
            <w:proofErr w:type="spellStart"/>
            <w:r>
              <w:rPr>
                <w:color w:val="000000"/>
              </w:rPr>
              <w:t>Eweek</w:t>
            </w:r>
            <w:proofErr w:type="spellEnd"/>
            <w:r>
              <w:rPr>
                <w:color w:val="000000"/>
              </w:rPr>
              <w:t xml:space="preserve">, 2006. </w:t>
            </w:r>
          </w:p>
        </w:tc>
      </w:tr>
      <w:tr w:rsidR="0017270F">
        <w:tc>
          <w:tcPr>
            <w:tcW w:w="379" w:type="dxa"/>
          </w:tcPr>
          <w:p w:rsidR="0017270F" w:rsidRDefault="005E76C4">
            <w:pPr>
              <w:pBdr>
                <w:top w:val="nil"/>
                <w:left w:val="nil"/>
                <w:bottom w:val="nil"/>
                <w:right w:val="nil"/>
                <w:between w:val="nil"/>
              </w:pBdr>
              <w:rPr>
                <w:color w:val="000000"/>
              </w:rPr>
            </w:pPr>
            <w:r>
              <w:rPr>
                <w:color w:val="000000"/>
              </w:rPr>
              <w:t xml:space="preserve">[3] </w:t>
            </w:r>
          </w:p>
        </w:tc>
        <w:tc>
          <w:tcPr>
            <w:tcW w:w="8492" w:type="dxa"/>
          </w:tcPr>
          <w:p w:rsidR="0017270F" w:rsidRDefault="005E76C4">
            <w:pPr>
              <w:pBdr>
                <w:top w:val="nil"/>
                <w:left w:val="nil"/>
                <w:bottom w:val="nil"/>
                <w:right w:val="nil"/>
                <w:between w:val="nil"/>
              </w:pBdr>
              <w:rPr>
                <w:color w:val="000000"/>
              </w:rPr>
            </w:pPr>
            <w:r>
              <w:rPr>
                <w:color w:val="000000"/>
              </w:rPr>
              <w:t xml:space="preserve">D. Wellman, jQuery UI 1.8: The User Interface Library for jQuery (1st ed.), ISBN 978-1849516525, 2011. </w:t>
            </w:r>
          </w:p>
        </w:tc>
      </w:tr>
      <w:tr w:rsidR="0017270F">
        <w:tc>
          <w:tcPr>
            <w:tcW w:w="379" w:type="dxa"/>
          </w:tcPr>
          <w:p w:rsidR="0017270F" w:rsidRDefault="005E76C4">
            <w:pPr>
              <w:pBdr>
                <w:top w:val="nil"/>
                <w:left w:val="nil"/>
                <w:bottom w:val="nil"/>
                <w:right w:val="nil"/>
                <w:between w:val="nil"/>
              </w:pBdr>
              <w:rPr>
                <w:color w:val="000000"/>
              </w:rPr>
            </w:pPr>
            <w:r>
              <w:rPr>
                <w:color w:val="000000"/>
              </w:rPr>
              <w:t xml:space="preserve">[4] </w:t>
            </w:r>
          </w:p>
        </w:tc>
        <w:tc>
          <w:tcPr>
            <w:tcW w:w="8492" w:type="dxa"/>
          </w:tcPr>
          <w:p w:rsidR="0017270F" w:rsidRDefault="005E76C4">
            <w:pPr>
              <w:pBdr>
                <w:top w:val="nil"/>
                <w:left w:val="nil"/>
                <w:bottom w:val="nil"/>
                <w:right w:val="nil"/>
                <w:between w:val="nil"/>
              </w:pBdr>
              <w:rPr>
                <w:color w:val="000000"/>
              </w:rPr>
            </w:pPr>
            <w:r>
              <w:rPr>
                <w:color w:val="000000"/>
              </w:rPr>
              <w:t xml:space="preserve">J. G. Andrew </w:t>
            </w:r>
            <w:proofErr w:type="spellStart"/>
            <w:r>
              <w:rPr>
                <w:color w:val="000000"/>
              </w:rPr>
              <w:t>Stellman</w:t>
            </w:r>
            <w:proofErr w:type="spellEnd"/>
            <w:r>
              <w:rPr>
                <w:color w:val="000000"/>
              </w:rPr>
              <w:t xml:space="preserve">, Head First C#, 3rd Edition, O'Reilly Media, ISBN-13: 978-1449343507, 2013. </w:t>
            </w:r>
          </w:p>
        </w:tc>
      </w:tr>
      <w:tr w:rsidR="0017270F">
        <w:tc>
          <w:tcPr>
            <w:tcW w:w="379" w:type="dxa"/>
          </w:tcPr>
          <w:p w:rsidR="0017270F" w:rsidRDefault="005E76C4">
            <w:pPr>
              <w:pBdr>
                <w:top w:val="nil"/>
                <w:left w:val="nil"/>
                <w:bottom w:val="nil"/>
                <w:right w:val="nil"/>
                <w:between w:val="nil"/>
              </w:pBdr>
              <w:rPr>
                <w:color w:val="000000"/>
              </w:rPr>
            </w:pPr>
            <w:r>
              <w:rPr>
                <w:color w:val="000000"/>
              </w:rPr>
              <w:t xml:space="preserve">[5] </w:t>
            </w:r>
          </w:p>
        </w:tc>
        <w:tc>
          <w:tcPr>
            <w:tcW w:w="8492" w:type="dxa"/>
          </w:tcPr>
          <w:p w:rsidR="0017270F" w:rsidRDefault="005E76C4">
            <w:pPr>
              <w:pBdr>
                <w:top w:val="nil"/>
                <w:left w:val="nil"/>
                <w:bottom w:val="nil"/>
                <w:right w:val="nil"/>
                <w:between w:val="nil"/>
              </w:pBdr>
              <w:rPr>
                <w:color w:val="000000"/>
              </w:rPr>
            </w:pPr>
            <w:r>
              <w:rPr>
                <w:color w:val="000000"/>
              </w:rPr>
              <w:t xml:space="preserve">J. Richter, Applied Microsoft® .NET Framework Programming (Developer Reference), ISBN-13: 978-0735614222. </w:t>
            </w:r>
          </w:p>
        </w:tc>
      </w:tr>
      <w:tr w:rsidR="0017270F">
        <w:tc>
          <w:tcPr>
            <w:tcW w:w="379" w:type="dxa"/>
          </w:tcPr>
          <w:p w:rsidR="0017270F" w:rsidRDefault="005E76C4">
            <w:pPr>
              <w:pBdr>
                <w:top w:val="nil"/>
                <w:left w:val="nil"/>
                <w:bottom w:val="nil"/>
                <w:right w:val="nil"/>
                <w:between w:val="nil"/>
              </w:pBdr>
              <w:rPr>
                <w:color w:val="000000"/>
              </w:rPr>
            </w:pPr>
            <w:r>
              <w:rPr>
                <w:color w:val="000000"/>
              </w:rPr>
              <w:t xml:space="preserve">[6] </w:t>
            </w:r>
          </w:p>
        </w:tc>
        <w:tc>
          <w:tcPr>
            <w:tcW w:w="8492" w:type="dxa"/>
          </w:tcPr>
          <w:p w:rsidR="0017270F" w:rsidRDefault="005E76C4">
            <w:pPr>
              <w:pBdr>
                <w:top w:val="nil"/>
                <w:left w:val="nil"/>
                <w:bottom w:val="nil"/>
                <w:right w:val="nil"/>
                <w:between w:val="nil"/>
              </w:pBdr>
              <w:rPr>
                <w:color w:val="000000"/>
              </w:rPr>
            </w:pPr>
            <w:r>
              <w:rPr>
                <w:color w:val="000000"/>
              </w:rPr>
              <w:t xml:space="preserve">S. R. Leonard Richardson, RESTful Web Services, O'Reilly Media, ISBN-13: 978-0596529260, 2008. </w:t>
            </w:r>
          </w:p>
        </w:tc>
      </w:tr>
      <w:tr w:rsidR="0017270F">
        <w:tc>
          <w:tcPr>
            <w:tcW w:w="379" w:type="dxa"/>
          </w:tcPr>
          <w:p w:rsidR="0017270F" w:rsidRDefault="005E76C4">
            <w:pPr>
              <w:pBdr>
                <w:top w:val="nil"/>
                <w:left w:val="nil"/>
                <w:bottom w:val="nil"/>
                <w:right w:val="nil"/>
                <w:between w:val="nil"/>
              </w:pBdr>
              <w:rPr>
                <w:color w:val="000000"/>
              </w:rPr>
            </w:pPr>
            <w:r>
              <w:rPr>
                <w:color w:val="000000"/>
              </w:rPr>
              <w:t xml:space="preserve">[7] </w:t>
            </w:r>
          </w:p>
        </w:tc>
        <w:tc>
          <w:tcPr>
            <w:tcW w:w="8492" w:type="dxa"/>
          </w:tcPr>
          <w:p w:rsidR="0017270F" w:rsidRDefault="005E76C4">
            <w:pPr>
              <w:pBdr>
                <w:top w:val="nil"/>
                <w:left w:val="nil"/>
                <w:bottom w:val="nil"/>
                <w:right w:val="nil"/>
                <w:between w:val="nil"/>
              </w:pBdr>
              <w:rPr>
                <w:color w:val="000000"/>
              </w:rPr>
            </w:pPr>
            <w:r>
              <w:rPr>
                <w:color w:val="000000"/>
              </w:rPr>
              <w:t xml:space="preserve">B. </w:t>
            </w:r>
            <w:proofErr w:type="spellStart"/>
            <w:r>
              <w:rPr>
                <w:color w:val="000000"/>
              </w:rPr>
              <w:t>Lakshmiraghavan</w:t>
            </w:r>
            <w:proofErr w:type="spellEnd"/>
            <w:r>
              <w:rPr>
                <w:color w:val="000000"/>
              </w:rPr>
              <w:t xml:space="preserve">, Practical ASP.NET Web API 1st ed. Edition, ISBN-13: 978-1430261759. </w:t>
            </w:r>
          </w:p>
        </w:tc>
      </w:tr>
      <w:tr w:rsidR="0017270F">
        <w:tc>
          <w:tcPr>
            <w:tcW w:w="379" w:type="dxa"/>
          </w:tcPr>
          <w:p w:rsidR="0017270F" w:rsidRDefault="005E76C4">
            <w:pPr>
              <w:pBdr>
                <w:top w:val="nil"/>
                <w:left w:val="nil"/>
                <w:bottom w:val="nil"/>
                <w:right w:val="nil"/>
                <w:between w:val="nil"/>
              </w:pBdr>
              <w:rPr>
                <w:color w:val="000000"/>
              </w:rPr>
            </w:pPr>
            <w:r>
              <w:rPr>
                <w:color w:val="000000"/>
              </w:rPr>
              <w:t xml:space="preserve">[8] </w:t>
            </w:r>
          </w:p>
        </w:tc>
        <w:tc>
          <w:tcPr>
            <w:tcW w:w="8492" w:type="dxa"/>
          </w:tcPr>
          <w:p w:rsidR="0017270F" w:rsidRDefault="005E76C4">
            <w:pPr>
              <w:pBdr>
                <w:top w:val="nil"/>
                <w:left w:val="nil"/>
                <w:bottom w:val="nil"/>
                <w:right w:val="nil"/>
                <w:between w:val="nil"/>
              </w:pBdr>
              <w:rPr>
                <w:color w:val="000000"/>
              </w:rPr>
            </w:pPr>
            <w:r>
              <w:rPr>
                <w:color w:val="000000"/>
              </w:rPr>
              <w:t>Microsoft, "docs.microsoft.com," Microsoft, 04 27 2010. [Online]. Available: https://docs.microsoft.com/en-us/previous-versions/msp-n-p/ff649690(v=pandp.10). [Accessed 25 05 2018].</w:t>
            </w:r>
          </w:p>
        </w:tc>
      </w:tr>
      <w:tr w:rsidR="0017270F">
        <w:tc>
          <w:tcPr>
            <w:tcW w:w="379" w:type="dxa"/>
          </w:tcPr>
          <w:p w:rsidR="0017270F" w:rsidRDefault="005E76C4">
            <w:pPr>
              <w:pBdr>
                <w:top w:val="nil"/>
                <w:left w:val="nil"/>
                <w:bottom w:val="nil"/>
                <w:right w:val="nil"/>
                <w:between w:val="nil"/>
              </w:pBdr>
              <w:rPr>
                <w:color w:val="000000"/>
              </w:rPr>
            </w:pPr>
            <w:r>
              <w:rPr>
                <w:color w:val="000000"/>
              </w:rPr>
              <w:t xml:space="preserve">[9] </w:t>
            </w:r>
          </w:p>
        </w:tc>
        <w:tc>
          <w:tcPr>
            <w:tcW w:w="8492" w:type="dxa"/>
          </w:tcPr>
          <w:p w:rsidR="0017270F" w:rsidRDefault="005E76C4">
            <w:pPr>
              <w:pBdr>
                <w:top w:val="nil"/>
                <w:left w:val="nil"/>
                <w:bottom w:val="nil"/>
                <w:right w:val="nil"/>
                <w:between w:val="nil"/>
              </w:pBdr>
              <w:rPr>
                <w:color w:val="000000"/>
              </w:rPr>
            </w:pPr>
            <w:r>
              <w:rPr>
                <w:color w:val="000000"/>
              </w:rPr>
              <w:t xml:space="preserve">[Online]. </w:t>
            </w:r>
          </w:p>
        </w:tc>
      </w:tr>
    </w:tbl>
    <w:p w:rsidR="0017270F" w:rsidRDefault="0017270F"/>
    <w:p w:rsidR="0017270F" w:rsidRDefault="0017270F">
      <w:pPr>
        <w:pBdr>
          <w:top w:val="nil"/>
          <w:left w:val="nil"/>
          <w:bottom w:val="nil"/>
          <w:right w:val="nil"/>
          <w:between w:val="nil"/>
        </w:pBdr>
        <w:ind w:left="567" w:hanging="567"/>
        <w:jc w:val="left"/>
        <w:rPr>
          <w:color w:val="000000"/>
        </w:rPr>
      </w:pPr>
    </w:p>
    <w:sectPr w:rsidR="0017270F">
      <w:type w:val="continuous"/>
      <w:pgSz w:w="11900" w:h="16840"/>
      <w:pgMar w:top="1134" w:right="1134" w:bottom="1134" w:left="1985" w:header="851" w:footer="12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1EB8" w:rsidRDefault="00A01EB8">
      <w:pPr>
        <w:spacing w:before="0" w:after="0" w:line="240" w:lineRule="auto"/>
      </w:pPr>
      <w:r>
        <w:separator/>
      </w:r>
    </w:p>
  </w:endnote>
  <w:endnote w:type="continuationSeparator" w:id="0">
    <w:p w:rsidR="00A01EB8" w:rsidRDefault="00A01E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C96" w:rsidRDefault="00274C96">
    <w:pPr>
      <w:pBdr>
        <w:top w:val="nil"/>
        <w:left w:val="nil"/>
        <w:bottom w:val="nil"/>
        <w:right w:val="nil"/>
        <w:between w:val="nil"/>
      </w:pBdr>
      <w:tabs>
        <w:tab w:val="center" w:pos="4680"/>
        <w:tab w:val="right" w:pos="9360"/>
      </w:tabs>
      <w:jc w:val="right"/>
      <w:rPr>
        <w:color w:val="000000"/>
      </w:rPr>
    </w:pPr>
  </w:p>
  <w:p w:rsidR="00274C96" w:rsidRDefault="00274C96">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1EB8" w:rsidRDefault="00A01EB8">
      <w:pPr>
        <w:spacing w:before="0" w:after="0" w:line="240" w:lineRule="auto"/>
      </w:pPr>
      <w:r>
        <w:separator/>
      </w:r>
    </w:p>
  </w:footnote>
  <w:footnote w:type="continuationSeparator" w:id="0">
    <w:p w:rsidR="00A01EB8" w:rsidRDefault="00A01EB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770EB"/>
    <w:multiLevelType w:val="multilevel"/>
    <w:tmpl w:val="864A4F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0B59C8"/>
    <w:multiLevelType w:val="multilevel"/>
    <w:tmpl w:val="2E5000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9703D57"/>
    <w:multiLevelType w:val="multilevel"/>
    <w:tmpl w:val="CD20BB64"/>
    <w:lvl w:ilvl="0">
      <w:start w:val="1"/>
      <w:numFmt w:val="bullet"/>
      <w:lvlText w:val="-"/>
      <w:lvlJc w:val="left"/>
      <w:pPr>
        <w:ind w:left="720" w:hanging="360"/>
      </w:pPr>
      <w:rPr>
        <w:rFonts w:ascii="Arial" w:eastAsia="Arial" w:hAnsi="Arial" w:cs="Arial"/>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726E22"/>
    <w:multiLevelType w:val="multilevel"/>
    <w:tmpl w:val="B79C5D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591167D"/>
    <w:multiLevelType w:val="multilevel"/>
    <w:tmpl w:val="00B6819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377331A"/>
    <w:multiLevelType w:val="multilevel"/>
    <w:tmpl w:val="404867F0"/>
    <w:lvl w:ilvl="0">
      <w:start w:val="1"/>
      <w:numFmt w:val="decimal"/>
      <w:lvlText w:val="Chương %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lowerLetter"/>
      <w:lvlText w:val="%5)"/>
      <w:lvlJc w:val="left"/>
      <w:pPr>
        <w:ind w:left="0" w:firstLine="0"/>
      </w:pPr>
    </w:lvl>
    <w:lvl w:ilvl="5">
      <w:start w:val="1"/>
      <w:numFmt w:val="decimal"/>
      <w:lvlText w:val=""/>
      <w:lvlJc w:val="left"/>
      <w:pPr>
        <w:ind w:left="0" w:firstLine="0"/>
      </w:pPr>
    </w:lvl>
    <w:lvl w:ilvl="6">
      <w:start w:val="1"/>
      <w:numFmt w:val="upperLetter"/>
      <w:lvlText w:val="%7"/>
      <w:lvlJc w:val="left"/>
      <w:pPr>
        <w:ind w:left="0" w:firstLine="0"/>
      </w:pPr>
    </w:lvl>
    <w:lvl w:ilvl="7">
      <w:start w:val="1"/>
      <w:numFmt w:val="decimal"/>
      <w:lvlText w:val="%7.%8"/>
      <w:lvlJc w:val="left"/>
      <w:pPr>
        <w:ind w:left="0" w:firstLine="0"/>
      </w:pPr>
    </w:lvl>
    <w:lvl w:ilvl="8">
      <w:start w:val="1"/>
      <w:numFmt w:val="decimal"/>
      <w:lvlText w:val=""/>
      <w:lvlJc w:val="left"/>
      <w:pPr>
        <w:ind w:left="0" w:firstLine="0"/>
      </w:pPr>
    </w:lvl>
  </w:abstractNum>
  <w:abstractNum w:abstractNumId="6" w15:restartNumberingAfterBreak="0">
    <w:nsid w:val="3A690309"/>
    <w:multiLevelType w:val="multilevel"/>
    <w:tmpl w:val="541C14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1A51CFC"/>
    <w:multiLevelType w:val="multilevel"/>
    <w:tmpl w:val="5106A32C"/>
    <w:lvl w:ilvl="0">
      <w:start w:val="1"/>
      <w:numFmt w:val="bullet"/>
      <w:lvlText w:val="-"/>
      <w:lvlJc w:val="left"/>
      <w:pPr>
        <w:ind w:left="720" w:hanging="360"/>
      </w:pPr>
      <w:rPr>
        <w:rFonts w:ascii="Arial" w:eastAsia="Arial" w:hAnsi="Arial" w:cs="Arial"/>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C280E9D"/>
    <w:multiLevelType w:val="multilevel"/>
    <w:tmpl w:val="A048676E"/>
    <w:lvl w:ilvl="0">
      <w:start w:val="1"/>
      <w:numFmt w:val="bullet"/>
      <w:lvlText w:val="-"/>
      <w:lvlJc w:val="left"/>
      <w:pPr>
        <w:ind w:left="720" w:hanging="360"/>
      </w:pPr>
      <w:rPr>
        <w:rFonts w:ascii="Arial" w:eastAsia="Arial" w:hAnsi="Arial" w:cs="Arial"/>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C7C7461"/>
    <w:multiLevelType w:val="multilevel"/>
    <w:tmpl w:val="F8B8545E"/>
    <w:lvl w:ilvl="0">
      <w:start w:val="1"/>
      <w:numFmt w:val="lowerRoman"/>
      <w:lvlText w:val="%1."/>
      <w:lvlJc w:val="righ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3"/>
  </w:num>
  <w:num w:numId="3">
    <w:abstractNumId w:val="4"/>
  </w:num>
  <w:num w:numId="4">
    <w:abstractNumId w:val="0"/>
  </w:num>
  <w:num w:numId="5">
    <w:abstractNumId w:val="2"/>
  </w:num>
  <w:num w:numId="6">
    <w:abstractNumId w:val="6"/>
  </w:num>
  <w:num w:numId="7">
    <w:abstractNumId w:val="1"/>
  </w:num>
  <w:num w:numId="8">
    <w:abstractNumId w:val="8"/>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70F"/>
    <w:rsid w:val="0000405C"/>
    <w:rsid w:val="00010ADC"/>
    <w:rsid w:val="00092879"/>
    <w:rsid w:val="00151BB6"/>
    <w:rsid w:val="00154A9C"/>
    <w:rsid w:val="0017270F"/>
    <w:rsid w:val="00196151"/>
    <w:rsid w:val="001B4FDB"/>
    <w:rsid w:val="001E60A3"/>
    <w:rsid w:val="0021505E"/>
    <w:rsid w:val="0024389B"/>
    <w:rsid w:val="0027125F"/>
    <w:rsid w:val="00274C96"/>
    <w:rsid w:val="0033209A"/>
    <w:rsid w:val="00351EF1"/>
    <w:rsid w:val="003968F6"/>
    <w:rsid w:val="003A47B3"/>
    <w:rsid w:val="004005B5"/>
    <w:rsid w:val="004F789E"/>
    <w:rsid w:val="00513D20"/>
    <w:rsid w:val="0054376B"/>
    <w:rsid w:val="00557A92"/>
    <w:rsid w:val="005E63C3"/>
    <w:rsid w:val="005E76C4"/>
    <w:rsid w:val="00602592"/>
    <w:rsid w:val="0060753D"/>
    <w:rsid w:val="00646395"/>
    <w:rsid w:val="006E5D1D"/>
    <w:rsid w:val="0072027B"/>
    <w:rsid w:val="007803EC"/>
    <w:rsid w:val="00796911"/>
    <w:rsid w:val="007D544A"/>
    <w:rsid w:val="00806805"/>
    <w:rsid w:val="00846D07"/>
    <w:rsid w:val="0085250D"/>
    <w:rsid w:val="008F4580"/>
    <w:rsid w:val="009209E2"/>
    <w:rsid w:val="00944071"/>
    <w:rsid w:val="009809F7"/>
    <w:rsid w:val="009B058B"/>
    <w:rsid w:val="009C65FC"/>
    <w:rsid w:val="009C707D"/>
    <w:rsid w:val="009C7BD1"/>
    <w:rsid w:val="00A01EB8"/>
    <w:rsid w:val="00AB3F5C"/>
    <w:rsid w:val="00AD3143"/>
    <w:rsid w:val="00AD65B6"/>
    <w:rsid w:val="00AD7305"/>
    <w:rsid w:val="00AF4917"/>
    <w:rsid w:val="00B268E4"/>
    <w:rsid w:val="00B60D97"/>
    <w:rsid w:val="00B721FD"/>
    <w:rsid w:val="00B74E22"/>
    <w:rsid w:val="00B82D4F"/>
    <w:rsid w:val="00B95D51"/>
    <w:rsid w:val="00BF3111"/>
    <w:rsid w:val="00C17C95"/>
    <w:rsid w:val="00C27972"/>
    <w:rsid w:val="00CA21EF"/>
    <w:rsid w:val="00CB6210"/>
    <w:rsid w:val="00CD1464"/>
    <w:rsid w:val="00CE2CDC"/>
    <w:rsid w:val="00CE7E28"/>
    <w:rsid w:val="00D0736B"/>
    <w:rsid w:val="00D22084"/>
    <w:rsid w:val="00D63FFB"/>
    <w:rsid w:val="00D64426"/>
    <w:rsid w:val="00D75F0E"/>
    <w:rsid w:val="00D779F0"/>
    <w:rsid w:val="00DB1AD0"/>
    <w:rsid w:val="00DD758F"/>
    <w:rsid w:val="00DE1D36"/>
    <w:rsid w:val="00DE216A"/>
    <w:rsid w:val="00DF34F6"/>
    <w:rsid w:val="00E018CE"/>
    <w:rsid w:val="00E23F94"/>
    <w:rsid w:val="00E62ED8"/>
    <w:rsid w:val="00E9096C"/>
    <w:rsid w:val="00EA1D9F"/>
    <w:rsid w:val="00EA6606"/>
    <w:rsid w:val="00EE034C"/>
    <w:rsid w:val="00F26A1F"/>
    <w:rsid w:val="00F507F9"/>
    <w:rsid w:val="00F531CA"/>
    <w:rsid w:val="00F5451E"/>
    <w:rsid w:val="00F7241B"/>
    <w:rsid w:val="00F80D78"/>
    <w:rsid w:val="00FA6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04E9E"/>
  <w15:docId w15:val="{BAA6FBB0-CD17-46D4-864B-0D2C17B30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before="240"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uiPriority w:val="9"/>
    <w:qFormat/>
    <w:pPr>
      <w:keepNext/>
      <w:spacing w:before="1080" w:after="480"/>
      <w:jc w:val="center"/>
      <w:outlineLvl w:val="0"/>
    </w:pPr>
    <w:rPr>
      <w:b/>
      <w:sz w:val="70"/>
      <w:szCs w:val="70"/>
    </w:rPr>
  </w:style>
  <w:style w:type="paragraph" w:styleId="u2">
    <w:name w:val="heading 2"/>
    <w:basedOn w:val="Binhthng"/>
    <w:next w:val="Binhthng"/>
    <w:uiPriority w:val="9"/>
    <w:unhideWhenUsed/>
    <w:qFormat/>
    <w:pPr>
      <w:keepNext/>
      <w:spacing w:after="240"/>
      <w:outlineLvl w:val="1"/>
    </w:pPr>
    <w:rPr>
      <w:b/>
      <w:sz w:val="48"/>
      <w:szCs w:val="48"/>
    </w:rPr>
  </w:style>
  <w:style w:type="paragraph" w:styleId="u3">
    <w:name w:val="heading 3"/>
    <w:basedOn w:val="Binhthng"/>
    <w:next w:val="Binhthng"/>
    <w:uiPriority w:val="9"/>
    <w:unhideWhenUsed/>
    <w:qFormat/>
    <w:pPr>
      <w:keepNext/>
      <w:spacing w:after="240"/>
      <w:outlineLvl w:val="2"/>
    </w:pPr>
    <w:rPr>
      <w:b/>
      <w:sz w:val="36"/>
      <w:szCs w:val="36"/>
    </w:rPr>
  </w:style>
  <w:style w:type="paragraph" w:styleId="u4">
    <w:name w:val="heading 4"/>
    <w:basedOn w:val="Binhthng"/>
    <w:next w:val="Binhthng"/>
    <w:uiPriority w:val="9"/>
    <w:unhideWhenUsed/>
    <w:qFormat/>
    <w:pPr>
      <w:keepNext/>
      <w:outlineLvl w:val="3"/>
    </w:pPr>
    <w:rPr>
      <w:b/>
      <w:sz w:val="32"/>
      <w:szCs w:val="32"/>
    </w:rPr>
  </w:style>
  <w:style w:type="paragraph" w:styleId="u5">
    <w:name w:val="heading 5"/>
    <w:basedOn w:val="Binhthng"/>
    <w:next w:val="Binhthng"/>
    <w:uiPriority w:val="9"/>
    <w:unhideWhenUsed/>
    <w:qFormat/>
    <w:pPr>
      <w:spacing w:before="120"/>
      <w:outlineLvl w:val="4"/>
    </w:pPr>
    <w:rPr>
      <w:b/>
      <w:sz w:val="28"/>
      <w:szCs w:val="28"/>
    </w:rPr>
  </w:style>
  <w:style w:type="paragraph" w:styleId="u6">
    <w:name w:val="heading 6"/>
    <w:basedOn w:val="Binhthng"/>
    <w:next w:val="Binhthng"/>
    <w:uiPriority w:val="9"/>
    <w:semiHidden/>
    <w:unhideWhenUsed/>
    <w:qFormat/>
    <w:pPr>
      <w:spacing w:after="60"/>
      <w:outlineLvl w:val="5"/>
    </w:pPr>
    <w:rPr>
      <w:b/>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rPr>
      <w:sz w:val="24"/>
      <w:szCs w:val="24"/>
    </w:rPr>
    <w:tblPr>
      <w:tblStyleRowBandSize w:val="1"/>
      <w:tblStyleColBandSize w:val="1"/>
      <w:tblCellMar>
        <w:top w:w="284" w:type="dxa"/>
        <w:left w:w="108" w:type="dxa"/>
        <w:right w:w="108" w:type="dxa"/>
      </w:tblCellMar>
    </w:tblPr>
    <w:tblStylePr w:type="firstRow">
      <w:rPr>
        <w:b/>
      </w:rPr>
    </w:tblStylePr>
  </w:style>
  <w:style w:type="table" w:customStyle="1" w:styleId="a2">
    <w:basedOn w:val="TableNormal1"/>
    <w:rPr>
      <w:sz w:val="24"/>
      <w:szCs w:val="24"/>
    </w:rPr>
    <w:tblPr>
      <w:tblStyleRowBandSize w:val="1"/>
      <w:tblStyleColBandSize w:val="1"/>
      <w:tblCellMar>
        <w:top w:w="284" w:type="dxa"/>
        <w:left w:w="108" w:type="dxa"/>
        <w:right w:w="108" w:type="dxa"/>
      </w:tblCellMar>
    </w:tblPr>
    <w:tblStylePr w:type="firstRow">
      <w:rPr>
        <w:b/>
      </w:rPr>
    </w:tblStylePr>
  </w:style>
  <w:style w:type="table" w:customStyle="1" w:styleId="a3">
    <w:basedOn w:val="TableNormal1"/>
    <w:rPr>
      <w:sz w:val="24"/>
      <w:szCs w:val="24"/>
    </w:rPr>
    <w:tblPr>
      <w:tblStyleRowBandSize w:val="1"/>
      <w:tblStyleColBandSize w:val="1"/>
      <w:tblCellMar>
        <w:left w:w="108" w:type="dxa"/>
        <w:right w:w="108" w:type="dxa"/>
      </w:tblCellMar>
    </w:tblPr>
    <w:tblStylePr w:type="firstRow">
      <w:rPr>
        <w:b/>
      </w:rPr>
    </w:tblStylePr>
  </w:style>
  <w:style w:type="table" w:customStyle="1" w:styleId="a4">
    <w:basedOn w:val="TableNormal1"/>
    <w:rPr>
      <w:sz w:val="24"/>
      <w:szCs w:val="24"/>
    </w:rPr>
    <w:tblPr>
      <w:tblStyleRowBandSize w:val="1"/>
      <w:tblStyleColBandSize w:val="1"/>
      <w:tblCellMar>
        <w:left w:w="108" w:type="dxa"/>
        <w:right w:w="108" w:type="dxa"/>
      </w:tblCellMar>
    </w:tblPr>
    <w:tblStylePr w:type="firstRow">
      <w:rPr>
        <w:b/>
      </w:rPr>
    </w:tblStylePr>
  </w:style>
  <w:style w:type="table" w:customStyle="1" w:styleId="a5">
    <w:basedOn w:val="TableNormal1"/>
    <w:rPr>
      <w:sz w:val="24"/>
      <w:szCs w:val="24"/>
    </w:rPr>
    <w:tblPr>
      <w:tblStyleRowBandSize w:val="1"/>
      <w:tblStyleColBandSize w:val="1"/>
      <w:tblCellMar>
        <w:left w:w="108" w:type="dxa"/>
        <w:right w:w="108" w:type="dxa"/>
      </w:tblCellMar>
    </w:tblPr>
    <w:tblStylePr w:type="firstRow">
      <w:rPr>
        <w:b/>
      </w:rPr>
    </w:tblStyle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rPr>
      <w:sz w:val="24"/>
      <w:szCs w:val="24"/>
    </w:rPr>
    <w:tblPr>
      <w:tblStyleRowBandSize w:val="1"/>
      <w:tblStyleColBandSize w:val="1"/>
      <w:tblCellMar>
        <w:left w:w="108" w:type="dxa"/>
        <w:right w:w="108" w:type="dxa"/>
      </w:tblCellMar>
    </w:tblPr>
    <w:tblStylePr w:type="firstRow">
      <w:rPr>
        <w:b/>
      </w:rPr>
    </w:tblStylePr>
  </w:style>
  <w:style w:type="table" w:customStyle="1" w:styleId="af3">
    <w:basedOn w:val="TableNormal1"/>
    <w:rPr>
      <w:sz w:val="24"/>
      <w:szCs w:val="24"/>
    </w:rPr>
    <w:tblPr>
      <w:tblStyleRowBandSize w:val="1"/>
      <w:tblStyleColBandSize w:val="1"/>
      <w:tblCellMar>
        <w:left w:w="108" w:type="dxa"/>
        <w:right w:w="108" w:type="dxa"/>
      </w:tblCellMar>
    </w:tblPr>
    <w:tblStylePr w:type="firstRow">
      <w:rPr>
        <w:b/>
      </w:rPr>
    </w:tblStylePr>
  </w:style>
  <w:style w:type="table" w:customStyle="1" w:styleId="af4">
    <w:basedOn w:val="TableNormal1"/>
    <w:rPr>
      <w:sz w:val="24"/>
      <w:szCs w:val="24"/>
    </w:rPr>
    <w:tblPr>
      <w:tblStyleRowBandSize w:val="1"/>
      <w:tblStyleColBandSize w:val="1"/>
      <w:tblCellMar>
        <w:left w:w="108" w:type="dxa"/>
        <w:right w:w="108" w:type="dxa"/>
      </w:tblCellMar>
    </w:tblPr>
    <w:tblStylePr w:type="firstRow">
      <w:rPr>
        <w:b/>
      </w:rPr>
    </w:tblStylePr>
  </w:style>
  <w:style w:type="table" w:customStyle="1" w:styleId="af5">
    <w:basedOn w:val="TableNormal1"/>
    <w:rPr>
      <w:sz w:val="24"/>
      <w:szCs w:val="24"/>
    </w:rPr>
    <w:tblPr>
      <w:tblStyleRowBandSize w:val="1"/>
      <w:tblStyleColBandSize w:val="1"/>
      <w:tblCellMar>
        <w:left w:w="108" w:type="dxa"/>
        <w:right w:w="108" w:type="dxa"/>
      </w:tblCellMar>
    </w:tblPr>
    <w:tblStylePr w:type="firstRow">
      <w:rPr>
        <w:b/>
      </w:rPr>
    </w:tblStylePr>
  </w:style>
  <w:style w:type="table" w:customStyle="1" w:styleId="af6">
    <w:basedOn w:val="TableNormal1"/>
    <w:rPr>
      <w:sz w:val="24"/>
      <w:szCs w:val="24"/>
    </w:rPr>
    <w:tblPr>
      <w:tblStyleRowBandSize w:val="1"/>
      <w:tblStyleColBandSize w:val="1"/>
      <w:tblCellMar>
        <w:left w:w="108" w:type="dxa"/>
        <w:right w:w="108" w:type="dxa"/>
      </w:tblCellMar>
    </w:tblPr>
    <w:tblStylePr w:type="firstRow">
      <w:rPr>
        <w:b/>
      </w:rPr>
    </w:tblStyle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rPr>
      <w:sz w:val="24"/>
      <w:szCs w:val="24"/>
    </w:rPr>
    <w:tblPr>
      <w:tblStyleRowBandSize w:val="1"/>
      <w:tblStyleColBandSize w:val="1"/>
      <w:tblCellMar>
        <w:left w:w="108" w:type="dxa"/>
        <w:right w:w="108" w:type="dxa"/>
      </w:tblCellMar>
    </w:tblPr>
    <w:tblStylePr w:type="firstRow">
      <w:rPr>
        <w:b/>
      </w:rPr>
    </w:tblStylePr>
  </w:style>
  <w:style w:type="table" w:customStyle="1" w:styleId="af9">
    <w:basedOn w:val="TableNormal1"/>
    <w:tblPr>
      <w:tblStyleRowBandSize w:val="1"/>
      <w:tblStyleColBandSize w:val="1"/>
      <w:tblCellMar>
        <w:top w:w="15" w:type="dxa"/>
        <w:left w:w="15" w:type="dxa"/>
        <w:bottom w:w="15" w:type="dxa"/>
        <w:right w:w="15" w:type="dxa"/>
      </w:tblCellMar>
    </w:tblPr>
  </w:style>
  <w:style w:type="paragraph" w:styleId="Bongchuthich">
    <w:name w:val="Balloon Text"/>
    <w:basedOn w:val="Binhthng"/>
    <w:link w:val="BongchuthichChar"/>
    <w:uiPriority w:val="99"/>
    <w:semiHidden/>
    <w:unhideWhenUsed/>
    <w:rsid w:val="00F531CA"/>
    <w:pPr>
      <w:spacing w:before="0"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531CA"/>
    <w:rPr>
      <w:rFonts w:ascii="Segoe UI" w:hAnsi="Segoe UI" w:cs="Segoe UI"/>
      <w:sz w:val="18"/>
      <w:szCs w:val="18"/>
    </w:rPr>
  </w:style>
  <w:style w:type="character" w:styleId="Siuktni">
    <w:name w:val="Hyperlink"/>
    <w:basedOn w:val="Phngmcinhcuaoanvn"/>
    <w:uiPriority w:val="99"/>
    <w:semiHidden/>
    <w:unhideWhenUsed/>
    <w:rsid w:val="00351EF1"/>
    <w:rPr>
      <w:color w:val="0000FF"/>
      <w:u w:val="single"/>
    </w:rPr>
  </w:style>
  <w:style w:type="paragraph" w:styleId="oancuaDanhsach">
    <w:name w:val="List Paragraph"/>
    <w:basedOn w:val="Binhthng"/>
    <w:uiPriority w:val="34"/>
    <w:qFormat/>
    <w:rsid w:val="007803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09807">
      <w:bodyDiv w:val="1"/>
      <w:marLeft w:val="0"/>
      <w:marRight w:val="0"/>
      <w:marTop w:val="0"/>
      <w:marBottom w:val="0"/>
      <w:divBdr>
        <w:top w:val="none" w:sz="0" w:space="0" w:color="auto"/>
        <w:left w:val="none" w:sz="0" w:space="0" w:color="auto"/>
        <w:bottom w:val="none" w:sz="0" w:space="0" w:color="auto"/>
        <w:right w:val="none" w:sz="0" w:space="0" w:color="auto"/>
      </w:divBdr>
    </w:div>
    <w:div w:id="1660842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hart" Target="charts/chart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vi.wikipedia.org/wiki/Microsoft" TargetMode="External"/><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dantri.com.vn/"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kiotviet.v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Trang_tính1!$B$1</c:f>
              <c:strCache>
                <c:ptCount val="1"/>
                <c:pt idx="0">
                  <c:v>Bán hàng</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847-4664-94BD-F8FAFDC601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847-4664-94BD-F8FAFDC601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847-4664-94BD-F8FAFDC601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847-4664-94BD-F8FAFDC60125}"/>
              </c:ext>
            </c:extLst>
          </c:dPt>
          <c:cat>
            <c:strRef>
              <c:f>Trang_tính1!$A$2:$A$5</c:f>
              <c:strCache>
                <c:ptCount val="2"/>
                <c:pt idx="0">
                  <c:v>Hài lòng</c:v>
                </c:pt>
                <c:pt idx="1">
                  <c:v>Chưa hài lòng</c:v>
                </c:pt>
              </c:strCache>
            </c:strRef>
          </c:cat>
          <c:val>
            <c:numRef>
              <c:f>Trang_tính1!$B$2:$B$5</c:f>
              <c:numCache>
                <c:formatCode>General</c:formatCode>
                <c:ptCount val="4"/>
                <c:pt idx="0">
                  <c:v>7</c:v>
                </c:pt>
                <c:pt idx="1">
                  <c:v>3</c:v>
                </c:pt>
              </c:numCache>
            </c:numRef>
          </c:val>
          <c:extLst>
            <c:ext xmlns:c16="http://schemas.microsoft.com/office/drawing/2014/chart" uri="{C3380CC4-5D6E-409C-BE32-E72D297353CC}">
              <c16:uniqueId val="{00000000-3724-41DB-950B-16BD58BA7E73}"/>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16EE8-CA79-487E-ACE1-4352AA78D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86</Pages>
  <Words>7983</Words>
  <Characters>45506</Characters>
  <Application>Microsoft Office Word</Application>
  <DocSecurity>0</DocSecurity>
  <Lines>379</Lines>
  <Paragraphs>106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Manh Duy 20150617</cp:lastModifiedBy>
  <cp:revision>10</cp:revision>
  <dcterms:created xsi:type="dcterms:W3CDTF">2019-11-29T15:09:00Z</dcterms:created>
  <dcterms:modified xsi:type="dcterms:W3CDTF">2019-12-22T04:59:00Z</dcterms:modified>
</cp:coreProperties>
</file>